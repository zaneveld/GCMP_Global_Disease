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84208" w14:textId="77777777" w:rsidR="00C04DDF" w:rsidRPr="00961490" w:rsidRDefault="00C04DDF" w:rsidP="00C04DDF">
      <w:pPr>
        <w:rPr>
          <w:rFonts w:ascii="Arial" w:eastAsia="Times New Roman" w:hAnsi="Arial" w:cs="Arial"/>
          <w:b/>
        </w:rPr>
      </w:pPr>
      <w:r w:rsidRPr="00961490">
        <w:rPr>
          <w:rFonts w:ascii="Arial" w:eastAsia="Times New Roman" w:hAnsi="Arial" w:cs="Arial"/>
          <w:b/>
        </w:rPr>
        <w:t xml:space="preserve">Evidence for </w:t>
      </w:r>
      <w:proofErr w:type="gramStart"/>
      <w:r w:rsidRPr="00961490">
        <w:rPr>
          <w:rFonts w:ascii="Arial" w:eastAsia="Times New Roman" w:hAnsi="Arial" w:cs="Arial"/>
          <w:b/>
        </w:rPr>
        <w:t>microbially-mediated</w:t>
      </w:r>
      <w:proofErr w:type="gramEnd"/>
      <w:r w:rsidRPr="00961490">
        <w:rPr>
          <w:rFonts w:ascii="Arial" w:eastAsia="Times New Roman" w:hAnsi="Arial" w:cs="Arial"/>
          <w:b/>
        </w:rPr>
        <w:t xml:space="preserve"> tradeoffs between growth and defense throughout coral evolution</w:t>
      </w:r>
    </w:p>
    <w:p w14:paraId="61AA2F94" w14:textId="30269A2F" w:rsidR="00C04DDF" w:rsidRPr="00246861" w:rsidRDefault="00C04DDF" w:rsidP="00C04DDF">
      <w:pPr>
        <w:rPr>
          <w:rFonts w:ascii="Arial" w:eastAsia="Times New Roman" w:hAnsi="Arial" w:cs="Arial"/>
          <w:color w:val="000000"/>
          <w:sz w:val="20"/>
          <w:szCs w:val="20"/>
          <w:vertAlign w:val="superscript"/>
        </w:rPr>
      </w:pPr>
      <w:r w:rsidRPr="00246861">
        <w:rPr>
          <w:rFonts w:ascii="Arial" w:eastAsia="Times New Roman" w:hAnsi="Arial" w:cs="Arial"/>
          <w:color w:val="000000"/>
          <w:sz w:val="20"/>
          <w:szCs w:val="20"/>
        </w:rPr>
        <w:t>Hannah E. Epstein</w:t>
      </w:r>
      <w:r w:rsidRPr="00246861">
        <w:rPr>
          <w:rFonts w:ascii="Arial" w:eastAsia="Times New Roman" w:hAnsi="Arial" w:cs="Arial"/>
          <w:color w:val="000000"/>
          <w:sz w:val="20"/>
          <w:szCs w:val="20"/>
          <w:vertAlign w:val="superscript"/>
        </w:rPr>
        <w:t>1</w:t>
      </w:r>
      <w:r>
        <w:rPr>
          <w:rFonts w:ascii="Arial" w:eastAsia="Times New Roman" w:hAnsi="Arial" w:cs="Arial"/>
          <w:color w:val="000000"/>
          <w:sz w:val="20"/>
          <w:szCs w:val="20"/>
          <w:vertAlign w:val="superscript"/>
        </w:rPr>
        <w:t>,2*</w:t>
      </w:r>
      <w:r w:rsidRPr="00246861">
        <w:rPr>
          <w:rFonts w:ascii="Arial" w:eastAsia="Times New Roman" w:hAnsi="Arial" w:cs="Arial"/>
          <w:color w:val="000000"/>
          <w:sz w:val="20"/>
          <w:szCs w:val="20"/>
        </w:rPr>
        <w:t>, Tanya Brown</w:t>
      </w:r>
      <w:r>
        <w:rPr>
          <w:rFonts w:ascii="Arial" w:eastAsia="Times New Roman" w:hAnsi="Arial" w:cs="Arial"/>
          <w:sz w:val="20"/>
          <w:szCs w:val="20"/>
          <w:vertAlign w:val="superscript"/>
        </w:rPr>
        <w:t>3,4</w:t>
      </w:r>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Ay</w:t>
      </w:r>
      <w:r w:rsidRPr="00246861">
        <w:rPr>
          <w:rFonts w:ascii="Arial" w:hAnsi="Arial" w:cs="Arial"/>
          <w:color w:val="000000"/>
          <w:sz w:val="20"/>
          <w:szCs w:val="20"/>
        </w:rPr>
        <w:t>ọ</w:t>
      </w:r>
      <w:r w:rsidRPr="00246861">
        <w:rPr>
          <w:rFonts w:ascii="Arial" w:eastAsia="Times New Roman" w:hAnsi="Arial" w:cs="Arial"/>
          <w:color w:val="000000"/>
          <w:sz w:val="20"/>
          <w:szCs w:val="20"/>
        </w:rPr>
        <w:t>mikun</w:t>
      </w:r>
      <w:proofErr w:type="spellEnd"/>
      <w:r w:rsidRPr="00246861">
        <w:rPr>
          <w:rFonts w:ascii="Arial" w:eastAsia="Times New Roman" w:hAnsi="Arial" w:cs="Arial"/>
          <w:color w:val="000000"/>
          <w:sz w:val="20"/>
          <w:szCs w:val="20"/>
        </w:rPr>
        <w:t xml:space="preserve"> O. Akinrinade</w:t>
      </w:r>
      <w:r>
        <w:rPr>
          <w:rFonts w:ascii="Arial" w:eastAsia="Times New Roman" w:hAnsi="Arial" w:cs="Arial"/>
          <w:sz w:val="20"/>
          <w:szCs w:val="20"/>
          <w:vertAlign w:val="superscript"/>
        </w:rPr>
        <w:t>3,5</w:t>
      </w:r>
      <w:r w:rsidRPr="00246861">
        <w:rPr>
          <w:rFonts w:ascii="Arial" w:eastAsia="Times New Roman" w:hAnsi="Arial" w:cs="Arial"/>
          <w:sz w:val="20"/>
          <w:szCs w:val="20"/>
        </w:rPr>
        <w:t>, Ryan McMinds</w:t>
      </w:r>
      <w:r>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w:t>
      </w:r>
      <w:r>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F. Joseph</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Pollock</w:t>
      </w:r>
      <w:r>
        <w:rPr>
          <w:rFonts w:ascii="Arial" w:eastAsia="Times New Roman" w:hAnsi="Arial" w:cs="Arial"/>
          <w:sz w:val="20"/>
          <w:szCs w:val="20"/>
          <w:vertAlign w:val="superscript"/>
        </w:rPr>
        <w:t>7</w:t>
      </w:r>
      <w:r w:rsidRPr="00246861">
        <w:rPr>
          <w:rFonts w:ascii="Arial" w:eastAsia="Times New Roman" w:hAnsi="Arial" w:cs="Arial"/>
          <w:sz w:val="20"/>
          <w:szCs w:val="20"/>
          <w:vertAlign w:val="superscript"/>
        </w:rPr>
        <w:t>,</w:t>
      </w:r>
      <w:r>
        <w:rPr>
          <w:rFonts w:ascii="Arial" w:eastAsia="Times New Roman" w:hAnsi="Arial" w:cs="Arial"/>
          <w:sz w:val="20"/>
          <w:szCs w:val="20"/>
          <w:vertAlign w:val="superscript"/>
        </w:rPr>
        <w:t>8</w:t>
      </w:r>
      <w:r w:rsidRPr="00246861">
        <w:rPr>
          <w:rFonts w:ascii="Arial" w:eastAsia="Times New Roman" w:hAnsi="Arial" w:cs="Arial"/>
          <w:sz w:val="20"/>
          <w:szCs w:val="20"/>
        </w:rPr>
        <w:t>, Dylan Sonett</w:t>
      </w:r>
      <w:r>
        <w:rPr>
          <w:rFonts w:ascii="Arial" w:eastAsia="Times New Roman" w:hAnsi="Arial" w:cs="Arial"/>
          <w:sz w:val="20"/>
          <w:szCs w:val="20"/>
          <w:vertAlign w:val="superscript"/>
        </w:rPr>
        <w:t>9</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Styles Smith</w:t>
      </w:r>
      <w:r>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David G. Bourne</w:t>
      </w:r>
      <w:r>
        <w:rPr>
          <w:rFonts w:ascii="Arial" w:eastAsia="Times New Roman" w:hAnsi="Arial" w:cs="Arial"/>
          <w:sz w:val="20"/>
          <w:szCs w:val="20"/>
          <w:vertAlign w:val="superscript"/>
        </w:rPr>
        <w:t>10,11</w:t>
      </w:r>
      <w:r w:rsidRPr="00246861">
        <w:rPr>
          <w:rFonts w:ascii="Arial" w:eastAsia="Times New Roman" w:hAnsi="Arial" w:cs="Arial"/>
          <w:sz w:val="20"/>
          <w:szCs w:val="20"/>
        </w:rPr>
        <w:t>, Carolina S. Carpenter</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3</w:t>
      </w:r>
      <w:r w:rsidRPr="00246861">
        <w:rPr>
          <w:rFonts w:ascii="Arial" w:eastAsia="Times New Roman" w:hAnsi="Arial" w:cs="Arial"/>
          <w:sz w:val="20"/>
          <w:szCs w:val="20"/>
        </w:rPr>
        <w:t>, Rob Knight</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3</w:t>
      </w:r>
      <w:r w:rsidRPr="00246861">
        <w:rPr>
          <w:rFonts w:ascii="Arial" w:eastAsia="Times New Roman" w:hAnsi="Arial" w:cs="Arial"/>
          <w:sz w:val="20"/>
          <w:szCs w:val="20"/>
          <w:vertAlign w:val="superscript"/>
        </w:rPr>
        <w:t>-1</w:t>
      </w:r>
      <w:ins w:id="0" w:author="Microsoft Office User" w:date="2024-11-02T10:44:00Z" w16du:dateUtc="2024-11-02T10:44:00Z">
        <w:r w:rsidR="007B209E">
          <w:rPr>
            <w:rFonts w:ascii="Arial" w:eastAsia="Times New Roman" w:hAnsi="Arial" w:cs="Arial"/>
            <w:sz w:val="20"/>
            <w:szCs w:val="20"/>
            <w:vertAlign w:val="superscript"/>
          </w:rPr>
          <w:t>7</w:t>
        </w:r>
      </w:ins>
      <w:del w:id="1" w:author="Microsoft Office User" w:date="2024-11-02T10:44:00Z" w16du:dateUtc="2024-11-02T10:44:00Z">
        <w:r w:rsidDel="007B209E">
          <w:rPr>
            <w:rFonts w:ascii="Arial" w:eastAsia="Times New Roman" w:hAnsi="Arial" w:cs="Arial"/>
            <w:sz w:val="20"/>
            <w:szCs w:val="20"/>
            <w:vertAlign w:val="superscript"/>
          </w:rPr>
          <w:delText>6</w:delText>
        </w:r>
      </w:del>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Bette L. Willis</w:t>
      </w:r>
      <w:r>
        <w:rPr>
          <w:rFonts w:ascii="Arial" w:eastAsia="Times New Roman" w:hAnsi="Arial" w:cs="Arial"/>
          <w:sz w:val="20"/>
          <w:szCs w:val="20"/>
          <w:vertAlign w:val="superscript"/>
        </w:rPr>
        <w:t>10</w:t>
      </w:r>
      <w:r w:rsidRPr="00246861">
        <w:rPr>
          <w:rFonts w:ascii="Arial" w:eastAsia="Times New Roman" w:hAnsi="Arial" w:cs="Arial"/>
          <w:color w:val="000000"/>
          <w:sz w:val="20"/>
          <w:szCs w:val="20"/>
          <w:vertAlign w:val="superscript"/>
        </w:rPr>
        <w:t>,</w:t>
      </w:r>
      <w:r w:rsidRPr="00246861">
        <w:rPr>
          <w:rFonts w:ascii="Arial" w:eastAsia="Times New Roman" w:hAnsi="Arial" w:cs="Arial"/>
          <w:sz w:val="20"/>
          <w:szCs w:val="20"/>
          <w:vertAlign w:val="superscript"/>
        </w:rPr>
        <w:t>1</w:t>
      </w:r>
      <w:ins w:id="2" w:author="Microsoft Office User" w:date="2024-11-02T10:44:00Z" w16du:dateUtc="2024-11-02T10:44:00Z">
        <w:r w:rsidR="007B209E">
          <w:rPr>
            <w:rFonts w:ascii="Arial" w:eastAsia="Times New Roman" w:hAnsi="Arial" w:cs="Arial"/>
            <w:sz w:val="20"/>
            <w:szCs w:val="20"/>
            <w:vertAlign w:val="superscript"/>
          </w:rPr>
          <w:t>8</w:t>
        </w:r>
      </w:ins>
      <w:del w:id="3" w:author="Microsoft Office User" w:date="2024-11-02T10:44:00Z" w16du:dateUtc="2024-11-02T10:44:00Z">
        <w:r w:rsidDel="007B209E">
          <w:rPr>
            <w:rFonts w:ascii="Arial" w:eastAsia="Times New Roman" w:hAnsi="Arial" w:cs="Arial"/>
            <w:sz w:val="20"/>
            <w:szCs w:val="20"/>
            <w:vertAlign w:val="superscript"/>
          </w:rPr>
          <w:delText>7</w:delText>
        </w:r>
      </w:del>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Mónica Medina</w:t>
      </w:r>
      <w:r>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Joleah</w:t>
      </w:r>
      <w:proofErr w:type="spellEnd"/>
      <w:r w:rsidRPr="00246861">
        <w:rPr>
          <w:rFonts w:ascii="Arial" w:eastAsia="Times New Roman" w:hAnsi="Arial" w:cs="Arial"/>
          <w:color w:val="000000"/>
          <w:sz w:val="20"/>
          <w:szCs w:val="20"/>
        </w:rPr>
        <w:t xml:space="preserve"> B. Lamb</w:t>
      </w:r>
      <w:r>
        <w:rPr>
          <w:rFonts w:ascii="Arial" w:eastAsia="Times New Roman" w:hAnsi="Arial" w:cs="Arial"/>
          <w:sz w:val="20"/>
          <w:szCs w:val="20"/>
          <w:vertAlign w:val="superscript"/>
        </w:rPr>
        <w:t>5</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Rebecca Vega Thurber</w:t>
      </w:r>
      <w:r>
        <w:rPr>
          <w:rFonts w:ascii="Arial" w:eastAsia="Times New Roman" w:hAnsi="Arial" w:cs="Arial"/>
          <w:color w:val="000000"/>
          <w:sz w:val="20"/>
          <w:szCs w:val="20"/>
          <w:vertAlign w:val="superscript"/>
        </w:rPr>
        <w:t>2</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Jesse R. Zaneveld</w:t>
      </w:r>
      <w:r>
        <w:rPr>
          <w:rFonts w:ascii="Arial" w:eastAsia="Times New Roman" w:hAnsi="Arial" w:cs="Arial"/>
          <w:sz w:val="20"/>
          <w:szCs w:val="20"/>
          <w:vertAlign w:val="superscript"/>
        </w:rPr>
        <w:t>3</w:t>
      </w:r>
      <w:r w:rsidRPr="00246861">
        <w:rPr>
          <w:rFonts w:ascii="Arial" w:eastAsia="Times New Roman" w:hAnsi="Arial" w:cs="Arial"/>
          <w:color w:val="000000"/>
          <w:sz w:val="20"/>
          <w:szCs w:val="20"/>
          <w:vertAlign w:val="superscript"/>
        </w:rPr>
        <w:t xml:space="preserve"> </w:t>
      </w:r>
    </w:p>
    <w:p w14:paraId="58F03893" w14:textId="77777777" w:rsidR="00C04DDF" w:rsidRPr="000F0E29" w:rsidRDefault="00C04DDF" w:rsidP="00C04DDF">
      <w:pPr>
        <w:contextualSpacing/>
        <w:jc w:val="both"/>
        <w:rPr>
          <w:rFonts w:ascii="Arial" w:eastAsia="Times New Roman" w:hAnsi="Arial" w:cs="Arial"/>
          <w:i/>
          <w:color w:val="000000"/>
          <w:sz w:val="19"/>
          <w:szCs w:val="19"/>
        </w:rPr>
      </w:pPr>
      <w:r w:rsidRPr="00961490">
        <w:rPr>
          <w:rFonts w:ascii="Arial" w:eastAsia="Times New Roman" w:hAnsi="Arial" w:cs="Arial"/>
          <w:i/>
          <w:color w:val="000000"/>
          <w:sz w:val="19"/>
          <w:szCs w:val="19"/>
          <w:vertAlign w:val="superscript"/>
        </w:rPr>
        <w:t>1</w:t>
      </w:r>
      <w:r>
        <w:rPr>
          <w:rFonts w:ascii="Arial" w:eastAsia="Times New Roman" w:hAnsi="Arial" w:cs="Arial"/>
          <w:i/>
          <w:color w:val="000000"/>
          <w:sz w:val="19"/>
          <w:szCs w:val="19"/>
        </w:rPr>
        <w:t>School of Life Sciences, University of Essex, Wivenhoe Park, Colchester, Essex CO4 3SQ, UK</w:t>
      </w:r>
    </w:p>
    <w:p w14:paraId="12B74A41" w14:textId="77777777" w:rsidR="00C04DDF" w:rsidRPr="000F0E29" w:rsidRDefault="00C04DDF" w:rsidP="00C04DDF">
      <w:pPr>
        <w:contextualSpacing/>
        <w:jc w:val="both"/>
        <w:rPr>
          <w:rFonts w:ascii="Arial" w:eastAsia="Times New Roman" w:hAnsi="Arial" w:cs="Arial"/>
          <w:i/>
          <w:color w:val="000000"/>
          <w:sz w:val="19"/>
          <w:szCs w:val="19"/>
          <w:vertAlign w:val="superscript"/>
        </w:rPr>
      </w:pPr>
      <w:r>
        <w:rPr>
          <w:rFonts w:ascii="Arial" w:eastAsia="Times New Roman" w:hAnsi="Arial" w:cs="Arial"/>
          <w:i/>
          <w:color w:val="000000"/>
          <w:sz w:val="19"/>
          <w:szCs w:val="19"/>
          <w:vertAlign w:val="superscript"/>
        </w:rPr>
        <w:t>2</w:t>
      </w:r>
      <w:r w:rsidRPr="00961490">
        <w:rPr>
          <w:rFonts w:ascii="Arial" w:eastAsia="Times New Roman" w:hAnsi="Arial" w:cs="Arial"/>
          <w:i/>
          <w:sz w:val="19"/>
          <w:szCs w:val="19"/>
        </w:rPr>
        <w:t xml:space="preserve">Department of Microbiology, Oregon State University, </w:t>
      </w:r>
      <w:r w:rsidRPr="00961490">
        <w:rPr>
          <w:rFonts w:ascii="Arial" w:eastAsia="Times New Roman" w:hAnsi="Arial" w:cs="Arial"/>
          <w:i/>
          <w:color w:val="000000"/>
          <w:sz w:val="19"/>
          <w:szCs w:val="19"/>
        </w:rPr>
        <w:t>226 Nash Hall, Corvallis, OR 97331, USA</w:t>
      </w:r>
    </w:p>
    <w:p w14:paraId="1CA853D7" w14:textId="77777777" w:rsidR="00C04DDF" w:rsidRDefault="00C04DDF" w:rsidP="00C04DDF">
      <w:pPr>
        <w:contextualSpacing/>
        <w:jc w:val="both"/>
        <w:rPr>
          <w:rFonts w:ascii="Arial" w:eastAsia="Times New Roman" w:hAnsi="Arial" w:cs="Arial"/>
          <w:i/>
          <w:color w:val="000000"/>
          <w:sz w:val="19"/>
          <w:szCs w:val="19"/>
        </w:rPr>
      </w:pPr>
      <w:r>
        <w:rPr>
          <w:rFonts w:ascii="Arial" w:eastAsia="Times New Roman" w:hAnsi="Arial" w:cs="Arial"/>
          <w:i/>
          <w:sz w:val="19"/>
          <w:szCs w:val="19"/>
          <w:vertAlign w:val="superscript"/>
        </w:rPr>
        <w:t>3</w:t>
      </w:r>
      <w:r w:rsidRPr="00961490">
        <w:rPr>
          <w:rFonts w:ascii="Arial" w:eastAsia="Times New Roman" w:hAnsi="Arial" w:cs="Arial"/>
          <w:i/>
          <w:sz w:val="19"/>
          <w:szCs w:val="19"/>
        </w:rPr>
        <w:t>School of Science, Technology, Engineering, and Mathematics, Division of Biological Sciences, U</w:t>
      </w:r>
      <w:r w:rsidRPr="00961490">
        <w:rPr>
          <w:rFonts w:ascii="Arial" w:eastAsia="Times New Roman" w:hAnsi="Arial" w:cs="Arial"/>
          <w:i/>
          <w:color w:val="000000"/>
          <w:sz w:val="19"/>
          <w:szCs w:val="19"/>
        </w:rPr>
        <w:t>niversity of Washington</w:t>
      </w:r>
      <w:r w:rsidRPr="00961490">
        <w:rPr>
          <w:rFonts w:ascii="Arial" w:eastAsia="Times New Roman" w:hAnsi="Arial" w:cs="Arial"/>
          <w:i/>
          <w:sz w:val="19"/>
          <w:szCs w:val="19"/>
        </w:rPr>
        <w:t xml:space="preserve"> </w:t>
      </w:r>
      <w:r w:rsidRPr="00961490">
        <w:rPr>
          <w:rFonts w:ascii="Arial" w:eastAsia="Times New Roman" w:hAnsi="Arial" w:cs="Arial"/>
          <w:i/>
          <w:color w:val="000000"/>
          <w:sz w:val="19"/>
          <w:szCs w:val="19"/>
        </w:rPr>
        <w:t>Bothell, UWBB-277, Bothell, WA 98011, USA</w:t>
      </w:r>
    </w:p>
    <w:p w14:paraId="00A529BD"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4</w:t>
      </w:r>
      <w:r w:rsidRPr="00961490">
        <w:rPr>
          <w:rFonts w:ascii="Arial" w:eastAsia="Times New Roman" w:hAnsi="Arial" w:cs="Arial"/>
          <w:i/>
          <w:sz w:val="19"/>
          <w:szCs w:val="19"/>
        </w:rPr>
        <w:t xml:space="preserve">Department of </w:t>
      </w:r>
      <w:r>
        <w:rPr>
          <w:rFonts w:ascii="Arial" w:eastAsia="Times New Roman" w:hAnsi="Arial" w:cs="Arial"/>
          <w:i/>
          <w:sz w:val="19"/>
          <w:szCs w:val="19"/>
        </w:rPr>
        <w:t>Biology,</w:t>
      </w:r>
      <w:r w:rsidRPr="00961490">
        <w:rPr>
          <w:rFonts w:ascii="Arial" w:eastAsia="Times New Roman" w:hAnsi="Arial" w:cs="Arial"/>
          <w:i/>
          <w:sz w:val="19"/>
          <w:szCs w:val="19"/>
        </w:rPr>
        <w:t xml:space="preserve"> University of </w:t>
      </w:r>
      <w:r>
        <w:rPr>
          <w:rFonts w:ascii="Arial" w:eastAsia="Times New Roman" w:hAnsi="Arial" w:cs="Arial"/>
          <w:i/>
          <w:sz w:val="19"/>
          <w:szCs w:val="19"/>
        </w:rPr>
        <w:t>Texas</w:t>
      </w:r>
      <w:r w:rsidRPr="00961490">
        <w:rPr>
          <w:rFonts w:ascii="Arial" w:eastAsia="Times New Roman" w:hAnsi="Arial" w:cs="Arial"/>
          <w:i/>
          <w:sz w:val="19"/>
          <w:szCs w:val="19"/>
        </w:rPr>
        <w:t xml:space="preserve">, </w:t>
      </w:r>
      <w:r>
        <w:rPr>
          <w:rFonts w:ascii="Arial" w:eastAsia="Times New Roman" w:hAnsi="Arial" w:cs="Arial"/>
          <w:i/>
          <w:sz w:val="19"/>
          <w:szCs w:val="19"/>
        </w:rPr>
        <w:t>Tyler</w:t>
      </w:r>
      <w:r w:rsidRPr="00961490">
        <w:rPr>
          <w:rFonts w:ascii="Arial" w:eastAsia="Times New Roman" w:hAnsi="Arial" w:cs="Arial"/>
          <w:i/>
          <w:sz w:val="19"/>
          <w:szCs w:val="19"/>
        </w:rPr>
        <w:t>,</w:t>
      </w:r>
      <w:r>
        <w:rPr>
          <w:rFonts w:ascii="Arial" w:eastAsia="Times New Roman" w:hAnsi="Arial" w:cs="Arial"/>
          <w:i/>
          <w:sz w:val="19"/>
          <w:szCs w:val="19"/>
        </w:rPr>
        <w:t xml:space="preserve"> TX</w:t>
      </w:r>
      <w:r w:rsidRPr="00961490">
        <w:rPr>
          <w:rFonts w:ascii="Arial" w:eastAsia="Times New Roman" w:hAnsi="Arial" w:cs="Arial"/>
          <w:i/>
          <w:sz w:val="19"/>
          <w:szCs w:val="19"/>
        </w:rPr>
        <w:t xml:space="preserve"> </w:t>
      </w:r>
      <w:r>
        <w:rPr>
          <w:rFonts w:ascii="Arial" w:eastAsia="Times New Roman" w:hAnsi="Arial" w:cs="Arial"/>
          <w:i/>
          <w:sz w:val="19"/>
          <w:szCs w:val="19"/>
        </w:rPr>
        <w:t>75799</w:t>
      </w:r>
      <w:r w:rsidRPr="00961490">
        <w:rPr>
          <w:rFonts w:ascii="Arial" w:eastAsia="Times New Roman" w:hAnsi="Arial" w:cs="Arial"/>
          <w:i/>
          <w:sz w:val="19"/>
          <w:szCs w:val="19"/>
        </w:rPr>
        <w:t>, USA</w:t>
      </w:r>
    </w:p>
    <w:p w14:paraId="5B3EE7D6" w14:textId="77777777" w:rsidR="00C04DDF"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5</w:t>
      </w:r>
      <w:r w:rsidRPr="00961490">
        <w:rPr>
          <w:rFonts w:ascii="Arial" w:eastAsia="Times New Roman" w:hAnsi="Arial" w:cs="Arial"/>
          <w:i/>
          <w:sz w:val="19"/>
          <w:szCs w:val="19"/>
        </w:rPr>
        <w:t>Department of Ecology and Evolutionary Biology, University of California, Irvine, CA 92697, USA</w:t>
      </w:r>
    </w:p>
    <w:p w14:paraId="1750F515"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6</w:t>
      </w:r>
      <w:r w:rsidRPr="00961490">
        <w:rPr>
          <w:rFonts w:ascii="Arial" w:eastAsia="Times New Roman" w:hAnsi="Arial" w:cs="Arial"/>
          <w:i/>
          <w:sz w:val="19"/>
          <w:szCs w:val="19"/>
        </w:rPr>
        <w:t>Center for Global Health and Infectious Diseases Research, University of South Florida, 13201 Bruce B. Downs Blvd, MDC 56, Tampa, FL 33612, USA</w:t>
      </w:r>
    </w:p>
    <w:p w14:paraId="17D6DAA2" w14:textId="77777777" w:rsidR="00C04DDF" w:rsidRPr="00961490" w:rsidRDefault="00C04DDF" w:rsidP="00C04DDF">
      <w:pPr>
        <w:ind w:left="720" w:hanging="720"/>
        <w:contextualSpacing/>
        <w:jc w:val="both"/>
        <w:rPr>
          <w:rFonts w:ascii="Arial" w:eastAsia="Times New Roman" w:hAnsi="Arial" w:cs="Arial"/>
          <w:i/>
          <w:sz w:val="19"/>
          <w:szCs w:val="19"/>
        </w:rPr>
      </w:pPr>
      <w:r>
        <w:rPr>
          <w:rFonts w:ascii="Arial" w:eastAsia="Times New Roman" w:hAnsi="Arial" w:cs="Arial"/>
          <w:i/>
          <w:sz w:val="19"/>
          <w:szCs w:val="19"/>
          <w:vertAlign w:val="superscript"/>
        </w:rPr>
        <w:t>7</w:t>
      </w:r>
      <w:r w:rsidRPr="00961490">
        <w:rPr>
          <w:rFonts w:ascii="Arial" w:eastAsia="Times New Roman" w:hAnsi="Arial" w:cs="Arial"/>
          <w:i/>
          <w:sz w:val="19"/>
          <w:szCs w:val="19"/>
        </w:rPr>
        <w:t>Department of Biology, Pennsylvania State University, 208 Mueller Lab, University Park, PA 16802, USA</w:t>
      </w:r>
    </w:p>
    <w:p w14:paraId="288E2E94"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8</w:t>
      </w:r>
      <w:r w:rsidRPr="001E7B35">
        <w:rPr>
          <w:rFonts w:ascii="Arial" w:hAnsi="Arial" w:cs="Arial"/>
          <w:color w:val="000000"/>
          <w:sz w:val="20"/>
        </w:rPr>
        <w:t xml:space="preserve"> </w:t>
      </w:r>
      <w:proofErr w:type="spellStart"/>
      <w:r w:rsidRPr="001E7B35">
        <w:rPr>
          <w:rFonts w:ascii="Arial" w:hAnsi="Arial" w:cs="Arial"/>
          <w:i/>
          <w:iCs/>
          <w:color w:val="000000"/>
          <w:sz w:val="20"/>
        </w:rPr>
        <w:t>Hawaiʻi</w:t>
      </w:r>
      <w:proofErr w:type="spellEnd"/>
      <w:r w:rsidRPr="00961490">
        <w:rPr>
          <w:rFonts w:ascii="Arial" w:eastAsia="Tahoma" w:hAnsi="Arial" w:cs="Arial"/>
          <w:i/>
          <w:sz w:val="19"/>
          <w:szCs w:val="19"/>
        </w:rPr>
        <w:t xml:space="preserve"> &amp; Palmyra Program, T</w:t>
      </w:r>
      <w:r w:rsidRPr="00961490">
        <w:rPr>
          <w:rFonts w:ascii="Arial" w:eastAsia="Times New Roman" w:hAnsi="Arial" w:cs="Arial"/>
          <w:i/>
          <w:sz w:val="19"/>
          <w:szCs w:val="19"/>
        </w:rPr>
        <w:t>he Nature Conservancy, Honolulu, HI, USA</w:t>
      </w:r>
    </w:p>
    <w:p w14:paraId="719DA04E"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9</w:t>
      </w:r>
      <w:r w:rsidRPr="00961490">
        <w:rPr>
          <w:rFonts w:ascii="Arial" w:eastAsia="Times New Roman" w:hAnsi="Arial" w:cs="Arial"/>
          <w:i/>
          <w:sz w:val="19"/>
          <w:szCs w:val="19"/>
        </w:rPr>
        <w:t>School of Pharmacy, University of Washington, Seattle, WA 98195, USA</w:t>
      </w:r>
    </w:p>
    <w:p w14:paraId="471BC78C"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10</w:t>
      </w:r>
      <w:r w:rsidRPr="00961490">
        <w:rPr>
          <w:rFonts w:ascii="Arial" w:eastAsia="Times New Roman" w:hAnsi="Arial" w:cs="Arial"/>
          <w:i/>
          <w:sz w:val="19"/>
          <w:szCs w:val="19"/>
        </w:rPr>
        <w:t>College of Science and Engineering, James Cook University, Townsville, Queensland 4811, Australia</w:t>
      </w:r>
    </w:p>
    <w:p w14:paraId="0FC31F67"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11</w:t>
      </w:r>
      <w:r w:rsidRPr="00961490">
        <w:rPr>
          <w:rFonts w:ascii="Arial" w:eastAsia="Times New Roman" w:hAnsi="Arial" w:cs="Arial"/>
          <w:i/>
          <w:sz w:val="19"/>
          <w:szCs w:val="19"/>
        </w:rPr>
        <w:t>Australian Institute of Marine Science, Townsville, Queensland 4810, Australia</w:t>
      </w:r>
    </w:p>
    <w:p w14:paraId="4B986837" w14:textId="77777777" w:rsidR="00C04DDF" w:rsidRPr="00961490" w:rsidRDefault="00C04DDF" w:rsidP="00C04DDF">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2</w:t>
      </w:r>
      <w:r w:rsidRPr="00961490">
        <w:rPr>
          <w:rFonts w:ascii="Arial" w:eastAsia="Times New Roman" w:hAnsi="Arial" w:cs="Arial"/>
          <w:i/>
          <w:sz w:val="19"/>
          <w:szCs w:val="19"/>
        </w:rPr>
        <w:t>Scripps Institution of Oceanography, University of California, San Diego, La Jolla, CA 92093, USA</w:t>
      </w:r>
    </w:p>
    <w:p w14:paraId="30E2EFDB" w14:textId="77777777" w:rsidR="00C04DDF" w:rsidRPr="00961490" w:rsidRDefault="00C04DDF" w:rsidP="00C04DDF">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3</w:t>
      </w:r>
      <w:r w:rsidRPr="00961490">
        <w:rPr>
          <w:rFonts w:ascii="Arial" w:eastAsia="Times New Roman" w:hAnsi="Arial" w:cs="Arial"/>
          <w:i/>
          <w:sz w:val="19"/>
          <w:szCs w:val="19"/>
        </w:rPr>
        <w:t>Center for Microbiome Innovation, University of California, San Diego, La Jolla, CA 92093, USA</w:t>
      </w:r>
    </w:p>
    <w:p w14:paraId="0D18714A" w14:textId="77777777" w:rsidR="00C04DDF" w:rsidRPr="00961490" w:rsidRDefault="00C04DDF" w:rsidP="00C04DDF">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4</w:t>
      </w:r>
      <w:r w:rsidRPr="00961490">
        <w:rPr>
          <w:rFonts w:ascii="Arial" w:eastAsia="Times New Roman" w:hAnsi="Arial" w:cs="Arial"/>
          <w:i/>
          <w:sz w:val="19"/>
          <w:szCs w:val="19"/>
        </w:rPr>
        <w:t>Department of Pediatrics, University of California, San Diego, La Jolla, CA 92093, USA</w:t>
      </w:r>
    </w:p>
    <w:p w14:paraId="7DBED75B" w14:textId="77777777" w:rsidR="00C04DDF" w:rsidRPr="00961490" w:rsidRDefault="00C04DDF" w:rsidP="00C04DDF">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5</w:t>
      </w:r>
      <w:r w:rsidRPr="00961490">
        <w:rPr>
          <w:rFonts w:ascii="Arial" w:eastAsia="Times New Roman" w:hAnsi="Arial" w:cs="Arial"/>
          <w:i/>
          <w:sz w:val="19"/>
          <w:szCs w:val="19"/>
        </w:rPr>
        <w:t>Department of Computer Science &amp; Engineering, University of California, San Diego, La Jolla, CA 92093, USA</w:t>
      </w:r>
    </w:p>
    <w:p w14:paraId="1D58B619" w14:textId="7DC35001" w:rsidR="00C04DDF" w:rsidRDefault="00C04DDF" w:rsidP="00C04DDF">
      <w:pPr>
        <w:contextualSpacing/>
        <w:jc w:val="both"/>
        <w:rPr>
          <w:ins w:id="4" w:author="Microsoft Office User" w:date="2024-11-02T10:43:00Z" w16du:dateUtc="2024-11-02T10:43:00Z"/>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6</w:t>
      </w:r>
      <w:del w:id="5" w:author="Microsoft Office User" w:date="2024-11-02T10:43:00Z" w16du:dateUtc="2024-11-02T10:43:00Z">
        <w:r w:rsidRPr="00961490" w:rsidDel="007B209E">
          <w:rPr>
            <w:rFonts w:ascii="Arial" w:eastAsia="Times New Roman" w:hAnsi="Arial" w:cs="Arial"/>
            <w:i/>
            <w:sz w:val="19"/>
            <w:szCs w:val="19"/>
          </w:rPr>
          <w:delText>Micronoma Inc.,</w:delText>
        </w:r>
      </w:del>
      <w:ins w:id="6" w:author="Microsoft Office User" w:date="2024-11-02T10:43:00Z">
        <w:r w:rsidR="007B209E" w:rsidRPr="007B209E">
          <w:rPr>
            <w:rFonts w:ascii="Arial" w:eastAsia="Times New Roman" w:hAnsi="Arial" w:cs="Arial"/>
            <w:i/>
            <w:iCs/>
            <w:sz w:val="19"/>
            <w:szCs w:val="19"/>
          </w:rPr>
          <w:t>Shu Chien-Gene Lay Department of Bioengineering, University of California, San Diego, La Jolla, CA 92093, USA</w:t>
        </w:r>
      </w:ins>
      <w:r w:rsidRPr="00961490">
        <w:rPr>
          <w:rFonts w:ascii="Arial" w:eastAsia="Times New Roman" w:hAnsi="Arial" w:cs="Arial"/>
          <w:i/>
          <w:sz w:val="19"/>
          <w:szCs w:val="19"/>
        </w:rPr>
        <w:t xml:space="preserve"> </w:t>
      </w:r>
      <w:del w:id="7" w:author="Microsoft Office User" w:date="2024-11-02T10:43:00Z" w16du:dateUtc="2024-11-02T10:43:00Z">
        <w:r w:rsidRPr="00961490" w:rsidDel="007B209E">
          <w:rPr>
            <w:rFonts w:ascii="Arial" w:eastAsia="Times New Roman" w:hAnsi="Arial" w:cs="Arial"/>
            <w:i/>
            <w:sz w:val="19"/>
            <w:szCs w:val="19"/>
          </w:rPr>
          <w:delText>San Diego, La Jolla, CA 92121, USA</w:delText>
        </w:r>
      </w:del>
    </w:p>
    <w:p w14:paraId="11475114" w14:textId="3B07A918" w:rsidR="007B209E" w:rsidRPr="007B209E" w:rsidRDefault="007B209E" w:rsidP="00C04DDF">
      <w:pPr>
        <w:contextualSpacing/>
        <w:jc w:val="both"/>
        <w:rPr>
          <w:rFonts w:ascii="Arial" w:eastAsia="Times New Roman" w:hAnsi="Arial" w:cs="Arial"/>
          <w:i/>
          <w:sz w:val="19"/>
          <w:szCs w:val="19"/>
        </w:rPr>
      </w:pPr>
      <w:ins w:id="8" w:author="Microsoft Office User" w:date="2024-11-02T10:43:00Z" w16du:dateUtc="2024-11-02T10:43:00Z">
        <w:r>
          <w:rPr>
            <w:rFonts w:ascii="Arial" w:eastAsia="Times New Roman" w:hAnsi="Arial" w:cs="Arial"/>
            <w:i/>
            <w:sz w:val="19"/>
            <w:szCs w:val="19"/>
            <w:vertAlign w:val="superscript"/>
          </w:rPr>
          <w:t>17</w:t>
        </w:r>
        <w:r>
          <w:rPr>
            <w:rFonts w:ascii="Arial" w:eastAsia="Times New Roman" w:hAnsi="Arial" w:cs="Arial"/>
            <w:i/>
            <w:sz w:val="19"/>
            <w:szCs w:val="19"/>
          </w:rPr>
          <w:t>H</w:t>
        </w:r>
      </w:ins>
      <w:ins w:id="9" w:author="Microsoft Office User" w:date="2024-11-02T10:43:00Z">
        <w:r w:rsidRPr="007B209E">
          <w:rPr>
            <w:rFonts w:ascii="Arial" w:eastAsia="Times New Roman" w:hAnsi="Arial" w:cs="Arial"/>
            <w:i/>
            <w:iCs/>
            <w:sz w:val="19"/>
            <w:szCs w:val="19"/>
          </w:rPr>
          <w:t>alıcıoğlu Data Science Institute, University of California, San Diego, La Jolla, CA 92093, USA</w:t>
        </w:r>
      </w:ins>
    </w:p>
    <w:p w14:paraId="6F4E9041" w14:textId="3EE00FDA" w:rsidR="00C04DDF" w:rsidRPr="00961490" w:rsidRDefault="00C04DDF" w:rsidP="00C04DDF">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ins w:id="10" w:author="Microsoft Office User" w:date="2024-11-02T10:44:00Z" w16du:dateUtc="2024-11-02T10:44:00Z">
        <w:r w:rsidR="007B209E">
          <w:rPr>
            <w:rFonts w:ascii="Arial" w:eastAsia="Times New Roman" w:hAnsi="Arial" w:cs="Arial"/>
            <w:i/>
            <w:sz w:val="19"/>
            <w:szCs w:val="19"/>
            <w:vertAlign w:val="superscript"/>
          </w:rPr>
          <w:t>8</w:t>
        </w:r>
      </w:ins>
      <w:del w:id="11" w:author="Microsoft Office User" w:date="2024-11-02T10:44:00Z" w16du:dateUtc="2024-11-02T10:44:00Z">
        <w:r w:rsidDel="007B209E">
          <w:rPr>
            <w:rFonts w:ascii="Arial" w:eastAsia="Times New Roman" w:hAnsi="Arial" w:cs="Arial"/>
            <w:i/>
            <w:sz w:val="19"/>
            <w:szCs w:val="19"/>
            <w:vertAlign w:val="superscript"/>
          </w:rPr>
          <w:delText>7</w:delText>
        </w:r>
      </w:del>
      <w:r w:rsidRPr="00961490">
        <w:rPr>
          <w:rFonts w:ascii="Arial" w:eastAsia="Times New Roman" w:hAnsi="Arial" w:cs="Arial"/>
          <w:i/>
          <w:sz w:val="19"/>
          <w:szCs w:val="19"/>
        </w:rPr>
        <w:t>ARC Centre of Excellence for Coral Reef Studies, James Cook University, Townsville, Queensland 4811, Australia</w:t>
      </w:r>
    </w:p>
    <w:p w14:paraId="34011024" w14:textId="77777777" w:rsidR="00C04DDF" w:rsidRDefault="00C04DDF" w:rsidP="00C04DDF">
      <w:pPr>
        <w:rPr>
          <w:rFonts w:ascii="Arial" w:hAnsi="Arial" w:cs="Arial"/>
          <w:sz w:val="20"/>
          <w:szCs w:val="20"/>
        </w:rPr>
      </w:pPr>
    </w:p>
    <w:p w14:paraId="27D4F8BD" w14:textId="77777777" w:rsidR="00C04DDF" w:rsidRDefault="00C04DDF" w:rsidP="00C04DDF">
      <w:pPr>
        <w:contextualSpacing/>
        <w:rPr>
          <w:rFonts w:ascii="Arial" w:hAnsi="Arial" w:cs="Arial"/>
          <w:sz w:val="20"/>
          <w:szCs w:val="20"/>
        </w:rPr>
      </w:pPr>
      <w:r w:rsidRPr="00E6133D">
        <w:rPr>
          <w:rFonts w:ascii="Arial" w:hAnsi="Arial" w:cs="Arial"/>
          <w:sz w:val="20"/>
          <w:szCs w:val="20"/>
        </w:rPr>
        <w:t>*</w:t>
      </w:r>
      <w:r>
        <w:rPr>
          <w:rFonts w:ascii="Arial" w:hAnsi="Arial" w:cs="Arial"/>
          <w:sz w:val="20"/>
          <w:szCs w:val="20"/>
        </w:rPr>
        <w:t>Corresponding author: hannah.epstein@essex.ac.uk</w:t>
      </w:r>
    </w:p>
    <w:p w14:paraId="30574553" w14:textId="77777777" w:rsidR="00C04DDF" w:rsidRPr="00623869" w:rsidRDefault="00C04DDF" w:rsidP="00C04DDF">
      <w:pPr>
        <w:contextualSpacing/>
        <w:rPr>
          <w:rFonts w:ascii="Arial" w:hAnsi="Arial" w:cs="Arial"/>
          <w:sz w:val="20"/>
          <w:szCs w:val="20"/>
        </w:rPr>
      </w:pPr>
    </w:p>
    <w:p w14:paraId="1F0B52C0" w14:textId="77777777" w:rsidR="00C04DDF" w:rsidRPr="00E6133D" w:rsidRDefault="00C04DDF" w:rsidP="00C04DDF">
      <w:pPr>
        <w:rPr>
          <w:rFonts w:ascii="Arial" w:hAnsi="Arial" w:cs="Arial"/>
          <w:sz w:val="20"/>
          <w:szCs w:val="20"/>
        </w:rPr>
      </w:pPr>
      <w:r w:rsidRPr="00E6133D">
        <w:rPr>
          <w:rFonts w:ascii="Arial" w:hAnsi="Arial" w:cs="Arial"/>
          <w:b/>
          <w:sz w:val="20"/>
          <w:szCs w:val="20"/>
        </w:rPr>
        <w:t>Keywords</w:t>
      </w:r>
      <w:r>
        <w:rPr>
          <w:rFonts w:ascii="Arial" w:hAnsi="Arial" w:cs="Arial"/>
          <w:b/>
          <w:sz w:val="20"/>
          <w:szCs w:val="20"/>
        </w:rPr>
        <w:t xml:space="preserve">: </w:t>
      </w:r>
      <w:r>
        <w:rPr>
          <w:rFonts w:ascii="Arial" w:hAnsi="Arial" w:cs="Arial"/>
          <w:sz w:val="20"/>
          <w:szCs w:val="20"/>
        </w:rPr>
        <w:t>Evolutionary tradeoffs; Evolution, Coral Disease, Coral Microbiome, Coral Reefs</w:t>
      </w:r>
    </w:p>
    <w:p w14:paraId="1072622D" w14:textId="77777777" w:rsidR="00C04DDF" w:rsidRPr="00E6133D" w:rsidRDefault="00C04DDF" w:rsidP="00C04DDF">
      <w:pPr>
        <w:rPr>
          <w:rFonts w:ascii="Arial" w:hAnsi="Arial" w:cs="Arial"/>
          <w:b/>
          <w:sz w:val="20"/>
          <w:szCs w:val="20"/>
        </w:rPr>
      </w:pPr>
      <w:r w:rsidRPr="00E6133D">
        <w:rPr>
          <w:rFonts w:ascii="Arial" w:hAnsi="Arial" w:cs="Arial"/>
          <w:b/>
          <w:sz w:val="20"/>
          <w:szCs w:val="20"/>
        </w:rPr>
        <w:t>This PDF file includes:</w:t>
      </w:r>
    </w:p>
    <w:p w14:paraId="0F2D0455" w14:textId="77777777" w:rsidR="00C04DDF" w:rsidRDefault="00C04DDF" w:rsidP="00C04DDF">
      <w:pPr>
        <w:ind w:left="720"/>
        <w:contextualSpacing/>
        <w:rPr>
          <w:rFonts w:ascii="Arial" w:hAnsi="Arial" w:cs="Arial"/>
          <w:sz w:val="20"/>
          <w:szCs w:val="20"/>
        </w:rPr>
      </w:pPr>
      <w:r>
        <w:rPr>
          <w:rFonts w:ascii="Arial" w:hAnsi="Arial" w:cs="Arial"/>
          <w:sz w:val="20"/>
          <w:szCs w:val="20"/>
        </w:rPr>
        <w:t>Abstract</w:t>
      </w:r>
    </w:p>
    <w:p w14:paraId="4D0BFC42" w14:textId="77777777" w:rsidR="00C04DDF" w:rsidRPr="00E6133D" w:rsidRDefault="00C04DDF" w:rsidP="00C04DDF">
      <w:pPr>
        <w:ind w:left="720"/>
        <w:contextualSpacing/>
        <w:rPr>
          <w:rFonts w:ascii="Arial" w:hAnsi="Arial" w:cs="Arial"/>
          <w:sz w:val="20"/>
          <w:szCs w:val="20"/>
        </w:rPr>
      </w:pPr>
      <w:r w:rsidRPr="00E6133D">
        <w:rPr>
          <w:rFonts w:ascii="Arial" w:hAnsi="Arial" w:cs="Arial"/>
          <w:sz w:val="20"/>
          <w:szCs w:val="20"/>
        </w:rPr>
        <w:t>Main Text</w:t>
      </w:r>
    </w:p>
    <w:p w14:paraId="5FD93F79" w14:textId="77777777" w:rsidR="00C04DDF" w:rsidRDefault="00C04DDF" w:rsidP="00C04DDF">
      <w:pPr>
        <w:ind w:left="720"/>
        <w:rPr>
          <w:rFonts w:ascii="Arial" w:hAnsi="Arial" w:cs="Arial"/>
          <w:b/>
          <w:color w:val="000000"/>
          <w:sz w:val="20"/>
          <w:szCs w:val="20"/>
        </w:rPr>
      </w:pPr>
      <w:r w:rsidRPr="00E6133D">
        <w:rPr>
          <w:rFonts w:ascii="Arial" w:hAnsi="Arial" w:cs="Arial"/>
          <w:sz w:val="20"/>
          <w:szCs w:val="20"/>
        </w:rPr>
        <w:t xml:space="preserve">Figures 1 to </w:t>
      </w:r>
      <w:r>
        <w:rPr>
          <w:rFonts w:ascii="Arial" w:hAnsi="Arial" w:cs="Arial"/>
          <w:sz w:val="20"/>
          <w:szCs w:val="20"/>
        </w:rPr>
        <w:t>4</w:t>
      </w:r>
      <w:bookmarkStart w:id="12" w:name="30j0zll" w:colFirst="0" w:colLast="0"/>
      <w:bookmarkStart w:id="13" w:name="1fob9te" w:colFirst="0" w:colLast="0"/>
      <w:bookmarkEnd w:id="12"/>
      <w:bookmarkEnd w:id="13"/>
    </w:p>
    <w:p w14:paraId="40594347" w14:textId="77777777" w:rsidR="00993F13" w:rsidRDefault="00993F13" w:rsidP="00961490">
      <w:pPr>
        <w:keepNext/>
        <w:pBdr>
          <w:top w:val="nil"/>
          <w:left w:val="nil"/>
          <w:bottom w:val="nil"/>
          <w:right w:val="nil"/>
          <w:between w:val="nil"/>
        </w:pBdr>
        <w:spacing w:before="240" w:after="60"/>
        <w:rPr>
          <w:rFonts w:ascii="Arial" w:hAnsi="Arial" w:cs="Arial"/>
          <w:b/>
          <w:color w:val="000000"/>
          <w:sz w:val="20"/>
          <w:szCs w:val="20"/>
        </w:rPr>
      </w:pPr>
      <w:r>
        <w:rPr>
          <w:rFonts w:ascii="Arial" w:hAnsi="Arial" w:cs="Arial"/>
          <w:b/>
          <w:color w:val="000000"/>
          <w:sz w:val="20"/>
          <w:szCs w:val="20"/>
        </w:rPr>
        <w:br w:type="page"/>
      </w:r>
    </w:p>
    <w:p w14:paraId="6F4BB504" w14:textId="77777777" w:rsidR="00C04DDF" w:rsidRDefault="00C04DDF" w:rsidP="00C04DDF">
      <w:pPr>
        <w:rPr>
          <w:rFonts w:ascii="Arial" w:eastAsia="Times New Roman" w:hAnsi="Arial" w:cs="Arial"/>
          <w:b/>
          <w:bCs/>
          <w:sz w:val="20"/>
          <w:szCs w:val="20"/>
        </w:rPr>
      </w:pPr>
      <w:r>
        <w:rPr>
          <w:rFonts w:ascii="Arial" w:eastAsia="Times New Roman" w:hAnsi="Arial" w:cs="Arial"/>
          <w:b/>
          <w:bCs/>
          <w:sz w:val="20"/>
          <w:szCs w:val="20"/>
        </w:rPr>
        <w:lastRenderedPageBreak/>
        <w:t>Abstract:</w:t>
      </w:r>
    </w:p>
    <w:p w14:paraId="466C5483" w14:textId="77777777" w:rsidR="00C04DDF" w:rsidRDefault="00C04DDF" w:rsidP="00C04DDF">
      <w:pPr>
        <w:rPr>
          <w:rFonts w:ascii="Arial" w:eastAsia="Times New Roman" w:hAnsi="Arial" w:cs="Arial"/>
          <w:sz w:val="20"/>
          <w:szCs w:val="20"/>
        </w:rPr>
      </w:pPr>
      <w:r w:rsidRPr="00AA2FC1">
        <w:rPr>
          <w:rFonts w:ascii="Arial" w:eastAsia="Times New Roman" w:hAnsi="Arial" w:cs="Arial"/>
          <w:b/>
          <w:bCs/>
          <w:sz w:val="20"/>
          <w:szCs w:val="20"/>
        </w:rPr>
        <w:t>Background:</w:t>
      </w:r>
      <w:r>
        <w:rPr>
          <w:rFonts w:ascii="Arial" w:eastAsia="Times New Roman" w:hAnsi="Arial" w:cs="Arial"/>
          <w:sz w:val="20"/>
          <w:szCs w:val="20"/>
        </w:rPr>
        <w:t xml:space="preserve"> </w:t>
      </w:r>
      <w:r w:rsidRPr="00961490">
        <w:rPr>
          <w:rFonts w:ascii="Arial" w:eastAsia="Times New Roman" w:hAnsi="Arial" w:cs="Arial"/>
          <w:sz w:val="20"/>
          <w:szCs w:val="20"/>
        </w:rPr>
        <w:t xml:space="preserve">Evolutionary tradeoffs between life-history strategies are </w:t>
      </w:r>
      <w:r>
        <w:rPr>
          <w:rFonts w:ascii="Arial" w:eastAsia="Times New Roman" w:hAnsi="Arial" w:cs="Arial"/>
          <w:sz w:val="20"/>
          <w:szCs w:val="20"/>
        </w:rPr>
        <w:t xml:space="preserve">important in </w:t>
      </w:r>
      <w:r w:rsidRPr="00961490">
        <w:rPr>
          <w:rFonts w:ascii="Arial" w:eastAsia="Times New Roman" w:hAnsi="Arial" w:cs="Arial"/>
          <w:sz w:val="20"/>
          <w:szCs w:val="20"/>
        </w:rPr>
        <w:t xml:space="preserve">animal evolution. </w:t>
      </w:r>
      <w:r>
        <w:rPr>
          <w:rFonts w:ascii="Arial" w:eastAsia="Times New Roman" w:hAnsi="Arial" w:cs="Arial"/>
          <w:sz w:val="20"/>
          <w:szCs w:val="20"/>
        </w:rPr>
        <w:t>B</w:t>
      </w:r>
      <w:r w:rsidRPr="00961490">
        <w:rPr>
          <w:rFonts w:ascii="Arial" w:eastAsia="Times New Roman" w:hAnsi="Arial" w:cs="Arial"/>
          <w:sz w:val="20"/>
          <w:szCs w:val="20"/>
        </w:rPr>
        <w:t xml:space="preserve">ecause microbes can influence </w:t>
      </w:r>
      <w:r>
        <w:rPr>
          <w:rFonts w:ascii="Arial" w:eastAsia="Times New Roman" w:hAnsi="Arial" w:cs="Arial"/>
          <w:sz w:val="20"/>
          <w:szCs w:val="20"/>
        </w:rPr>
        <w:t xml:space="preserve">multiple </w:t>
      </w:r>
      <w:r w:rsidRPr="00961490">
        <w:rPr>
          <w:rFonts w:ascii="Arial" w:eastAsia="Times New Roman" w:hAnsi="Arial" w:cs="Arial"/>
          <w:sz w:val="20"/>
          <w:szCs w:val="20"/>
        </w:rPr>
        <w:t>aspects of host physiology</w:t>
      </w:r>
      <w:r>
        <w:rPr>
          <w:rFonts w:ascii="Arial" w:eastAsia="Times New Roman" w:hAnsi="Arial" w:cs="Arial"/>
          <w:sz w:val="20"/>
          <w:szCs w:val="20"/>
        </w:rPr>
        <w:t>, including growth rate and susceptibility to disease or stress</w:t>
      </w:r>
      <w:r w:rsidRPr="00961490">
        <w:rPr>
          <w:rFonts w:ascii="Arial" w:eastAsia="Times New Roman" w:hAnsi="Arial" w:cs="Arial"/>
          <w:sz w:val="20"/>
          <w:szCs w:val="20"/>
        </w:rPr>
        <w:t xml:space="preserve">, changes in animal-microbial symbioses have the potential to mediate life-history tradeoffs.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provide a biodiverse</w:t>
      </w:r>
      <w:r>
        <w:rPr>
          <w:rFonts w:ascii="Arial" w:eastAsia="Times New Roman" w:hAnsi="Arial" w:cs="Arial"/>
          <w:sz w:val="20"/>
          <w:szCs w:val="20"/>
        </w:rPr>
        <w:t>,</w:t>
      </w:r>
      <w:r w:rsidRPr="00961490">
        <w:rPr>
          <w:rFonts w:ascii="Arial" w:eastAsia="Times New Roman" w:hAnsi="Arial" w:cs="Arial"/>
          <w:sz w:val="20"/>
          <w:szCs w:val="20"/>
        </w:rPr>
        <w:t xml:space="preserve"> data-rich</w:t>
      </w:r>
      <w:r>
        <w:rPr>
          <w:rFonts w:ascii="Arial" w:eastAsia="Times New Roman" w:hAnsi="Arial" w:cs="Arial"/>
          <w:sz w:val="20"/>
          <w:szCs w:val="20"/>
        </w:rPr>
        <w:t xml:space="preserve">, and </w:t>
      </w:r>
      <w:proofErr w:type="gramStart"/>
      <w:r>
        <w:rPr>
          <w:rFonts w:ascii="Arial" w:eastAsia="Times New Roman" w:hAnsi="Arial" w:cs="Arial"/>
          <w:sz w:val="20"/>
          <w:szCs w:val="20"/>
        </w:rPr>
        <w:t>ecologically-relevant</w:t>
      </w:r>
      <w:proofErr w:type="gramEnd"/>
      <w:r w:rsidRPr="00961490">
        <w:rPr>
          <w:rFonts w:ascii="Arial" w:eastAsia="Times New Roman" w:hAnsi="Arial" w:cs="Arial"/>
          <w:sz w:val="20"/>
          <w:szCs w:val="20"/>
        </w:rPr>
        <w:t xml:space="preserve"> host system to </w:t>
      </w:r>
      <w:r>
        <w:rPr>
          <w:rFonts w:ascii="Arial" w:eastAsia="Times New Roman" w:hAnsi="Arial" w:cs="Arial"/>
          <w:sz w:val="20"/>
          <w:szCs w:val="20"/>
        </w:rPr>
        <w:t>explore</w:t>
      </w:r>
      <w:r w:rsidRPr="00961490">
        <w:rPr>
          <w:rFonts w:ascii="Arial" w:eastAsia="Times New Roman" w:hAnsi="Arial" w:cs="Arial"/>
          <w:sz w:val="20"/>
          <w:szCs w:val="20"/>
        </w:rPr>
        <w:t xml:space="preserve"> this idea</w:t>
      </w:r>
      <w:r>
        <w:rPr>
          <w:rFonts w:ascii="Arial" w:eastAsia="Times New Roman" w:hAnsi="Arial" w:cs="Arial"/>
          <w:sz w:val="20"/>
          <w:szCs w:val="20"/>
        </w:rPr>
        <w:t xml:space="preserve">. </w:t>
      </w:r>
    </w:p>
    <w:p w14:paraId="44F2FB62" w14:textId="377ABDE3" w:rsidR="00C04DDF" w:rsidRDefault="00C04DDF" w:rsidP="00C04DDF">
      <w:pPr>
        <w:rPr>
          <w:rFonts w:ascii="Arial" w:eastAsia="Times New Roman" w:hAnsi="Arial" w:cs="Arial"/>
          <w:sz w:val="20"/>
          <w:szCs w:val="20"/>
        </w:rPr>
      </w:pPr>
      <w:r w:rsidRPr="00AA2FC1">
        <w:rPr>
          <w:rFonts w:ascii="Arial" w:eastAsia="Times New Roman" w:hAnsi="Arial" w:cs="Arial"/>
          <w:b/>
          <w:bCs/>
          <w:sz w:val="20"/>
          <w:szCs w:val="20"/>
        </w:rPr>
        <w:t>Results</w:t>
      </w:r>
      <w:r w:rsidRPr="00AA2FC1">
        <w:rPr>
          <w:rFonts w:ascii="Arial" w:eastAsia="Times New Roman" w:hAnsi="Arial" w:cs="Arial"/>
          <w:b/>
          <w:bCs/>
          <w:i/>
          <w:iCs/>
          <w:sz w:val="20"/>
          <w:szCs w:val="20"/>
        </w:rPr>
        <w:t>:</w:t>
      </w:r>
      <w:r w:rsidRPr="00AA2FC1">
        <w:rPr>
          <w:rFonts w:ascii="Arial" w:eastAsia="Times New Roman" w:hAnsi="Arial" w:cs="Arial"/>
          <w:i/>
          <w:iCs/>
          <w:sz w:val="20"/>
          <w:szCs w:val="20"/>
        </w:rPr>
        <w:t xml:space="preserve"> </w:t>
      </w:r>
      <w:r w:rsidRPr="00961490">
        <w:rPr>
          <w:rFonts w:ascii="Arial" w:eastAsia="Times New Roman" w:hAnsi="Arial" w:cs="Arial"/>
          <w:sz w:val="20"/>
          <w:szCs w:val="20"/>
        </w:rPr>
        <w:t>Using a comparative approach, we tested if coral microbiomes correlate with disease susceptibility across 425 million years of coral evolution by co</w:t>
      </w:r>
      <w:r>
        <w:rPr>
          <w:rFonts w:ascii="Arial" w:eastAsia="Times New Roman" w:hAnsi="Arial" w:cs="Arial"/>
          <w:sz w:val="20"/>
          <w:szCs w:val="20"/>
        </w:rPr>
        <w:t>nducting</w:t>
      </w:r>
      <w:r w:rsidRPr="00961490">
        <w:rPr>
          <w:rFonts w:ascii="Arial" w:eastAsia="Times New Roman" w:hAnsi="Arial" w:cs="Arial"/>
          <w:sz w:val="20"/>
          <w:szCs w:val="20"/>
        </w:rPr>
        <w:t xml:space="preserve"> a cross-species coral microbiome survey (the “Global Coral Microbiome Project”) </w:t>
      </w:r>
      <w:r>
        <w:rPr>
          <w:rFonts w:ascii="Arial" w:eastAsia="Times New Roman" w:hAnsi="Arial" w:cs="Arial"/>
          <w:sz w:val="20"/>
          <w:szCs w:val="20"/>
        </w:rPr>
        <w:t xml:space="preserve">and combining the results </w:t>
      </w:r>
      <w:r w:rsidRPr="00961490">
        <w:rPr>
          <w:rFonts w:ascii="Arial" w:eastAsia="Times New Roman" w:hAnsi="Arial" w:cs="Arial"/>
          <w:sz w:val="20"/>
          <w:szCs w:val="20"/>
        </w:rPr>
        <w:t>with long-term</w:t>
      </w:r>
      <w:r>
        <w:rPr>
          <w:rFonts w:ascii="Arial" w:eastAsia="Times New Roman" w:hAnsi="Arial" w:cs="Arial"/>
          <w:sz w:val="20"/>
          <w:szCs w:val="20"/>
        </w:rPr>
        <w:t xml:space="preserve"> global </w:t>
      </w:r>
      <w:r w:rsidRPr="00961490">
        <w:rPr>
          <w:rFonts w:ascii="Arial" w:eastAsia="Times New Roman" w:hAnsi="Arial" w:cs="Arial"/>
          <w:sz w:val="20"/>
          <w:szCs w:val="20"/>
        </w:rPr>
        <w:t xml:space="preserve">disease prevalence </w:t>
      </w:r>
      <w:r>
        <w:rPr>
          <w:rFonts w:ascii="Arial" w:eastAsia="Times New Roman" w:hAnsi="Arial" w:cs="Arial"/>
          <w:sz w:val="20"/>
          <w:szCs w:val="20"/>
        </w:rPr>
        <w:t xml:space="preserve">and coral trait </w:t>
      </w:r>
      <w:r w:rsidRPr="00961490">
        <w:rPr>
          <w:rFonts w:ascii="Arial" w:eastAsia="Times New Roman" w:hAnsi="Arial" w:cs="Arial"/>
          <w:sz w:val="20"/>
          <w:szCs w:val="20"/>
        </w:rPr>
        <w:t>data. Interpreting these data in their phylogenetic context, we show that microbial dominance predict</w:t>
      </w:r>
      <w:r>
        <w:rPr>
          <w:rFonts w:ascii="Arial" w:eastAsia="Times New Roman" w:hAnsi="Arial" w:cs="Arial"/>
          <w:sz w:val="20"/>
          <w:szCs w:val="20"/>
        </w:rPr>
        <w:t>s</w:t>
      </w:r>
      <w:r w:rsidRPr="00961490">
        <w:rPr>
          <w:rFonts w:ascii="Arial" w:eastAsia="Times New Roman" w:hAnsi="Arial" w:cs="Arial"/>
          <w:sz w:val="20"/>
          <w:szCs w:val="20"/>
        </w:rPr>
        <w:t xml:space="preserve"> disease </w:t>
      </w:r>
      <w:proofErr w:type="gramStart"/>
      <w:r w:rsidRPr="00961490">
        <w:rPr>
          <w:rFonts w:ascii="Arial" w:eastAsia="Times New Roman" w:hAnsi="Arial" w:cs="Arial"/>
          <w:sz w:val="20"/>
          <w:szCs w:val="20"/>
        </w:rPr>
        <w:t>susceptibility</w:t>
      </w:r>
      <w:r>
        <w:rPr>
          <w:rFonts w:ascii="Arial" w:eastAsia="Times New Roman" w:hAnsi="Arial" w:cs="Arial"/>
          <w:sz w:val="20"/>
          <w:szCs w:val="20"/>
        </w:rPr>
        <w:t>, and</w:t>
      </w:r>
      <w:proofErr w:type="gramEnd"/>
      <w:r>
        <w:rPr>
          <w:rFonts w:ascii="Arial" w:eastAsia="Times New Roman" w:hAnsi="Arial" w:cs="Arial"/>
          <w:sz w:val="20"/>
          <w:szCs w:val="20"/>
        </w:rPr>
        <w:t xml:space="preserve"> </w:t>
      </w:r>
      <w:r w:rsidRPr="00961490">
        <w:rPr>
          <w:rFonts w:ascii="Arial" w:eastAsia="Times New Roman" w:hAnsi="Arial" w:cs="Arial"/>
          <w:sz w:val="20"/>
          <w:szCs w:val="20"/>
        </w:rPr>
        <w:t>trace</w:t>
      </w:r>
      <w:r>
        <w:rPr>
          <w:rFonts w:ascii="Arial" w:eastAsia="Times New Roman" w:hAnsi="Arial" w:cs="Arial"/>
          <w:sz w:val="20"/>
          <w:szCs w:val="20"/>
        </w:rPr>
        <w:t>d</w:t>
      </w:r>
      <w:r w:rsidRPr="00961490">
        <w:rPr>
          <w:rFonts w:ascii="Arial" w:eastAsia="Times New Roman" w:hAnsi="Arial" w:cs="Arial"/>
          <w:sz w:val="20"/>
          <w:szCs w:val="20"/>
        </w:rPr>
        <w:t xml:space="preserve"> this dominance-disease association to a single putatively beneficial symbiont</w:t>
      </w:r>
      <w:ins w:id="14" w:author="Microsoft Office User" w:date="2024-10-28T13:01:00Z">
        <w:r>
          <w:rPr>
            <w:rFonts w:ascii="Arial" w:eastAsia="Times New Roman" w:hAnsi="Arial" w:cs="Arial"/>
            <w:sz w:val="20"/>
            <w:szCs w:val="20"/>
          </w:rPr>
          <w:t xml:space="preserve"> genus</w:t>
        </w:r>
      </w:ins>
      <w:r w:rsidRPr="00961490">
        <w:rPr>
          <w:rFonts w:ascii="Arial" w:eastAsia="Times New Roman" w:hAnsi="Arial" w:cs="Arial"/>
          <w:sz w:val="20"/>
          <w:szCs w:val="20"/>
        </w:rPr>
        <w:t xml:space="preserve">, </w:t>
      </w:r>
      <w:r w:rsidRPr="00961490">
        <w:rPr>
          <w:rFonts w:ascii="Arial" w:eastAsia="Times New Roman" w:hAnsi="Arial" w:cs="Arial"/>
          <w:i/>
          <w:sz w:val="20"/>
          <w:szCs w:val="20"/>
        </w:rPr>
        <w:t>Endozoicomonas</w:t>
      </w:r>
      <w:r>
        <w:rPr>
          <w:rFonts w:ascii="Arial" w:eastAsia="Times New Roman" w:hAnsi="Arial" w:cs="Arial"/>
          <w:i/>
          <w:sz w:val="20"/>
          <w:szCs w:val="20"/>
        </w:rPr>
        <w:t xml:space="preserve">. Endozoicomonas </w:t>
      </w:r>
      <w:r w:rsidRPr="00961490">
        <w:rPr>
          <w:rFonts w:ascii="Arial" w:eastAsia="Times New Roman" w:hAnsi="Arial" w:cs="Arial"/>
          <w:sz w:val="20"/>
          <w:szCs w:val="20"/>
        </w:rPr>
        <w:t>relative abundance in coral tissue explained 30% of variation in disease susceptibility and 60% of variation in microbiome dominance across 40 coral genera</w:t>
      </w:r>
      <w:r>
        <w:rPr>
          <w:rFonts w:ascii="Arial" w:eastAsia="Times New Roman" w:hAnsi="Arial" w:cs="Arial"/>
          <w:sz w:val="20"/>
          <w:szCs w:val="20"/>
        </w:rPr>
        <w:t xml:space="preserve">, while also correlating </w:t>
      </w:r>
      <w:r w:rsidRPr="00961490">
        <w:rPr>
          <w:rFonts w:ascii="Arial" w:eastAsia="Times New Roman" w:hAnsi="Arial" w:cs="Arial"/>
          <w:sz w:val="20"/>
          <w:szCs w:val="20"/>
        </w:rPr>
        <w:t xml:space="preserve">strongly with high growth rates. </w:t>
      </w:r>
    </w:p>
    <w:p w14:paraId="38A2B79E" w14:textId="77777777" w:rsidR="00C04DDF" w:rsidRPr="00281EC4" w:rsidRDefault="00C04DDF" w:rsidP="00C04DDF">
      <w:pPr>
        <w:rPr>
          <w:rFonts w:ascii="Arial" w:eastAsia="Times New Roman" w:hAnsi="Arial" w:cs="Arial"/>
          <w:sz w:val="20"/>
          <w:szCs w:val="20"/>
        </w:rPr>
      </w:pPr>
      <w:r w:rsidRPr="00AA2FC1">
        <w:rPr>
          <w:rFonts w:ascii="Arial" w:eastAsia="Times New Roman" w:hAnsi="Arial" w:cs="Arial"/>
          <w:b/>
          <w:bCs/>
          <w:sz w:val="20"/>
          <w:szCs w:val="20"/>
        </w:rPr>
        <w:t>Conclusions:</w:t>
      </w:r>
      <w:r>
        <w:rPr>
          <w:rFonts w:ascii="Arial" w:eastAsia="Times New Roman" w:hAnsi="Arial" w:cs="Arial"/>
          <w:sz w:val="20"/>
          <w:szCs w:val="20"/>
        </w:rPr>
        <w:t xml:space="preserve"> </w:t>
      </w:r>
      <w:r w:rsidRPr="00961490">
        <w:rPr>
          <w:rFonts w:ascii="Arial" w:eastAsia="Times New Roman" w:hAnsi="Arial" w:cs="Arial"/>
          <w:sz w:val="20"/>
          <w:szCs w:val="20"/>
        </w:rPr>
        <w:t xml:space="preserve">These results demonstrate that the evolution of </w:t>
      </w:r>
      <w:r w:rsidRPr="007141C2">
        <w:rPr>
          <w:rFonts w:ascii="Arial" w:eastAsia="Times New Roman" w:hAnsi="Arial" w:cs="Arial"/>
          <w:i/>
          <w:iCs/>
          <w:sz w:val="20"/>
          <w:szCs w:val="20"/>
        </w:rPr>
        <w:t>Endozoicomon</w:t>
      </w:r>
      <w:r>
        <w:rPr>
          <w:rFonts w:ascii="Arial" w:eastAsia="Times New Roman" w:hAnsi="Arial" w:cs="Arial"/>
          <w:i/>
          <w:iCs/>
          <w:sz w:val="20"/>
          <w:szCs w:val="20"/>
        </w:rPr>
        <w:t>a</w:t>
      </w:r>
      <w:r w:rsidRPr="007141C2">
        <w:rPr>
          <w:rFonts w:ascii="Arial" w:eastAsia="Times New Roman" w:hAnsi="Arial" w:cs="Arial"/>
          <w:i/>
          <w:iCs/>
          <w:sz w:val="20"/>
          <w:szCs w:val="20"/>
        </w:rPr>
        <w:t>s</w:t>
      </w:r>
      <w:r w:rsidRPr="00961490">
        <w:rPr>
          <w:rFonts w:ascii="Arial" w:eastAsia="Times New Roman" w:hAnsi="Arial" w:cs="Arial"/>
          <w:sz w:val="20"/>
          <w:szCs w:val="20"/>
        </w:rPr>
        <w:t xml:space="preserve"> </w:t>
      </w:r>
      <w:r>
        <w:rPr>
          <w:rFonts w:ascii="Arial" w:eastAsia="Times New Roman" w:hAnsi="Arial" w:cs="Arial"/>
          <w:sz w:val="20"/>
          <w:szCs w:val="20"/>
        </w:rPr>
        <w:t xml:space="preserve">symbiosis </w:t>
      </w:r>
      <w:r w:rsidRPr="00961490">
        <w:rPr>
          <w:rFonts w:ascii="Arial" w:eastAsia="Times New Roman" w:hAnsi="Arial" w:cs="Arial"/>
          <w:sz w:val="20"/>
          <w:szCs w:val="20"/>
        </w:rPr>
        <w:t xml:space="preserve">in corals correlates with both disease prevalence and growth </w:t>
      </w:r>
      <w:proofErr w:type="gramStart"/>
      <w:r w:rsidRPr="00961490">
        <w:rPr>
          <w:rFonts w:ascii="Arial" w:eastAsia="Times New Roman" w:hAnsi="Arial" w:cs="Arial"/>
          <w:sz w:val="20"/>
          <w:szCs w:val="20"/>
        </w:rPr>
        <w:t>rate</w:t>
      </w:r>
      <w:r>
        <w:rPr>
          <w:rFonts w:ascii="Arial" w:eastAsia="Times New Roman" w:hAnsi="Arial" w:cs="Arial"/>
          <w:sz w:val="20"/>
          <w:szCs w:val="20"/>
        </w:rPr>
        <w:t>, and</w:t>
      </w:r>
      <w:proofErr w:type="gramEnd"/>
      <w:r>
        <w:rPr>
          <w:rFonts w:ascii="Arial" w:eastAsia="Times New Roman" w:hAnsi="Arial" w:cs="Arial"/>
          <w:sz w:val="20"/>
          <w:szCs w:val="20"/>
        </w:rPr>
        <w:t xml:space="preserve"> suggest a mediating role</w:t>
      </w:r>
      <w:r w:rsidRPr="00961490">
        <w:rPr>
          <w:rFonts w:ascii="Arial" w:eastAsia="Times New Roman" w:hAnsi="Arial" w:cs="Arial"/>
          <w:sz w:val="20"/>
          <w:szCs w:val="20"/>
        </w:rPr>
        <w:t>. Exploration of the mechanistic basis for these findings will be important for our understanding of how microbial symbios</w:t>
      </w:r>
      <w:r>
        <w:rPr>
          <w:rFonts w:ascii="Arial" w:eastAsia="Times New Roman" w:hAnsi="Arial" w:cs="Arial"/>
          <w:sz w:val="20"/>
          <w:szCs w:val="20"/>
        </w:rPr>
        <w:t>e</w:t>
      </w:r>
      <w:r w:rsidRPr="00961490">
        <w:rPr>
          <w:rFonts w:ascii="Arial" w:eastAsia="Times New Roman" w:hAnsi="Arial" w:cs="Arial"/>
          <w:sz w:val="20"/>
          <w:szCs w:val="20"/>
        </w:rPr>
        <w:t>s influence animal life-history tradeoffs.</w:t>
      </w:r>
    </w:p>
    <w:p w14:paraId="6504ACD6" w14:textId="73CF6858" w:rsidR="00961490" w:rsidRPr="00961490" w:rsidRDefault="00961490" w:rsidP="00961490">
      <w:pPr>
        <w:contextualSpacing/>
        <w:rPr>
          <w:rFonts w:ascii="Arial" w:eastAsia="Times New Roman" w:hAnsi="Arial" w:cs="Arial"/>
          <w:sz w:val="20"/>
          <w:szCs w:val="20"/>
        </w:rPr>
      </w:pPr>
      <w:r>
        <w:rPr>
          <w:rFonts w:ascii="Arial" w:hAnsi="Arial" w:cs="Arial"/>
          <w:b/>
          <w:color w:val="000000"/>
          <w:sz w:val="20"/>
          <w:szCs w:val="20"/>
        </w:rPr>
        <w:br w:type="page"/>
      </w:r>
    </w:p>
    <w:p w14:paraId="3FDA0085" w14:textId="055C7900"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lastRenderedPageBreak/>
        <w:t>Main Text</w:t>
      </w:r>
    </w:p>
    <w:p w14:paraId="08928279" w14:textId="3BBA3887" w:rsidR="00993F13" w:rsidRPr="00993F13" w:rsidRDefault="00993F13" w:rsidP="00961490">
      <w:pPr>
        <w:keepNext/>
        <w:pBdr>
          <w:top w:val="nil"/>
          <w:left w:val="nil"/>
          <w:bottom w:val="nil"/>
          <w:right w:val="nil"/>
          <w:between w:val="nil"/>
        </w:pBdr>
        <w:spacing w:before="240" w:after="60"/>
        <w:rPr>
          <w:rFonts w:ascii="Arial" w:eastAsia="Times New Roman" w:hAnsi="Arial" w:cs="Arial"/>
          <w:b/>
          <w:bCs/>
          <w:sz w:val="20"/>
          <w:szCs w:val="20"/>
        </w:rPr>
      </w:pPr>
      <w:r w:rsidRPr="00993F13">
        <w:rPr>
          <w:rFonts w:ascii="Arial" w:eastAsia="Times New Roman" w:hAnsi="Arial" w:cs="Arial"/>
          <w:b/>
          <w:bCs/>
          <w:sz w:val="20"/>
          <w:szCs w:val="20"/>
        </w:rPr>
        <w:t>Introduction</w:t>
      </w:r>
    </w:p>
    <w:p w14:paraId="74A5EE23" w14:textId="676C65F8"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Tradeoffs in life-history strategy are key features in animal evolution</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{"citationID":"0G1AhhrH","properties":{"formattedCitation":"\\super 1,2\\nosupersub{}","plainCitation":"1,2","noteIndex":0},"citationItems":[{"id":1771,"uris":["http://zotero.org/groups/2769688/items/QIA57APR"],"itemData":{"id":1771,"type":"article-journal","abstract":"Animals exhibit an extraordinary diversity of life history strategies. These realized combinations of survival, development and reproduction are predicted to be constrained by physiological limitations and by trade-offs in resource allocation. However, our understanding of these patterns is restricted to a few taxonomic groups. Using demographic data from 121 species, ranging from humans to sponges, we test whether such trade-offs universally shape animal life history strategies. We show that, after accounting for body mass and phylogenetic relatedness, 71% of the variation in animal life history strategies can be explained by life history traits associated with the fast–slow continuum (pace of life) and with a second axis defined by the distribution of age-specific mortality hazards and the spread of reproduction. While we found that life history strategies are associated with metabolic rate and ecological modes of life, surprisingly similar life history strategies can be found across the phylogenetic and physiological diversity of animals.","container-title":"Nature Ecology &amp; Evolution","DOI":"10.1038/s41559-019-0938-7","ISSN":"2397-334X","issue":"8","journalAbbreviation":"Nat Ecol Evol","language":"en","license":"2019 The Author(s), under exclusive licence to Springer Nature Limited","note":"number: 8\npublisher: Nature Publishing Group","page":"1217-1224","source":"www.nature.com","title":"Animal life history is shaped by the pace of life and the distribution of age-specific mortality and reproduction","volume":"3","author":[{"family":"Healy","given":"Kevin"},{"family":"Ezard","given":"Thomas H. G."},{"family":"Jones","given":"Owen R."},{"family":"Salguero-Gómez","given":"Roberto"},{"family":"Buckley","given":"Yvonne M."}],"issued":{"date-parts":[["2019",8]]}}},{"id":2083,"uris":["http://zotero.org/groups/2769688/items/6ZCMW6WW"],"itemData":{"id":2083,"type":"article-journal","abstract":"Classifying the biological traits of organisms can test conceptual frameworks of life-history strategies and allow for predictions of how different species may respond to environmental disturbances. We apply a trait-based classification approach to a complex and threatened group of species, scleractinian corals. Using hierarchical clustering and random forests analyses, we identify up to four life-history strategies that appear globally consistent across 143 species of reef corals: competitive, weedy, stress-tolerant and generalist taxa, which are primarily separated by colony morphology, growth rate and reproductive mode. Documented shifts towards stress-tolerant, generalist and weedy species in coral reef communities are consistent with the expected responses of these life-history strategies. Our quantitative trait-based approach to classifying life-history strategies is objective, applicable to any taxa and a powerful tool that can be used to evaluate theories of community ecology and predict the impact of environmental and anthropogenic stressors on species assemblages.","container-title":"Ecology Letters","DOI":"10.1111/j.1461-0248.2012.01861.x","ISSN":"1461-0248","issue":"12","language":"en","license":"© 2012 Blackwell Publishing Ltd/CNRS","note":"_eprint: https://onlinelibrary.wiley.com/doi/pdf/10.1111/j.1461-0248.2012.01861.x","page":"1378-1386","source":"Wiley Online Library","title":"Evaluating life-history strategies of reef corals from species traits","volume":"15","author":[{"family":"Darling","given":"Emily S."},{"family":"Alvarez-Filip","given":"Lorenzo"},{"family":"Oliver","given":"Thomas A."},{"family":"McClanahan","given":"Timothy R."},{"family":"Côté","given":"Isabelle M."}],"issued":{"date-parts":[["2012"]]}}}],"schema":"https://github.com/citation-style-language/schema/raw/master/csl-citation.json"}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1,2</w:t>
      </w:r>
      <w:r w:rsidR="00BA052C">
        <w:rPr>
          <w:rFonts w:ascii="Arial" w:eastAsia="Times New Roman" w:hAnsi="Arial" w:cs="Arial"/>
          <w:sz w:val="20"/>
          <w:szCs w:val="20"/>
        </w:rPr>
        <w:fldChar w:fldCharType="end"/>
      </w:r>
      <w:r w:rsidRPr="00961490">
        <w:rPr>
          <w:rFonts w:ascii="Arial" w:eastAsia="Times New Roman" w:hAnsi="Arial" w:cs="Arial"/>
          <w:sz w:val="20"/>
          <w:szCs w:val="20"/>
        </w:rPr>
        <w:t>. These tradeoffs often involve differential investments in life-history traits such as growth rate</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{"citationID":"sFqfyv6R","properties":{"formattedCitation":"\\super 3\\nosupersub{}","plainCitation":"3","noteIndex":0},"citationItems":[{"id":1137,"uris":["http://zotero.org/groups/2769688/items/9WP3JA2E"],"itemData":{"id":1137,"type":"article-journal","abstract":"1. Evidence suggests that developing and maintaining an effective immune system may be costly and that an organism has to make a trade-off between immune function and other fitness-enhancing traits. To test for a trade-off between growth and immune function we carried out a meta-analysis of data from lines of poultry that had been divergently selected for either growth (body mass) or an aspect of immune function. This is relevant to our understanding of the evolution of immune function, but also because the increased prevalence of antibiotic-resistant bacteria and calls to restrict the use of antibiotics in the agricultural industry has made immune function of livestock an important theme. Has the selection of animals for rapid growth unintentionally resulted in reduced immune function? 2. The lines selected for increased growth all showed a strong and significant decrease in immune function (standard difference in means = 0·8; P &lt; 0·001). No difference was found between the effects on cellular or humoral immunity, although there were few data on cellular immunity, and hence this deserves more study. However, in the lines selected for immune function the effect on growth was heterogeneous and overall it was close to zero. 3. Testing for publication bias revealed that the effect of selection for body mass on immune function was robust. However, there was considerable heterogeneity in both body mass and immune function data. The heterogeneity in the growth-selected lines cannot be accounted for by gender or species: the only turkey line had an effect size between that of the two chicken lines. 4. In conclusion, we found that selection for growth does indeed compromise immune function, but selection for immune function did not consistently affect growth. This is in agreement with the supposition that the costs of growth are large relative to the costs of immune function, and on a practical level this suggests that it may be possible to breed animals for increased growth without loss of immune function.","container-title":"Functional Ecology","DOI":"10.1111/j.1365-2435.2010.01800.x","ISSN":"1365-2435","issue":"1","language":"en","license":"© 2010 The Authors. Functional Ecology © 2010 British Ecological Society","note":"_eprint: https://besjournals.onlinelibrary.wiley.com/doi/pdf/10.1111/j.1365-2435.2010.01800.x","page":"74-80","source":"Wiley Online Library","title":"Trade-off between growth and immune function: a meta-analysis of selection experiments","title-short":"Trade-off between growth and immune function","volume":"25","author":[{"family":"Most","given":"Peter J.","dropping-particle":"van der"},{"family":"Jong","given":"Berber","dropping-particle":"de"},{"family":"Parmentier","given":"Henk K."},{"family":"Verhulst","given":"Simon"}],"issued":{"date-parts":[["2011"]]}}}],"schema":"https://github.com/citation-style-language/schema/raw/master/csl-citation.json"}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3</w:t>
      </w:r>
      <w:r w:rsidR="00BA052C">
        <w:rPr>
          <w:rFonts w:ascii="Arial" w:eastAsia="Times New Roman" w:hAnsi="Arial" w:cs="Arial"/>
          <w:sz w:val="20"/>
          <w:szCs w:val="20"/>
        </w:rPr>
        <w:fldChar w:fldCharType="end"/>
      </w:r>
      <w:r w:rsidRPr="00961490">
        <w:rPr>
          <w:rFonts w:ascii="Arial" w:eastAsia="Times New Roman" w:hAnsi="Arial" w:cs="Arial"/>
          <w:sz w:val="20"/>
          <w:szCs w:val="20"/>
        </w:rPr>
        <w:t>; reproductive maturation, timing, and fecundity</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{"citationID":"vToRGh2p","properties":{"formattedCitation":"\\super 4\\nosupersub{}","plainCitation":"4","noteIndex":0},"citationItems":[{"id":1851,"uris":["http://zotero.org/groups/2769688/items/H2MVIJ9U"],"itemData":{"id":1851,"type":"article-journal","abstract":"Life history responses to environmental conditions include a combination of fecundity–survival schedules and behavioral strategies that yield the highest fitness in a given environment. In this study, we examined the pattern of covariation in avian life history strategies along an elevational gradient by comparing variation in life history traits, including most components of parental care, between phylogenetically paired taxa from low- and high-elevation sites. We found that high-elevation species had significantly lower annual fecundity but provided greater parental care to their offspring. However, a strong negative relationship between offspring number and duration of parental care along the elevational gradient suggested that high-elevation species were shifting investment from offspring number toward offspring quality. Although adult survival did not differ between high- and low-elevation species, higher juvenile survival may have compensated for lower annual fecundity in high-elevation species. The elevation at which breeding occurred strongly influenced the partitioning of parental behavior between sexes. Male participation in nestling provisioning was significantly greater in high-elevation species. In turn, altitudinal variation in the frequency of biparental care closely covaries with the intensity of sexual selection, ultimately resulting in the strong elevational pattern of sexual dimorphism. Moreover, elevational variation in costs of development and maintenance of secondary sexual traits constitutes an additional effect on fecundity–survival schedules along elevational gradients. Thus, a trade-off between fecundity and parental care, and associated interactions among morphological, life history, and behavioral traits play important roles in the evolution of life history strategies in birds.","container-title":"Ecology","DOI":"10.1890/0012-9658(2001)082[2948:EOLHAE]2.0.CO;2","ISSN":"1939-9170","issue":"10","language":"en","note":"_eprint: https://onlinelibrary.wiley.com/doi/pdf/10.1890/0012-9658%282001%29082%5B2948%3AEOLHAE%5D2.0.CO%3B2","page":"2948-2960","source":"Wiley Online Library","title":"Evolution of Life Histories Along Elevational Gradients: Trade-Off Between Parental Care and Fecundity","title-short":"Evolution of Life Histories Along Elevational Gradients","volume":"82","author":[{"family":"Badyaev","given":"Alexander V."},{"family":"Ghalambor","given":"Cameron K."}],"issued":{"date-parts":[["2001"]]}}}],"schema":"https://github.com/citation-style-language/schema/raw/master/csl-citation.json"}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4</w:t>
      </w:r>
      <w:r w:rsidR="00BA052C">
        <w:rPr>
          <w:rFonts w:ascii="Arial" w:eastAsia="Times New Roman" w:hAnsi="Arial" w:cs="Arial"/>
          <w:sz w:val="20"/>
          <w:szCs w:val="20"/>
        </w:rPr>
        <w:fldChar w:fldCharType="end"/>
      </w:r>
      <w:r w:rsidRPr="00961490">
        <w:rPr>
          <w:rFonts w:ascii="Arial" w:eastAsia="Times New Roman" w:hAnsi="Arial" w:cs="Arial"/>
          <w:sz w:val="20"/>
          <w:szCs w:val="20"/>
        </w:rPr>
        <w:t>; or resistance to stress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{"citationID":"8MBpH2Vd","properties":{"formattedCitation":"\\super 5\\nosupersub{}","plainCitation":"5","noteIndex":0},"citationItems":[{"id":1769,"uris":["http://zotero.org/groups/2769688/items/CNTH2NMT"],"itemData":{"id":1769,"type":"article-journal","abstract":"The frequency, duration and co-occurrence of several environmental stressors, such as heat waves and droughts, are increasing globally. Such multiple stressors may have compounding or interactive effects on animals, resulting in either additive or non-additive costs, but animals may mitigate these costs through various strategies of resource conservation or shifts in resource allocation. Through a factorial experiment, we investigated the independent and interactive effects of a simulated heat wave and water limitation on life-history, physiological and behavioral traits. We used the variable field cricket, Gryllus lineaticeps, which exhibits a wing dimorphism that mediates two distinct life-history strategies during early adulthood. Long-winged individuals invest in flight musculature and are typically flight capable, whereas short-winged individuals lack flight musculature and capacity. A comprehensive and integrative approach with G. lineaticeps allowed us to examine whether life-history strategy influenced the costs of multiple stressors as well as the resulting cost-limiting strategies. Concurrent heat wave and water limitation resulted in largely non-additive and single-stressor costs to important traits (e.g. survival and water balance), extensive shifts in resource allocation priorities (e.g. reduced prioritization of body mass) and a limited capacity to conserve resources (e.g. heat wave reduced energy use only when water was available). Life-history strategy influenced the emergency life-history stage because wing morphology and stressor(s) interacted to influence body mass, boldness behavior and immunocompetence. Our results demonstrate that water availability and life-history strategy should be incorporated into future studies integrating important conceptual frameworks of stress across a suite of traits – from survival and life history to behavior and physiology.","container-title":"Journal of Experimental Biology","DOI":"10.1242/jeb.236398","ISSN":"0022-0949","issue":"7","journalAbbreviation":"Journal of Experimental Biology","page":"jeb236398","source":"Silverchair","title":"When it's hot and dry: life-history strategy influences the effects of heat waves and water limitation","title-short":"When it's hot and dry","volume":"224","author":[{"family":"Padda","given":"Sugjit S."},{"family":"Glass","given":"Jordan R."},{"family":"Stahlschmidt","given":"Zachary R."}],"issued":{"date-parts":[["2021",4,15]]}}}],"schema":"https://github.com/citation-style-language/schema/raw/master/csl-citation.json"}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5</w:t>
      </w:r>
      <w:r w:rsidR="00BA052C">
        <w:rPr>
          <w:rFonts w:ascii="Arial" w:eastAsia="Times New Roman" w:hAnsi="Arial" w:cs="Arial"/>
          <w:sz w:val="20"/>
          <w:szCs w:val="20"/>
        </w:rPr>
        <w:fldChar w:fldCharType="end"/>
      </w:r>
      <w:r w:rsidRPr="00961490">
        <w:rPr>
          <w:rFonts w:ascii="Arial" w:eastAsia="Times New Roman" w:hAnsi="Arial" w:cs="Arial"/>
          <w:sz w:val="20"/>
          <w:szCs w:val="20"/>
        </w:rPr>
        <w:t>, predation</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{"citationID":"IhUUxsPc","properties":{"formattedCitation":"\\super 6\\nosupersub{}","plainCitation":"6","noteIndex":0},"citationItems":[{"id":1853,"uris":["http://zotero.org/groups/2769688/items/5C9LC2R4"],"itemData":{"id":1853,"type":"article-journal","abstract":"This study was designed to measure and separate the physiological costs of inducible defenses from life history trade—offs and maternal effects in the waterflea Daphnia pulex. Juveniles of D. pulex produce morphological changes ('neckteeth') and undergo life history shifts as defenses against predatory Chaoborus (phantom midge) larvae. These traits are induced by a chemical cue (kairomone) released by the predator. I performed life history experiments with and without Chaoborus kairomones at different food levels to quantify the induced changes and their potential physiological costs. The Daphnia clone used in this study also increased its body depth in response to the predator substance. Life history shifted toward a larger body size (both length and depth) and higher fecundity, which was balanced by an increased time to reach maturity and by increased adult instar durations. Reproductive effort was higher in the typical morph in the first adult instar, indicating resource allocation shifts towards growth in the protected morph. However, even in the absence of predation the chemically induced protected morph tended to show an increased intrinsic rate of population growth (r). The longer time to reach maturity was not a direct physiological cost of neckteeth production, but a trade—off for larger body size. The life history shifts are independent of neckteeth formation. Developmental mechanisms leading to life history changes occurred after neckteeth were induced and could thus be uncoupled from neckteeth formation and its direct costs. In this study no direct costs were found. Carbon incorporation rates for the two morphs, at high and low food, were not different. As a maternal effect, the large females of the induced morph produced larger neonates which, in turn, matured at a larger size. Morphological changes, life history shifts, and maternal effects acted in concert to form defenses against Chaoborus. This study shows that the often assumed high physiological costs resulting from the formation or maintenance of the defenses are not necessary to explain the evolution of inducible defenses. As morphological changes increase the visibility of Daphnia pulex, a fitness disadvantage can be caused by a changing predator regime (e.g., fish). The results of this study suggest that environments with changing predator selectivities favor the evolution of inducible defenses.","container-title":"Ecology","DOI":"10.2307/1940703","ISSN":"1939-9170","issue":"6","language":"en","note":"_eprint: https://onlinelibrary.wiley.com/doi/pdf/10.2307/1940703","page":"1691-1705","source":"Wiley Online Library","title":"Predator-Induced Morphological Defenses: Costs, Life History Shifts, and Maternal Effects in Daphnia Pulex","title-short":"Predator-Induced Morphological Defenses","volume":"76","author":[{"family":"Tollrian","given":"Ralpoh"}],"issued":{"date-parts":[["1995"]]}}}],"schema":"https://github.com/citation-style-language/schema/raw/master/csl-citation.json"}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6</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or disease</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{"citationID":"6D5usTiG","properties":{"formattedCitation":"\\super 7\\nosupersub{}","plainCitation":"7","noteIndex":0},"citationItems":[{"id":1855,"uris":["http://zotero.org/groups/2769688/items/TULZHXQW"],"itemData":{"id":1855,"type":"article-journal","abstract":"It has become increasingly clear that life-history patterns among the vertebrates have been shaped by the plethora and variety of immunological risks associated with parasitic faunas in their environments. Immunological competence could very well be the most important determinant of life-time reproductive success and fitness for many species. It is generally assumed by evolutionary ecologists that providing immunological defences to minimise such risks to the host is costly in terms of necessitating trade-offs with other nutrient-demanding processes such as growth, reproduction, and thermoregulation. Studies devoted to providing assessments of such costs and how they may force evolutionary trade-offs among life-history characters are few, especially for wild vertebrate species, and their results are widely scattered throughout the literature. In this paper we attempt to review this literature to obtain a better understanding of energetic and nutritional costs for maintaining a normal immune system and examine how costly it might be for a host who is forced to up-regulate its immunological defence mechanisms. The significance of these various costs to ecology and life history trade-offs among the vertebrates is explored. It is concluded that sufficient evidence exists to support the primary assumption that immunological defences are costly to the vertebrate host.","container-title":"Oikos","DOI":"10.1034/j.1600-0706.2000.880110.x","ISSN":"1600-0706","issue":"1","language":"en","note":"_eprint: https://onlinelibrary.wiley.com/doi/pdf/10.1034/j.1600-0706.2000.880110.x","page":"87-98","source":"Wiley Online Library","title":"Trade-offs in evolutionary immunology: just what is the cost of immunity?","title-short":"Trade-offs in evolutionary immunology","volume":"88","author":[{"family":"Lochmiller","given":"Robert L."},{"family":"Deerenberg","given":"Charlotte"}],"issued":{"date-parts":[["2000"]]}}}],"schema":"https://github.com/citation-style-language/schema/raw/master/csl-citation.json"}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7</w:t>
      </w:r>
      <w:r w:rsidR="00BA052C">
        <w:rPr>
          <w:rFonts w:ascii="Arial" w:eastAsia="Times New Roman" w:hAnsi="Arial" w:cs="Arial"/>
          <w:sz w:val="20"/>
          <w:szCs w:val="20"/>
        </w:rPr>
        <w:fldChar w:fldCharType="end"/>
      </w:r>
      <w:r w:rsidRPr="00961490">
        <w:rPr>
          <w:rFonts w:ascii="Arial" w:eastAsia="Times New Roman" w:hAnsi="Arial" w:cs="Arial"/>
          <w:sz w:val="20"/>
          <w:szCs w:val="20"/>
        </w:rPr>
        <w:t>. The fitness costs and benefits of these investments are often context-dependent</w:t>
      </w:r>
      <w:r w:rsidR="00993F13">
        <w:rPr>
          <w:rFonts w:ascii="Arial" w:eastAsia="Times New Roman" w:hAnsi="Arial" w:cs="Arial"/>
          <w:sz w:val="20"/>
          <w:szCs w:val="20"/>
        </w:rPr>
        <w:t xml:space="preserve"> and </w:t>
      </w:r>
      <w:r w:rsidRPr="00961490">
        <w:rPr>
          <w:rFonts w:ascii="Arial" w:eastAsia="Times New Roman" w:hAnsi="Arial" w:cs="Arial"/>
          <w:sz w:val="20"/>
          <w:szCs w:val="20"/>
        </w:rPr>
        <w:t>shifts in ecological or environmental conditions can favor some life-history strategies over others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{"citationID":"H4c8QLGS","properties":{"formattedCitation":"\\super 5\\nosupersub{}","plainCitation":"5","noteIndex":0},"citationItems":[{"id":1769,"uris":["http://zotero.org/groups/2769688/items/CNTH2NMT"],"itemData":{"id":1769,"type":"article-journal","abstract":"The frequency, duration and co-occurrence of several environmental stressors, such as heat waves and droughts, are increasing globally. Such multiple stressors may have compounding or interactive effects on animals, resulting in either additive or non-additive costs, but animals may mitigate these costs through various strategies of resource conservation or shifts in resource allocation. Through a factorial experiment, we investigated the independent and interactive effects of a simulated heat wave and water limitation on life-history, physiological and behavioral traits. We used the variable field cricket, Gryllus lineaticeps, which exhibits a wing dimorphism that mediates two distinct life-history strategies during early adulthood. Long-winged individuals invest in flight musculature and are typically flight capable, whereas short-winged individuals lack flight musculature and capacity. A comprehensive and integrative approach with G. lineaticeps allowed us to examine whether life-history strategy influenced the costs of multiple stressors as well as the resulting cost-limiting strategies. Concurrent heat wave and water limitation resulted in largely non-additive and single-stressor costs to important traits (e.g. survival and water balance), extensive shifts in resource allocation priorities (e.g. reduced prioritization of body mass) and a limited capacity to conserve resources (e.g. heat wave reduced energy use only when water was available). Life-history strategy influenced the emergency life-history stage because wing morphology and stressor(s) interacted to influence body mass, boldness behavior and immunocompetence. Our results demonstrate that water availability and life-history strategy should be incorporated into future studies integrating important conceptual frameworks of stress across a suite of traits – from survival and life history to behavior and physiology.","container-title":"Journal of Experimental Biology","DOI":"10.1242/jeb.236398","ISSN":"0022-0949","issue":"7","journalAbbreviation":"Journal of Experimental Biology","page":"jeb236398","source":"Silverchair","title":"When it's hot and dry: life-history strategy influences the effects of heat waves and water limitation","title-short":"When it's hot and dry","volume":"224","author":[{"family":"Padda","given":"Sugjit S."},{"family":"Glass","given":"Jordan R."},{"family":"Stahlschmidt","given":"Zachary R."}],"issued":{"date-parts":[["2021",4,15]]}}}],"schema":"https://github.com/citation-style-language/schema/raw/master/csl-citation.json"}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5</w:t>
      </w:r>
      <w:r w:rsidR="00BA052C">
        <w:rPr>
          <w:rFonts w:ascii="Arial" w:eastAsia="Times New Roman" w:hAnsi="Arial" w:cs="Arial"/>
          <w:sz w:val="20"/>
          <w:szCs w:val="20"/>
        </w:rPr>
        <w:fldChar w:fldCharType="end"/>
      </w:r>
      <w:r w:rsidRPr="00961490">
        <w:rPr>
          <w:rFonts w:ascii="Arial" w:eastAsia="Times New Roman" w:hAnsi="Arial" w:cs="Arial"/>
          <w:sz w:val="20"/>
          <w:szCs w:val="20"/>
        </w:rPr>
        <w:t>, sculpting trait evolution within animal lineages and reshaping ecological communities. Global climate change is shifting the patterns and prevalence of disease in many animal taxa, while increasing the virulence of some pathogens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{"citationID":"caZiiYdy","properties":{"formattedCitation":"\\super 8,9\\nosupersub{}","plainCitation":"8,9","noteIndex":0},"citationItems":[{"id":1104,"uris":["http://zotero.org/groups/2769688/items/X8Y2XAT8"],"itemData":{"id":1104,"type":"article-journal","container-title":"Nature Climate Change","DOI":"10.1038/nclimate2625","ISSN":"1758-678X, 1758-6798","issue":"7","journalAbbreviation":"Nature Clim Change","language":"en","page":"688-694","source":"DOI.org (Crossref)","title":"Projections of climate conditions that increase coral disease susceptibility and pathogen abundance and virulence","volume":"5","author":[{"family":"Maynard","given":"Jeffrey"},{"family":"Hooidonk","given":"Ruben","non-dropping-particle":"van"},{"family":"Eakin","given":"C. Mark"},{"family":"Puotinen","given":"Marjetta"},{"family":"Garren","given":"Melissa"},{"family":"Williams","given":"Gareth"},{"family":"Heron","given":"Scott F."},{"family":"Lamb","given":"Joleah"},{"family":"Weil","given":"Ernesto"},{"family":"Willis","given":"Bette"},{"family":"Harvell","given":"C. Drew"}],"issued":{"date-parts":[["2015",7]]}}},{"id":1928,"uris":["http://zotero.org/groups/2769688/items/8CQVZKNW"],"itemData":{"id":1928,"type":"article-journal","abstract":"It is relatively well accepted that climate change can affect human pathogenic diseases; however, the full extent of this risk remains poorly quantified. Here we carried out a systematic search for empirical examples about the impacts of ten climatic hazards sensitive to greenhouse gas (GHG) emissions on each known human pathogenic disease. We found that 58% (that is, 218 out of 375) of infectious diseases confronted by humanity worldwide have been at some point aggravated by climatic hazards; 16% were at times diminished. Empirical cases revealed 1,006 unique pathways in which climatic hazards, via different transmission types, led to pathogenic diseases. The human pathogenic diseases and transmission pathways aggravated by climatic hazards are too numerous for comprehensive societal adaptations, highlighting the urgent need to work at the source of the problem: reducing GHG emissions.","container-title":"Nature Climate Change","DOI":"10.1038/s41558-022-01426-1","ISSN":"1758-6798","issue":"9","journalAbbreviation":"Nat. Clim. Chang.","language":"en","license":"2022 The Author(s), under exclusive licence to Springer Nature Limited","note":"number: 9\npublisher: Nature Publishing Group","page":"869-875","source":"www.nature.com","title":"Over half of known human pathogenic diseases can be aggravated by climate change","volume":"12","author":[{"family":"Mora","given":"Camilo"},{"family":"McKenzie","given":"Tristan"},{"family":"Gaw","given":"Isabella M."},{"family":"Dean","given":"Jacqueline M."},{"family":"Hammerstein","given":"Hannah","non-dropping-particle":"von"},{"family":"Knudson","given":"Tabatha A."},{"family":"Setter","given":"Renee O."},{"family":"Smith","given":"Charlotte Z."},{"family":"Webster","given":"Kira M."},{"family":"Patz","given":"Jonathan A."},{"family":"Franklin","given":"Erik C."}],"issued":{"date-parts":[["2022",9]]}}}],"schema":"https://github.com/citation-style-language/schema/raw/master/csl-citation.json"}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8,9</w:t>
      </w:r>
      <w:r w:rsidR="00BA052C">
        <w:rPr>
          <w:rFonts w:ascii="Arial" w:eastAsia="Times New Roman" w:hAnsi="Arial" w:cs="Arial"/>
          <w:sz w:val="20"/>
          <w:szCs w:val="20"/>
        </w:rPr>
        <w:fldChar w:fldCharType="end"/>
      </w:r>
      <w:r w:rsidRPr="00961490">
        <w:rPr>
          <w:rFonts w:ascii="Arial" w:eastAsia="Times New Roman" w:hAnsi="Arial" w:cs="Arial"/>
          <w:sz w:val="20"/>
          <w:szCs w:val="20"/>
        </w:rPr>
        <w:t>. Identifying evolutionary tradeoffs and resulting trait correlations associated with disease susceptibility</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{"citationID":"Rj77Y2Mb","properties":{"formattedCitation":"\\super 10\\nosupersub{}","plainCitation":"10","noteIndex":0},"citationItems":[{"id":1767,"uris":["http://zotero.org/groups/2769688/items/3HLQ87H9"],"itemData":{"id":1767,"type":"article-journal","abstract":"Determining the factors governing investment in immunity is critical to understanding host–pathogen ecological and evolutionary dynamics. Studies often consider disease resistance in the context of life-history theory, with the expectation that investment in immunity will be optimized in anticipation of disease risk. Immunity, however, is constrained by context-dependent fitness costs. How the costs of immunity vary across life-history strategies has yet to be considered. Pea aphids are typically unwinged but produce winged offspring in response to high population densities and deteriorating conditions. This is an example of polyphenism, a strategy used by many organisms to adjust to environmental cues. The goal of this study was to examine the relationship between the fitness costs of immunity, pathogen resistance and the strength of an immune response across aphid morphs that differ in life-history strategy but are genetically identical. We measured fecundity of winged and unwinged aphids challenged with a heat-inactivated fungal pathogen, and found that immune costs are limited to winged aphids. We hypothesized that these costs reflect stronger investment in immunity in anticipation of higher disease risk, and that winged aphids would be more resistant due to a stronger immune response. However, producing wings is energetically expensive. This guided an alternative hypothesis – that investing resources into wings could lead to a reduced capacity to resist infection. We measured survival and pathogen load after live fungal infection, and we characterized the aphid immune response to fungi by measuring immune cell concentration and gene expression. We found that winged aphids are less resistant and mount a weaker immune response than unwinged aphids, demonstrating that winged aphids pay higher costs for a less effective immune response. Our results show that polyphenism is an understudied factor influencing the expression of immune costs. More generally, our work shows that in addition to disease resistance, the costs of immunity vary between individuals with different life-history strategies. We discuss the implications of these findings for understanding how organisms invest optimally in immunity in the light of context-dependent constraints.","container-title":"Journal of Animal Ecology","DOI":"10.1111/1365-2656.12657","ISSN":"1365-2656","issue":"3","language":"en","note":"_eprint: https://onlinelibrary.wiley.com/doi/pdf/10.1111/1365-2656.12657","page":"473-483","source":"Wiley Online Library","title":"Life-history strategy determines constraints on immune function","volume":"86","author":[{"family":"Parker","given":"Benjamin J."},{"family":"Barribeau","given":"Seth M."},{"family":"Laughton","given":"Alice M."},{"family":"Griffin","given":"Lynn H."},{"family":"Gerardo","given":"Nicole M."}],"issued":{"date-parts":[["2017"]]}}}],"schema":"https://github.com/citation-style-language/schema/raw/master/csl-citation.json"}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10</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can therefore help predict how species survival will shift with climate change.  </w:t>
      </w:r>
    </w:p>
    <w:p w14:paraId="1DF97A80" w14:textId="11EDB316" w:rsidR="00961490" w:rsidRDefault="00961490" w:rsidP="00993F13">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Although much research on evolutionary tradeoffs focuses on the traits of animals themselves, it is also well documented that the physiology</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{"citationID":"vU2PDldq","properties":{"formattedCitation":"\\super 11\\nosupersub{}","plainCitation":"11","noteIndex":0},"citationItems":[{"id":1623,"uris":["http://zotero.org/groups/2769688/items/J6VST85F"],"itemData":{"id":1623,"type":"article-journal","abstract":"At the current rate of climate change, it is unlikely that multicellular organisms will be able to adapt to changing environmental conditions through genetic recombination and natural selection alone. Thus, it is critical to understand alternative mechanisms that allow organisms to cope with rapid environmental changes. Here, we use the sea anemone Nematostella vectensis, which has evolved the capability of surviving in a wide range of temperatures and salinities, as a model to investigate the microbiota as a source of rapid adaptation. We long-term acclimate polyps of Nematostella to low, medium, and high temperatures, to test the impact of microbiota-mediated plasticity on animal acclimation. Using the same animal clonal line, propagated from a single polyp, allows us to eliminate the effects of the host genotype. The higher thermal tolerance of animals acclimated to high temperature can be transferred to non-acclimated animals through microbiota transplantation. The offspring fitness is highest from F0 females acclimated to high temperature and specific members of the acclimated microbiota are transmitted to the next generation. These results indicate that microbiota plasticity can contribute to animal thermal acclimation and its transmission to the next generation may represent a rapid mechanism for thermal adaptation.","container-title":"Nature Communications","DOI":"10.1038/s41467-022-31350-z","ISSN":"2041-1723","issue":"1","journalAbbreviation":"Nat Commun","language":"en","license":"2022 The Author(s)","note":"number: 1\npublisher: Nature Publishing Group","page":"3804","source":"www.nature.com","title":"Microbiota mediated plasticity promotes thermal adaptation in the sea anemone Nematostella vectensis","volume":"13","author":[{"family":"Baldassarre","given":"Laura"},{"family":"Ying","given":"Hua"},{"family":"Reitzel","given":"Adam M."},{"family":"Franzenburg","given":"Sören"},{"family":"Fraune","given":"Sebastian"}],"issued":{"date-parts":[["2022",7,1]]}}}],"schema":"https://github.com/citation-style-language/schema/raw/master/csl-citation.json"}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11</w:t>
      </w:r>
      <w:r w:rsidR="00BA052C">
        <w:rPr>
          <w:rFonts w:ascii="Arial" w:eastAsia="Times New Roman" w:hAnsi="Arial" w:cs="Arial"/>
          <w:sz w:val="20"/>
          <w:szCs w:val="20"/>
        </w:rPr>
        <w:fldChar w:fldCharType="end"/>
      </w:r>
      <w:r w:rsidRPr="00961490">
        <w:rPr>
          <w:rFonts w:ascii="Arial" w:eastAsia="Times New Roman" w:hAnsi="Arial" w:cs="Arial"/>
          <w:sz w:val="20"/>
          <w:szCs w:val="20"/>
        </w:rPr>
        <w:t>, fitness and even behavior</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{"citationID":"mY9JoHKS","properties":{"formattedCitation":"\\super 12\\nosupersub{}","plainCitation":"12","noteIndex":0},"citationItems":[{"id":1930,"uris":["http://zotero.org/groups/2769688/items/AN9WSCI8"],"itemData":{"id":1930,"type":"article-journal","container-title":"Science","DOI":"10.1126/science.1227412","issue":"6104","note":"publisher: American Association for the Advancement of Science","page":"198-199","source":"science.org (Atypon)","title":"Animal Behavior and the Microbiome","volume":"338","author":[{"family":"Ezenwa","given":"Vanessa O."},{"family":"Gerardo","given":"Nicole M."},{"family":"Inouye","given":"David W."},{"family":"Medina","given":"Mónica"},{"family":"Xavier","given":"Joao B."}],"issued":{"date-parts":[["2012",10,12]]}}}],"schema":"https://github.com/citation-style-language/schema/raw/master/csl-citation.json"}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12</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of many animals are influenced by their microbiomes. </w:t>
      </w:r>
      <w:r w:rsidR="00993F13">
        <w:rPr>
          <w:rFonts w:ascii="Arial" w:eastAsia="Times New Roman" w:hAnsi="Arial" w:cs="Arial"/>
          <w:sz w:val="20"/>
          <w:szCs w:val="20"/>
        </w:rPr>
        <w:t>Animal microbiomes have been linked</w:t>
      </w:r>
      <w:r w:rsidRPr="00961490">
        <w:rPr>
          <w:rFonts w:ascii="Arial" w:eastAsia="Times New Roman" w:hAnsi="Arial" w:cs="Arial"/>
          <w:sz w:val="20"/>
          <w:szCs w:val="20"/>
        </w:rPr>
        <w:t xml:space="preserve"> to multiple key life-history traits, including growth</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{"citationID":"N59xgxnU","properties":{"formattedCitation":"\\super 13\\nosupersub{}","plainCitation":"13","noteIndex":0},"citationItems":[{"id":1768,"uris":["http://zotero.org/groups/2769688/items/MQNPNLSJ"],"itemData":{"id":1768,"type":"article-journal","abstract":"Organisms are locally adapted when members of a population have a fitness advantage in one location relative to conspecifics in other geographies. For example, across latitudinal gradients, some organisms may trade off between traits that maximize fitness components in one, but not both, of somatic maintenance or reproductive output. Latitudinal gradients in life history strategies are traditionally attributed to environmental selection on an animal's genotype, without any consideration of the possible impact of associated microorganisms (“microbiota”) on life history traits. Here, we show in Drosophila melanogaster, a key model for studying local adaptation and life history strategy, that excluding the microbiota from definitions of local adaptation is a major shortfall. First, we reveal that an isogenic fly line reared with different bacteria varies the investment in early reproduction versus somatic maintenance. Next, we show that in wild fruit flies, the abundance of these same bacteria was correlated with the latitude and life history strategy of the flies, suggesting geographic specificity of the microbiota composition. Variation in microbiota composition of locally adapted D. melanogaster could be attributed to both the wild environment and host genetic selection. Finally, by eliminating or manipulating the microbiota of fly lines collected across a latitudinal gradient, we reveal that host genotype contributes to latitude-specific life history traits independent of the microbiota and that variation in the microbiota can suppress or reverse the differences between locally adapted fly lines. Together, these findings establish the microbiota composition of a model animal as an essential consideration in local adaptation.","container-title":"Molecular Ecology","DOI":"10.1111/mec.15344","ISSN":"1365-294X","issue":"3","language":"en","note":"_eprint: https://onlinelibrary.wiley.com/doi/pdf/10.1111/mec.15344","page":"639-653","source":"Wiley Online Library","title":"The microbiota influences the Drosophila melanogaster life history strategy","volume":"29","author":[{"family":"Walters","given":"Amber W."},{"family":"Hughes","given":"Rachel C."},{"family":"Call","given":"Tanner B."},{"family":"Walker","given":"Carson J."},{"family":"Wilcox","given":"Hailey"},{"family":"Petersen","given":"Samara C."},{"family":"Rudman","given":"Seth M."},{"family":"Newell","given":"Peter D."},{"family":"Douglas","given":"Angela E."},{"family":"Schmidt","given":"Paul S."},{"family":"Chaston","given":"John M."}],"issued":{"date-parts":[["2020"]]}}}],"schema":"https://github.com/citation-style-language/schema/raw/master/csl-citation.json"}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13</w:t>
      </w:r>
      <w:r w:rsidR="00BA052C">
        <w:rPr>
          <w:rFonts w:ascii="Arial" w:eastAsia="Times New Roman" w:hAnsi="Arial" w:cs="Arial"/>
          <w:sz w:val="20"/>
          <w:szCs w:val="20"/>
        </w:rPr>
        <w:fldChar w:fldCharType="end"/>
      </w:r>
      <w:r w:rsidRPr="00961490">
        <w:rPr>
          <w:rFonts w:ascii="Arial" w:eastAsia="Times New Roman" w:hAnsi="Arial" w:cs="Arial"/>
          <w:sz w:val="20"/>
          <w:szCs w:val="20"/>
        </w:rPr>
        <w:t>, development rate</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{"citationID":"9McxJrkF","properties":{"formattedCitation":"\\super 13\\nosupersub{}","plainCitation":"13","noteIndex":0},"citationItems":[{"id":1768,"uris":["http://zotero.org/groups/2769688/items/MQNPNLSJ"],"itemData":{"id":1768,"type":"article-journal","abstract":"Organisms are locally adapted when members of a population have a fitness advantage in one location relative to conspecifics in other geographies. For example, across latitudinal gradients, some organisms may trade off between traits that maximize fitness components in one, but not both, of somatic maintenance or reproductive output. Latitudinal gradients in life history strategies are traditionally attributed to environmental selection on an animal's genotype, without any consideration of the possible impact of associated microorganisms (“microbiota”) on life history traits. Here, we show in Drosophila melanogaster, a key model for studying local adaptation and life history strategy, that excluding the microbiota from definitions of local adaptation is a major shortfall. First, we reveal that an isogenic fly line reared with different bacteria varies the investment in early reproduction versus somatic maintenance. Next, we show that in wild fruit flies, the abundance of these same bacteria was correlated with the latitude and life history strategy of the flies, suggesting geographic specificity of the microbiota composition. Variation in microbiota composition of locally adapted D. melanogaster could be attributed to both the wild environment and host genetic selection. Finally, by eliminating or manipulating the microbiota of fly lines collected across a latitudinal gradient, we reveal that host genotype contributes to latitude-specific life history traits independent of the microbiota and that variation in the microbiota can suppress or reverse the differences between locally adapted fly lines. Together, these findings establish the microbiota composition of a model animal as an essential consideration in local adaptation.","container-title":"Molecular Ecology","DOI":"10.1111/mec.15344","ISSN":"1365-294X","issue":"3","language":"en","note":"_eprint: https://onlinelibrary.wiley.com/doi/pdf/10.1111/mec.15344","page":"639-653","source":"Wiley Online Library","title":"The microbiota influences the Drosophila melanogaster life history strategy","volume":"29","author":[{"family":"Walters","given":"Amber W."},{"family":"Hughes","given":"Rachel C."},{"family":"Call","given":"Tanner B."},{"family":"Walker","given":"Carson J."},{"family":"Wilcox","given":"Hailey"},{"family":"Petersen","given":"Samara C."},{"family":"Rudman","given":"Seth M."},{"family":"Newell","given":"Peter D."},{"family":"Douglas","given":"Angela E."},{"family":"Schmidt","given":"Paul S."},{"family":"Chaston","given":"John M."}],"issued":{"date-parts":[["2020"]]}}}],"schema":"https://github.com/citation-style-language/schema/raw/master/csl-citation.json"}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13</w:t>
      </w:r>
      <w:r w:rsidR="00BA052C">
        <w:rPr>
          <w:rFonts w:ascii="Arial" w:eastAsia="Times New Roman" w:hAnsi="Arial" w:cs="Arial"/>
          <w:sz w:val="20"/>
          <w:szCs w:val="20"/>
        </w:rPr>
        <w:fldChar w:fldCharType="end"/>
      </w:r>
      <w:r w:rsidRPr="00961490">
        <w:rPr>
          <w:rFonts w:ascii="Arial" w:eastAsia="Times New Roman" w:hAnsi="Arial" w:cs="Arial"/>
          <w:sz w:val="20"/>
          <w:szCs w:val="20"/>
        </w:rPr>
        <w:t>, fecundity</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{"citationID":"TFb4bmES","properties":{"formattedCitation":"\\super 13\\nosupersub{}","plainCitation":"13","noteIndex":0},"citationItems":[{"id":1768,"uris":["http://zotero.org/groups/2769688/items/MQNPNLSJ"],"itemData":{"id":1768,"type":"article-journal","abstract":"Organisms are locally adapted when members of a population have a fitness advantage in one location relative to conspecifics in other geographies. For example, across latitudinal gradients, some organisms may trade off between traits that maximize fitness components in one, but not both, of somatic maintenance or reproductive output. Latitudinal gradients in life history strategies are traditionally attributed to environmental selection on an animal's genotype, without any consideration of the possible impact of associated microorganisms (“microbiota”) on life history traits. Here, we show in Drosophila melanogaster, a key model for studying local adaptation and life history strategy, that excluding the microbiota from definitions of local adaptation is a major shortfall. First, we reveal that an isogenic fly line reared with different bacteria varies the investment in early reproduction versus somatic maintenance. Next, we show that in wild fruit flies, the abundance of these same bacteria was correlated with the latitude and life history strategy of the flies, suggesting geographic specificity of the microbiota composition. Variation in microbiota composition of locally adapted D. melanogaster could be attributed to both the wild environment and host genetic selection. Finally, by eliminating or manipulating the microbiota of fly lines collected across a latitudinal gradient, we reveal that host genotype contributes to latitude-specific life history traits independent of the microbiota and that variation in the microbiota can suppress or reverse the differences between locally adapted fly lines. Together, these findings establish the microbiota composition of a model animal as an essential consideration in local adaptation.","container-title":"Molecular Ecology","DOI":"10.1111/mec.15344","ISSN":"1365-294X","issue":"3","language":"en","note":"_eprint: https://onlinelibrary.wiley.com/doi/pdf/10.1111/mec.15344","page":"639-653","source":"Wiley Online Library","title":"The microbiota influences the Drosophila melanogaster life history strategy","volume":"29","author":[{"family":"Walters","given":"Amber W."},{"family":"Hughes","given":"Rachel C."},{"family":"Call","given":"Tanner B."},{"family":"Walker","given":"Carson J."},{"family":"Wilcox","given":"Hailey"},{"family":"Petersen","given":"Samara C."},{"family":"Rudman","given":"Seth M."},{"family":"Newell","given":"Peter D."},{"family":"Douglas","given":"Angela E."},{"family":"Schmidt","given":"Paul S."},{"family":"Chaston","given":"John M."}],"issued":{"date-parts":[["2020"]]}}}],"schema":"https://github.com/citation-style-language/schema/raw/master/csl-citation.json"}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13</w:t>
      </w:r>
      <w:r w:rsidR="00BA052C">
        <w:rPr>
          <w:rFonts w:ascii="Arial" w:eastAsia="Times New Roman" w:hAnsi="Arial" w:cs="Arial"/>
          <w:sz w:val="20"/>
          <w:szCs w:val="20"/>
        </w:rPr>
        <w:fldChar w:fldCharType="end"/>
      </w:r>
      <w:r w:rsidRPr="00961490">
        <w:rPr>
          <w:rFonts w:ascii="Arial" w:eastAsia="Times New Roman" w:hAnsi="Arial" w:cs="Arial"/>
          <w:sz w:val="20"/>
          <w:szCs w:val="20"/>
        </w:rPr>
        <w:t>, stress resistance</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{"citationID":"8JmQ59p1","properties":{"formattedCitation":"\\super 11,14\\nosupersub{}","plainCitation":"11,14","noteIndex":0},"citationItems":[{"id":1623,"uris":["http://zotero.org/groups/2769688/items/J6VST85F"],"itemData":{"id":1623,"type":"article-journal","abstract":"At the current rate of climate change, it is unlikely that multicellular organisms will be able to adapt to changing environmental conditions through genetic recombination and natural selection alone. Thus, it is critical to understand alternative mechanisms that allow organisms to cope with rapid environmental changes. Here, we use the sea anemone Nematostella vectensis, which has evolved the capability of surviving in a wide range of temperatures and salinities, as a model to investigate the microbiota as a source of rapid adaptation. We long-term acclimate polyps of Nematostella to low, medium, and high temperatures, to test the impact of microbiota-mediated plasticity on animal acclimation. Using the same animal clonal line, propagated from a single polyp, allows us to eliminate the effects of the host genotype. The higher thermal tolerance of animals acclimated to high temperature can be transferred to non-acclimated animals through microbiota transplantation. The offspring fitness is highest from F0 females acclimated to high temperature and specific members of the acclimated microbiota are transmitted to the next generation. These results indicate that microbiota plasticity can contribute to animal thermal acclimation and its transmission to the next generation may represent a rapid mechanism for thermal adaptation.","container-title":"Nature Communications","DOI":"10.1038/s41467-022-31350-z","ISSN":"2041-1723","issue":"1","journalAbbreviation":"Nat Commun","language":"en","license":"2022 The Author(s)","note":"number: 1\npublisher: Nature Publishing Group","page":"3804","source":"www.nature.com","title":"Microbiota mediated plasticity promotes thermal adaptation in the sea anemone Nematostella vectensis","volume":"13","author":[{"family":"Baldassarre","given":"Laura"},{"family":"Ying","given":"Hua"},{"family":"Reitzel","given":"Adam M."},{"family":"Franzenburg","given":"Sören"},{"family":"Fraune","given":"Sebastian"}],"issued":{"date-parts":[["2022",7,1]]}}},{"id":1799,"uris":["http://zotero.org/groups/2769688/items/SMX32XZZ"],"itemData":{"id":1799,"type":"article-journal","abstract":"Although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11,14</w:t>
      </w:r>
      <w:r w:rsidR="00BA052C">
        <w:rPr>
          <w:rFonts w:ascii="Arial" w:eastAsia="Times New Roman" w:hAnsi="Arial" w:cs="Arial"/>
          <w:sz w:val="20"/>
          <w:szCs w:val="20"/>
        </w:rPr>
        <w:fldChar w:fldCharType="end"/>
      </w:r>
      <w:r w:rsidRPr="00961490">
        <w:rPr>
          <w:rFonts w:ascii="Arial" w:eastAsia="Times New Roman" w:hAnsi="Arial" w:cs="Arial"/>
          <w:sz w:val="20"/>
          <w:szCs w:val="20"/>
        </w:rPr>
        <w:t>, and disease susceptibility</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{"citationID":"zFpFjujZ","properties":{"formattedCitation":"\\super 14\\nosupersub{}","plainCitation":"14","noteIndex":0},"citationItems":[{"id":1799,"uris":["http://zotero.org/groups/2769688/items/SMX32XZZ"],"itemData":{"id":1799,"type":"article-journal","abstract":"Although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14</w:t>
      </w:r>
      <w:r w:rsidR="00BA052C">
        <w:rPr>
          <w:rFonts w:ascii="Arial" w:eastAsia="Times New Roman" w:hAnsi="Arial" w:cs="Arial"/>
          <w:sz w:val="20"/>
          <w:szCs w:val="20"/>
        </w:rPr>
        <w:fldChar w:fldCharType="end"/>
      </w:r>
      <w:r w:rsidRPr="00961490">
        <w:rPr>
          <w:rFonts w:ascii="Arial" w:eastAsia="Times New Roman" w:hAnsi="Arial" w:cs="Arial"/>
          <w:sz w:val="20"/>
          <w:szCs w:val="20"/>
        </w:rPr>
        <w:t>. It therefore seems likely that microbial symbiosis is an important aspect of animal life-history tradeoffs</w:t>
      </w:r>
      <w:r w:rsidR="00993F13">
        <w:rPr>
          <w:rFonts w:ascii="Arial" w:eastAsia="Times New Roman" w:hAnsi="Arial" w:cs="Arial"/>
          <w:sz w:val="20"/>
          <w:szCs w:val="20"/>
        </w:rPr>
        <w:t xml:space="preserve"> and</w:t>
      </w:r>
      <w:r w:rsidRPr="00961490">
        <w:rPr>
          <w:rFonts w:ascii="Arial" w:eastAsia="Times New Roman" w:hAnsi="Arial" w:cs="Arial"/>
          <w:sz w:val="20"/>
          <w:szCs w:val="20"/>
        </w:rPr>
        <w:t xml:space="preserve"> may correlate with </w:t>
      </w:r>
      <w:r w:rsidR="00993F13">
        <w:rPr>
          <w:rFonts w:ascii="Arial" w:eastAsia="Times New Roman" w:hAnsi="Arial" w:cs="Arial"/>
          <w:sz w:val="20"/>
          <w:szCs w:val="20"/>
        </w:rPr>
        <w:t>host</w:t>
      </w:r>
      <w:r w:rsidRPr="00961490">
        <w:rPr>
          <w:rFonts w:ascii="Arial" w:eastAsia="Times New Roman" w:hAnsi="Arial" w:cs="Arial"/>
          <w:sz w:val="20"/>
          <w:szCs w:val="20"/>
        </w:rPr>
        <w:t xml:space="preserve"> traits over long periods of animal evolution. However, testing the potential relevance of microbial symbiosis for life-history strategy </w:t>
      </w:r>
      <w:r w:rsidR="00201946">
        <w:rPr>
          <w:rFonts w:ascii="Arial" w:eastAsia="Times New Roman" w:hAnsi="Arial" w:cs="Arial"/>
          <w:sz w:val="20"/>
          <w:szCs w:val="20"/>
        </w:rPr>
        <w:t>evolution over long</w:t>
      </w:r>
      <w:r w:rsidRPr="00961490">
        <w:rPr>
          <w:rFonts w:ascii="Arial" w:eastAsia="Times New Roman" w:hAnsi="Arial" w:cs="Arial"/>
          <w:sz w:val="20"/>
          <w:szCs w:val="20"/>
        </w:rPr>
        <w:t xml:space="preserve"> time periods is challenging. </w:t>
      </w:r>
    </w:p>
    <w:p w14:paraId="6DB5061E" w14:textId="12E0B9FB"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The reef-building corals that have evolved over 425 million years represent a diverse group of animals, including an estimated &gt;1600 species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{"citationID":"MSRc6nph","properties":{"formattedCitation":"\\super 15\\nosupersub{}","plainCitation":"15","noteIndex":0},"citationItems":[{"id":1868,"uris":["http://zotero.org/groups/2769688/items/CM8PV2WI"],"itemData":{"id":1868,"type":"webpage","title":"World list of Scleractinia","URL":"https://www.marinespecies.org/scleractinia/","author":[{"family":"Hoeksema","given":"Bert W."},{"family":"Cairns, S.","given":""}],"accessed":{"date-parts":[["2022",10,31]]}}}],"schema":"https://github.com/citation-style-language/schema/raw/master/csl-citation.json"}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15</w:t>
      </w:r>
      <w:r w:rsidR="00BA052C">
        <w:rPr>
          <w:rFonts w:ascii="Arial" w:eastAsia="Times New Roman" w:hAnsi="Arial" w:cs="Arial"/>
          <w:sz w:val="20"/>
          <w:szCs w:val="20"/>
        </w:rPr>
        <w:fldChar w:fldCharType="end"/>
      </w:r>
      <w:r w:rsidRPr="00961490">
        <w:rPr>
          <w:rFonts w:ascii="Arial" w:eastAsia="Times New Roman" w:hAnsi="Arial" w:cs="Arial"/>
          <w:sz w:val="20"/>
          <w:szCs w:val="20"/>
        </w:rPr>
        <w:t>, with an extensive fossil record, and a well-known variety in both life-history strategy</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{"citationID":"S0Qbx7GA","properties":{"formattedCitation":"\\super 2\\nosupersub{}","plainCitation":"2","noteIndex":0},"citationItems":[{"id":2083,"uris":["http://zotero.org/groups/2769688/items/6ZCMW6WW"],"itemData":{"id":2083,"type":"article-journal","abstract":"Classifying the biological traits of organisms can test conceptual frameworks of life-history strategies and allow for predictions of how different species may respond to environmental disturbances. We apply a trait-based classification approach to a complex and threatened group of species, scleractinian corals. Using hierarchical clustering and random forests analyses, we identify up to four life-history strategies that appear globally consistent across 143 species of reef corals: competitive, weedy, stress-tolerant and generalist taxa, which are primarily separated by colony morphology, growth rate and reproductive mode. Documented shifts towards stress-tolerant, generalist and weedy species in coral reef communities are consistent with the expected responses of these life-history strategies. Our quantitative trait-based approach to classifying life-history strategies is objective, applicable to any taxa and a powerful tool that can be used to evaluate theories of community ecology and predict the impact of environmental and anthropogenic stressors on species assemblages.","container-title":"Ecology Letters","DOI":"10.1111/j.1461-0248.2012.01861.x","ISSN":"1461-0248","issue":"12","language":"en","license":"© 2012 Blackwell Publishing Ltd/CNRS","note":"_eprint: https://onlinelibrary.wiley.com/doi/pdf/10.1111/j.1461-0248.2012.01861.x","page":"1378-1386","source":"Wiley Online Library","title":"Evaluating life-history strategies of reef corals from species traits","volume":"15","author":[{"family":"Darling","given":"Emily S."},{"family":"Alvarez-Filip","given":"Lorenzo"},{"family":"Oliver","given":"Thomas A."},{"family":"McClanahan","given":"Timothy R."},{"family":"Côté","given":"Isabelle M."}],"issued":{"date-parts":[["2012"]]}}}],"schema":"https://github.com/citation-style-language/schema/raw/master/csl-citation.json"}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2</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and microbial symbiosis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{"citationID":"YKjUw7GB","properties":{"formattedCitation":"\\super 16\\uc0\\u8211{}18\\nosupersub{}","plainCitation":"16–18","noteIndex":0},"citationItems":[{"id":1151,"uris":["http://zotero.org/groups/2769688/items/8XBZWD3W"],"itemData":{"id":1151,"type":"article-journal","abstract":"Associations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R."}],"issued":{"date-parts":[["2018",11,22]]}}},{"id":1823,"uris":["http://zotero.org/groups/2769688/items/3GY2JAFK"],"itemData":{"id":1823,"type":"article-journal","abstract":"Coral-associated microorganisms are thought to play a fundamental role in the health and ecology of corals, but understanding of specific coral–microbial interactions are lacking. In order to create a framework to examine coral–microbial specificity, we integrated and phylogenetically compared 21,100 SSU rRNA gene Sanger-produced sequences from bacteria and archaea associated with corals from previous studies, and accompanying host, location and publication metadata, to produce the Coral Microbiome Database. From this database, we identified 39 described and candidate phyla of Bacteria and two Archaea phyla associated with corals, demonstrating that corals are one of the most phylogenetically diverse animal microbiomes. Secondly, this new phylogenetic resource shows that certain microorganisms are indeed specific to corals, including evolutionary distinct hosts. Specifically, we identified 2–37 putative monophyletic, coral-specific sequence clusters within bacterial genera associated with the greatest number of coral species (Vibrio, Endozoicomonas and Ruegeria) as well as functionally relevant microbial taxa (“Candidatus Amoebophilus”, “Candidatus Nitrosopumilus” and under recognized cyanobacteria). This phylogenetic resource provides a framework for more targeted studies of corals and their specific microbial associates, which is timely given the escalated need to understand the role of the coral microbiome and its adaptability to changing ocean and reef conditions.","container-title":"Environmental Microbiology Reports","DOI":"10.1111/1758-2229.12686","ISSN":"1758-2229","issue":"3","language":"en","note":"_eprint: https://onlinelibrary.wiley.com/doi/pdf/10.1111/1758-2229.12686","page":"372-385","source":"Wiley Online Library","title":"Coral microbiome database: Integration of sequences reveals high diversity and relatedness of coral-associated microbes","title-short":"Coral microbiome database","volume":"11","author":[{"family":"Huggett","given":"Megan J."},{"family":"Apprill","given":"Amy"}],"issued":{"date-parts":[["2019"]]}}},{"id":1826,"uris":["http://zotero.org/groups/2769688/items/I7XLSXS8"],"itemData":{"id":1826,"type":"article-journal","abstract":"Although it is well established that the microbial communities inhabiting corals perform key functions that promote the health and persistence of their hosts, little is known about their spatial structure and temporal stability. We examined the natural variability of microbial communities associated with six Caribbean coral species from three genera at four reef sites over one year. We identified differences in microbial community composition between coral genera and species that persisted across space and time, suggesting that local host identity likely plays a dominant role in structuring the microbiome. However, we found that microbial community dissimilarity increased with geographical distance, which indicates that regional processes such as dispersal limitation and spatiotemporal environmental heterogeneity also influence microbial community composition. In addition, network analysis revealed that the strength of host identity varied across coral host genera, with species from the genus Acropora having the most influence over their microbial community. Overall, our results demonstrate that despite high levels of microbial diversity, coral species are characterized by signature microbiomes that are stable in both space and time.","container-title":"Scientific Reports","DOI":"10.1038/s41598-019-43268-6","ISSN":"2045-2322","issue":"1","journalAbbreviation":"Sci Rep","language":"en","license":"2019 The Author(s)","note":"number: 1\npublisher: Nature Publishing Group","page":"6785","source":"www.nature.com","title":"Structure and stability of the coral microbiome in space and time","volume":"9","author":[{"family":"Dunphy","given":"Courtney M."},{"family":"Gouhier","given":"Tarik C."},{"family":"Chu","given":"Nathaniel D."},{"family":"Vollmer","given":"Steven V."}],"issued":{"date-parts":[["2019",5,1]]}}}],"schema":"https://github.com/citation-style-language/schema/raw/master/csl-citation.json"}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16–18</w:t>
      </w:r>
      <w:r w:rsidR="00BA052C">
        <w:rPr>
          <w:rFonts w:ascii="Arial" w:eastAsia="Times New Roman" w:hAnsi="Arial" w:cs="Arial"/>
          <w:sz w:val="20"/>
          <w:szCs w:val="20"/>
        </w:rPr>
        <w:fldChar w:fldCharType="end"/>
      </w:r>
      <w:r w:rsidR="00993F13">
        <w:rPr>
          <w:rFonts w:ascii="Arial" w:eastAsia="Times New Roman" w:hAnsi="Arial" w:cs="Arial"/>
          <w:sz w:val="20"/>
          <w:szCs w:val="20"/>
        </w:rPr>
        <w:t xml:space="preserve">. As such, they present a </w:t>
      </w:r>
      <w:r w:rsidR="00201946">
        <w:rPr>
          <w:rFonts w:ascii="Arial" w:eastAsia="Times New Roman" w:hAnsi="Arial" w:cs="Arial"/>
          <w:sz w:val="20"/>
          <w:szCs w:val="20"/>
        </w:rPr>
        <w:t xml:space="preserve">valuable </w:t>
      </w:r>
      <w:r w:rsidR="00993F13">
        <w:rPr>
          <w:rFonts w:ascii="Arial" w:eastAsia="Times New Roman" w:hAnsi="Arial" w:cs="Arial"/>
          <w:sz w:val="20"/>
          <w:szCs w:val="20"/>
        </w:rPr>
        <w:t>opportunity to explore connections between microbes and life history strategy</w:t>
      </w:r>
      <w:r w:rsidRPr="00961490">
        <w:rPr>
          <w:rFonts w:ascii="Arial" w:eastAsia="Times New Roman" w:hAnsi="Arial" w:cs="Arial"/>
          <w:sz w:val="20"/>
          <w:szCs w:val="20"/>
        </w:rPr>
        <w:t>. These animals also have special ecological and societal importance, as corals are foundational to reef ecosystems that support some of the most biodiverse assemblages on the planet</w:t>
      </w:r>
      <w:r w:rsidR="00993F13">
        <w:rPr>
          <w:rFonts w:ascii="Arial" w:eastAsia="Times New Roman" w:hAnsi="Arial" w:cs="Arial"/>
          <w:sz w:val="20"/>
          <w:szCs w:val="20"/>
        </w:rPr>
        <w:t xml:space="preserve"> and the livelihoods of many coastal communities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{"citationID":"DomLebqZ","properties":{"formattedCitation":"\\super 19\\nosupersub{}","plainCitation":"19","noteIndex":0},"citationItems":[{"id":1829,"uris":["http://zotero.org/groups/2769688/items/NZL7IQ39"],"itemData":{"id":1829,"type":"article-journal","abstract":"This article identifies ecological goods and services of coral reef ecosystems, with special emphasis on how they are generated. Goods are divided into renewable resources and reef mining. Ecological services are classified into physical structure services, biotic services, biogeochemical services, information services, and social/cultural services. A review of economic valuation studies reveals that only a few of the goods and services of reefs have been captured. We synthesize current understanding of the relationships between ecological services and functional groups of species and biological communities of coral reefs in different regions of the world. The consequences of human impacts on coral reefs are also discussed, including loss of resilience, or buffer capacity. Such loss may impair the capacity for recovery of coral reefs and as a consequence the quality and quantity of their delivery of ecological goods and services. Conserving the capacity of reefs to generate essential services requires that they are managed as components of a larger seascape-landscape of which human activities are seen as integrated parts.","container-title":"Ecological Economics","DOI":"10.1016/S0921-8009(99)00009-9","ISSN":"0921-8009","issue":"2","journalAbbreviation":"Ecological Economics","language":"en","page":"215-233","source":"ScienceDirect","title":"Ecological goods and services of coral reef ecosystems","volume":"29","author":[{"family":"Moberg","given":"Fredrik"},{"family":"Folke","given":"Carl"}],"issued":{"date-parts":[["1999",5,1]]}}}],"schema":"https://github.com/citation-style-language/schema/raw/master/csl-citation.json"}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19</w:t>
      </w:r>
      <w:r w:rsidR="00BA052C">
        <w:rPr>
          <w:rFonts w:ascii="Arial" w:eastAsia="Times New Roman" w:hAnsi="Arial" w:cs="Arial"/>
          <w:sz w:val="20"/>
          <w:szCs w:val="20"/>
        </w:rPr>
        <w:fldChar w:fldCharType="end"/>
      </w:r>
      <w:r w:rsidRPr="00961490">
        <w:rPr>
          <w:rFonts w:ascii="Arial" w:eastAsia="Times New Roman" w:hAnsi="Arial" w:cs="Arial"/>
          <w:sz w:val="20"/>
          <w:szCs w:val="20"/>
        </w:rPr>
        <w:t>. Yet the ancient diversity of coral reefs is currently threatened by global climate change, which is driving both dramatic mass bleaching events and increased prevalence and severity of disease outbreaks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{"citationID":"LgvGOnpT","properties":{"formattedCitation":"\\super 8\\nosupersub{}","plainCitation":"8","noteIndex":0},"citationItems":[{"id":1104,"uris":["http://zotero.org/groups/2769688/items/X8Y2XAT8"],"itemData":{"id":1104,"type":"article-journal","container-title":"Nature Climate Change","DOI":"10.1038/nclimate2625","ISSN":"1758-678X, 1758-6798","issue":"7","journalAbbreviation":"Nature Clim Change","language":"en","page":"688-694","source":"DOI.org (Crossref)","title":"Projections of climate conditions that increase coral disease susceptibility and pathogen abundance and virulence","volume":"5","author":[{"family":"Maynard","given":"Jeffrey"},{"family":"Hooidonk","given":"Ruben","non-dropping-particle":"van"},{"family":"Eakin","given":"C. Mark"},{"family":"Puotinen","given":"Marjetta"},{"family":"Garren","given":"Melissa"},{"family":"Williams","given":"Gareth"},{"family":"Heron","given":"Scott F."},{"family":"Lamb","given":"Joleah"},{"family":"Weil","given":"Ernesto"},{"family":"Willis","given":"Bette"},{"family":"Harvell","given":"C. Drew"}],"issued":{"date-parts":[["2015",7]]}}}],"schema":"https://github.com/citation-style-language/schema/raw/master/csl-citation.json"}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8</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w:t>
      </w:r>
    </w:p>
    <w:p w14:paraId="116519AE" w14:textId="2B3CEF3A" w:rsidR="00961490" w:rsidRDefault="00201946" w:rsidP="00961490">
      <w:pPr>
        <w:keepNext/>
        <w:pBdr>
          <w:top w:val="nil"/>
          <w:left w:val="nil"/>
          <w:bottom w:val="nil"/>
          <w:right w:val="nil"/>
          <w:between w:val="nil"/>
        </w:pBdr>
        <w:spacing w:before="240" w:after="60"/>
        <w:rPr>
          <w:rFonts w:ascii="Arial" w:hAnsi="Arial" w:cs="Arial"/>
          <w:b/>
          <w:color w:val="000000"/>
          <w:sz w:val="20"/>
          <w:szCs w:val="20"/>
        </w:rPr>
      </w:pPr>
      <w:r>
        <w:rPr>
          <w:rFonts w:ascii="Arial" w:eastAsia="Times New Roman" w:hAnsi="Arial" w:cs="Arial"/>
          <w:sz w:val="20"/>
          <w:szCs w:val="20"/>
        </w:rPr>
        <w:t xml:space="preserve">Alongside research on how coral health is affected by both well-studied </w:t>
      </w:r>
      <w:r w:rsidRPr="00BA052C">
        <w:rPr>
          <w:rFonts w:ascii="Arial" w:eastAsia="Times New Roman" w:hAnsi="Arial" w:cs="Arial"/>
          <w:sz w:val="20"/>
          <w:szCs w:val="20"/>
        </w:rPr>
        <w:t>(e.g., Symbiodiniaceae</w:t>
      </w:r>
      <w:r w:rsidR="00BA052C" w:rsidRP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{"citationID":"FZNCiLGg","properties":{"formattedCitation":"\\super 20\\uc0\\u8211{}22\\nosupersub{}","plainCitation":"20–22","noteIndex":0},"citationItems":[{"id":1947,"uris":["http://zotero.org/groups/2769688/items/6P74P7YT"],"itemData":{"id":1947,"type":"article-journal","abstract":"The ability of coral reefs to survive the projected increases in temperature due to global warming will depend largely on the ability of corals to adapt or acclimatize to increased temperature extremes over the next few decades. Many coral species are highly sensitive to temperature stress and the number of stress (bleaching) episodes has increased in recent decades. We investigated the acclimatization potential of Acropora millepora, a common and widespread Indo-Pacific hard coral species, through transplantation and experimental manipulation. We show that adult corals, at least in some circumstances, are capable of acquiring increased thermal tolerance and that the increased tolerance is a direct result of a change in the symbiont type dominating their tissues from Symbiodinium type C to D. Our data suggest that the change in symbiont type in our experiment was due to a shuffling of existing types already present in coral tissues, not through exogenous uptake from the environment. The level of increased tolerance gained by the corals changing their dominant symbiont type to D (the most thermally resistant type known) is around 1–1.5 °C. This is the first study to show that thermal acclimatization is causally related to symbiont type and provides new insight into the ecological advantage of corals harbouring mixed algal populations. While this increase is of huge ecological significance for many coral species, in the absence of other mechanisms of thermal acclimatization/adaptation, it may not be sufficient to survive climate change under predicted sea surface temperature scenarios over the next 100 years. However, it may be enough to ‘buy time’ while greenhouse reduction measures are put in place.","container-title":"Proceedings of the Royal Society B: Biological Sciences","DOI":"10.1098/rspb.2006.3567","issue":"1599","note":"publisher: Royal Society","page":"2305-2312","source":"royalsocietypublishing.org (Atypon)","title":"The role of zooxanthellae in the thermal tolerance of corals: a ‘nugget of hope’ for coral reefs in an era of climate change","title-short":"The role of zooxanthellae in the thermal tolerance of corals","volume":"273","author":[{"family":"Berkelmans","given":"Ray"},{"family":"Oppen","given":"Madeleine J.H","non-dropping-particle":"van"}],"issued":{"date-parts":[["2006",6,8]]}}},{"id":1949,"uris":["http://zotero.org/groups/2769688/items/R7IPHBQF"],"itemData":{"id":1949,"type":"article-journal","abstract":"Reef corals are sensitive to thermal stress, which induces coral bleaching (the loss of algal symbionts), often leading to coral mortality. However, corals hosting certain symbionts (notably some members of Symbiodinium clade D) resist bleaching when exposed to high temperatures. To determine whether these symbionts are also cold tolerant, we exposed corals hosting either Symbiodinium C3 or D1a to incremental warming (+1°C week−1 to 35°C) and cooling (−1°C week−1 to 15°C), and measured photodamage and symbiont loss. During warming to 33°C, C3 corals were photodamaged and lost &amp;gt;99% of symbionts, while D1a corals experienced photodamage but did not bleach. During cooling, D1a corals suffered more photodamage than C3 corals but still did not bleach, while C3 corals lost 94% of symbionts. These results indicate that photodamage does not always lead to bleaching, suggesting alternate mechanisms exist by which symbionts resist bleaching, and helping explain the persistence of D1a symbionts on recently bleached reefs, with implications for the future of these ecosystems.","container-title":"Journal of Experimental Biology","DOI":"10.1242/jeb.148239","ISSN":"0022-0949","issue":"7","journalAbbreviation":"Journal of Experimental Biology","page":"1192-1196","source":"Silverchair","title":"Tenacious D: Symbiodinium in clade D remain in reef corals at both high and low temperature extremes despite impairment","title-short":"Tenacious D","volume":"220","author":[{"family":"Silverstein","given":"Rachel N."},{"family":"Cunning","given":"Ross"},{"family":"Baker","given":"Andrew C."}],"issued":{"date-parts":[["2017",4,1]]}}},{"id":1944,"uris":["http://zotero.org/groups/2769688/items/8LB8DHPM"],"itemData":{"id":1944,"type":"article-journal","abstract":"Mutually beneficial interactions between species (mutualisms) shaped the evolution of eukaryotes and remain critical to the survival of species globally [1, 2]. Theory predicts that hosts should pass mutualist symbionts to their offspring (vertical transmission) [3, 4, 5, 6, 7, 8]. However, offspring acquire symbionts from the environment in a surprising number of species (horizontal acquisition) [9, 10, 11, 12]. A classic example of this paradox is the reef-building corals, in which 71% of species horizontally acquire algal endosymbionts [9]. An untested hypothesis explaining this paradox suggests that horizontal acquisition allows offspring to avoid symbiont-induced harm early in life. We reconstructed the evolution of symbiont transmission across 252 coral species and detected evolutionary transitions consistent with costs of vertical transmission among broadcast spawners, whose eggs tend to be positively buoyant and aggregate at the sea surface. Broadcasters with vertical transmission produce eggs with traits that favor reduced buoyancy (less wax ester lipid) and rapid development to the swimming stage (small egg size), both of which decrease the amount of time offspring spend at the sea surface. Wax ester provisioning decreased after vertically transmitting species evolved brooding from broadcasting, indicating that reduced buoyancy evolves only when offspring bear symbionts. We conclude that horizontal acquisition protects offspring from damage caused by high light and temperatures near the sea surface while providing benefits from enhanced fertilization and outcrossing. These findings help explain why modes of symbiont transmission and reproduction are strongly associated in corals and highlight benefits of delaying mutualist partnerships, offering an additional hypothesis for the pervasiveness of this theoretically paradoxical strategy.","container-title":"Current Biology","DOI":"10.1016/j.cub.2017.10.036","ISSN":"0960-9822","issue":"23","journalAbbreviation":"Current Biology","language":"en","page":"3711-3716.e3","source":"ScienceDirect","title":"The Paradox of Environmental Symbiont Acquisition in Obligate Mutualisms","volume":"27","author":[{"family":"Hartmann","given":"Aaron C."},{"family":"Baird","given":"Andrew H."},{"family":"Knowlton","given":"Nancy"},{"family":"Huang","given":"Danwei"}],"issued":{"date-parts":[["2017",12,4]]}}}],"schema":"https://github.com/citation-style-language/schema/raw/master/csl-citation.json"} </w:instrText>
      </w:r>
      <w:r w:rsidR="00BA052C" w:rsidRPr="00BA052C">
        <w:rPr>
          <w:rFonts w:ascii="Arial" w:eastAsia="Times New Roman" w:hAnsi="Arial" w:cs="Arial"/>
          <w:sz w:val="20"/>
          <w:szCs w:val="20"/>
        </w:rPr>
        <w:fldChar w:fldCharType="separate"/>
      </w:r>
      <w:r w:rsidR="00BA052C" w:rsidRPr="00BA052C">
        <w:rPr>
          <w:rFonts w:ascii="Arial" w:hAnsi="Arial" w:cs="Arial"/>
          <w:sz w:val="20"/>
          <w:vertAlign w:val="superscript"/>
        </w:rPr>
        <w:t>20–22</w:t>
      </w:r>
      <w:r w:rsidR="00BA052C" w:rsidRPr="00BA052C">
        <w:rPr>
          <w:rFonts w:ascii="Arial" w:eastAsia="Times New Roman" w:hAnsi="Arial" w:cs="Arial"/>
          <w:sz w:val="20"/>
          <w:szCs w:val="20"/>
        </w:rPr>
        <w:fldChar w:fldCharType="end"/>
      </w:r>
      <w:r w:rsidR="00BA052C">
        <w:rPr>
          <w:rFonts w:ascii="Arial" w:eastAsia="Times New Roman" w:hAnsi="Arial" w:cs="Arial"/>
          <w:sz w:val="20"/>
          <w:szCs w:val="20"/>
        </w:rPr>
        <w:t>)</w:t>
      </w:r>
      <w:r w:rsidRPr="00BA052C">
        <w:rPr>
          <w:rFonts w:ascii="Arial" w:eastAsia="Times New Roman" w:hAnsi="Arial" w:cs="Arial"/>
          <w:sz w:val="20"/>
          <w:szCs w:val="20"/>
        </w:rPr>
        <w:t xml:space="preserve"> and emerging (e.g., </w:t>
      </w:r>
      <w:proofErr w:type="spellStart"/>
      <w:r w:rsidRPr="00BA052C">
        <w:rPr>
          <w:rFonts w:ascii="Arial" w:eastAsia="Times New Roman" w:hAnsi="Arial" w:cs="Arial"/>
          <w:sz w:val="20"/>
          <w:szCs w:val="20"/>
        </w:rPr>
        <w:t>corallicolids</w:t>
      </w:r>
      <w:proofErr w:type="spellEnd"/>
      <w:r w:rsidRPr="00BA052C">
        <w:rPr>
          <w:rFonts w:ascii="Arial" w:eastAsia="Times New Roman" w:hAnsi="Arial" w:cs="Arial"/>
          <w:sz w:val="20"/>
          <w:szCs w:val="20"/>
        </w:rPr>
        <w:t>, fungi</w:t>
      </w:r>
      <w:r w:rsidR="00BA052C" w:rsidRP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{"citationID":"y0eBUK9U","properties":{"formattedCitation":"\\super 23\\nosupersub{}","plainCitation":"23","noteIndex":0},"citationItems":[{"id":2079,"uris":["http://zotero.org/groups/2769688/items/7XP365NC"],"itemData":{"id":2079,"type":"article-journal","abstract":"Many corals form intimate symbioses with photosynthetic dinoflagellates in the family Symbiodiniaceae. These symbioses have been deeply studied, particularly in reef-forming corals. The complex microbial community that is associated with corals contains other members that have also been well characterized such as bacteria. However, our understanding of the coral holobiont and subsequently coral reef ecosystems is not complete if we do not take into consideration the microeukaryotes like protists and fungi. Microeukaryotes are currently the greatest enigma within the coral microbiome. Only a handful of them have been characterized, very few have been cultured and even less have genomes available. This is a reflection of a smaller community of scientists working on this particular group of organisms when compared with bacteria or Symbiodiniaceae, but also of the many technical challenges that we face when trying to study microeukaryotes. Recent advances in the use of metabarcoding are revealing the importance of microeukaryotes in corals in terms of abundance and presence, with notable examples being the green algae Ostreobium and the apicomplexans Corallicolidae. We believe that it is timely and necessary to present what we know so far about coral microeukaryotes before the expected flow of high-throughput metabarcoding studies exploring the microeukaryotic fraction of the coral microbiome.","container-title":"Coral Reefs","DOI":"10.1007/s00338-023-02352-0","ISSN":"1432-0975","issue":"2","journalAbbreviation":"Coral Reefs","language":"en","page":"567-577","source":"Springer Link","title":"Beyond the Symbiodiniaceae: diversity and role of microeukaryotic coral symbionts","title-short":"Beyond the Symbiodiniaceae","volume":"42","author":[{"family":"Bonacolta","given":"Anthony M."},{"family":"Weiler","given":"Bradley A."},{"family":"Porta-Fitó","given":"Teresa"},{"family":"Sweet","given":"Michael"},{"family":"Keeling","given":"Patrick"},{"family":"Campo","given":"Javier","non-dropping-particle":"del"}],"issued":{"date-parts":[["2023",4,1]]}}}],"schema":"https://github.com/citation-style-language/schema/raw/master/csl-citation.json"} </w:instrText>
      </w:r>
      <w:r w:rsidR="00BA052C" w:rsidRPr="00BA052C">
        <w:rPr>
          <w:rFonts w:ascii="Arial" w:eastAsia="Times New Roman" w:hAnsi="Arial" w:cs="Arial"/>
          <w:sz w:val="20"/>
          <w:szCs w:val="20"/>
        </w:rPr>
        <w:fldChar w:fldCharType="separate"/>
      </w:r>
      <w:r w:rsidR="00BA052C" w:rsidRPr="00BA052C">
        <w:rPr>
          <w:rFonts w:ascii="Arial" w:hAnsi="Arial" w:cs="Arial"/>
          <w:sz w:val="20"/>
          <w:vertAlign w:val="superscript"/>
        </w:rPr>
        <w:t>23</w:t>
      </w:r>
      <w:r w:rsidR="00BA052C" w:rsidRPr="00BA052C">
        <w:rPr>
          <w:rFonts w:ascii="Arial" w:eastAsia="Times New Roman" w:hAnsi="Arial" w:cs="Arial"/>
          <w:sz w:val="20"/>
          <w:szCs w:val="20"/>
        </w:rPr>
        <w:fldChar w:fldCharType="end"/>
      </w:r>
      <w:r w:rsidR="00BA052C">
        <w:rPr>
          <w:rFonts w:ascii="Arial" w:eastAsia="Times New Roman" w:hAnsi="Arial" w:cs="Arial"/>
          <w:sz w:val="20"/>
          <w:szCs w:val="20"/>
        </w:rPr>
        <w:t>)</w:t>
      </w:r>
      <w:r>
        <w:rPr>
          <w:rFonts w:ascii="Arial" w:eastAsia="Times New Roman" w:hAnsi="Arial" w:cs="Arial"/>
          <w:sz w:val="20"/>
          <w:szCs w:val="20"/>
        </w:rPr>
        <w:t xml:space="preserve"> microbial eukaryotes, e</w:t>
      </w:r>
      <w:r w:rsidR="00993F13">
        <w:rPr>
          <w:rFonts w:ascii="Arial" w:eastAsia="Times New Roman" w:hAnsi="Arial" w:cs="Arial"/>
          <w:sz w:val="20"/>
          <w:szCs w:val="20"/>
        </w:rPr>
        <w:t xml:space="preserve">xtensive research has </w:t>
      </w:r>
      <w:r w:rsidR="00961490" w:rsidRPr="00961490">
        <w:rPr>
          <w:rFonts w:ascii="Arial" w:eastAsia="Times New Roman" w:hAnsi="Arial" w:cs="Arial"/>
          <w:sz w:val="20"/>
          <w:szCs w:val="20"/>
        </w:rPr>
        <w:t xml:space="preserve">demonstrated that present-day communities of coral-associated bacteria and archaea (hereafter ‘coral microbiomes’) </w:t>
      </w:r>
      <w:r w:rsidR="00993F13">
        <w:rPr>
          <w:rFonts w:ascii="Arial" w:eastAsia="Times New Roman" w:hAnsi="Arial" w:cs="Arial"/>
          <w:sz w:val="20"/>
          <w:szCs w:val="20"/>
        </w:rPr>
        <w:t>play a myriad of roles in host biology</w:t>
      </w:r>
      <w:r>
        <w:rPr>
          <w:rFonts w:ascii="Arial" w:eastAsia="Times New Roman" w:hAnsi="Arial" w:cs="Arial"/>
          <w:sz w:val="20"/>
          <w:szCs w:val="20"/>
        </w:rPr>
        <w:t xml:space="preserve"> that could impact disease susceptibility.</w:t>
      </w:r>
      <w:r w:rsidR="00993F13">
        <w:rPr>
          <w:rFonts w:ascii="Arial" w:eastAsia="Times New Roman" w:hAnsi="Arial" w:cs="Arial"/>
          <w:sz w:val="20"/>
          <w:szCs w:val="20"/>
        </w:rPr>
        <w:t xml:space="preserve"> </w:t>
      </w:r>
      <w:r>
        <w:rPr>
          <w:rFonts w:ascii="Arial" w:eastAsia="Times New Roman" w:hAnsi="Arial" w:cs="Arial"/>
          <w:sz w:val="20"/>
          <w:szCs w:val="20"/>
        </w:rPr>
        <w:t xml:space="preserve">These </w:t>
      </w:r>
      <w:r w:rsidR="00993F13">
        <w:rPr>
          <w:rFonts w:ascii="Arial" w:eastAsia="Times New Roman" w:hAnsi="Arial" w:cs="Arial"/>
          <w:sz w:val="20"/>
          <w:szCs w:val="20"/>
        </w:rPr>
        <w:t>includ</w:t>
      </w:r>
      <w:r>
        <w:rPr>
          <w:rFonts w:ascii="Arial" w:eastAsia="Times New Roman" w:hAnsi="Arial" w:cs="Arial"/>
          <w:sz w:val="20"/>
          <w:szCs w:val="20"/>
        </w:rPr>
        <w:t xml:space="preserve">e </w:t>
      </w:r>
      <w:r w:rsidR="00993F13" w:rsidRPr="00961490">
        <w:rPr>
          <w:rFonts w:ascii="Arial" w:eastAsia="Times New Roman" w:hAnsi="Arial" w:cs="Arial"/>
          <w:sz w:val="20"/>
          <w:szCs w:val="20"/>
        </w:rPr>
        <w:t>antimicrobial production</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{"citationID":"fXdxa4mC","properties":{"formattedCitation":"\\super 24\\nosupersub{}","plainCitation":"24","noteIndex":0},"citationItems":[{"id":1794,"uris":["http://zotero.org/groups/2769688/items/W7KF478B"],"itemData":{"id":1794,"type":"article-journal","abstract":"Global increases in coral disease prevalence have been linked to ocean warming through changes in coral-associated bacterial communities, pathogen virulence and immune system function. However, the interactive effects of temperature and pathogens on the coral holobiont are poorly understood. Here, we assessed three compartments of the holobiont (host, Symbiodinium and bacterial community) of the coral Montipora aequituberculata challenged with the pathogen Vibrio coralliilyticus and the commensal bacterium Oceanospirillales sp. under ambient (27°C) and elevated (29.5 and 32°C) seawater temperatures. Few visual signs of bleaching and disease development were apparent in any of the treatments, but responses were detected in the holobiont compartments. V. coralliilyticus acted synergistically and negatively impacted the photochemical efficiency of Symbiodinium at 32°C, while Oceanospirillales had no significant effect on photosynthetic efficiency. The coral, however, exhibited a minor response to the bacterial challenges, with the response towards V. coralliilyticus being significantly more pronounced, and involving the prophenoloxidase-activating system and multiple immune system-related genes. Elevated seawater temperatures did not induce shifts in the coral-associated bacterial community, but caused significant gene expression modulation in both Symbiodinium and the coral host. While Symbiodinium exhibited an antiviral response and upregulated stress response genes, M. aequituberculata showed regulation of genes involved in stress and innate immune response processes, including immune and cytokine receptor signalling, the complement system, immune cell activation and phagocytosis, as well as molecular chaperones. These observations show that M. aequituberculata is capable of maintaining a stable bacterial community under elevated seawater temperatures and thereby contributes to preventing disease development.","container-title":"Molecular Ecology","DOI":"10.1111/mec.14489","ISSN":"1365-294X","issue":"4","language":"en","note":"_eprint: https://onlinelibrary.wiley.com/doi/pdf/10.1111/mec.14489","page":"1065-1080","source":"Wiley Online Library","title":"Antimicrobial and stress responses to increased temperature and bacterial pathogen challenge in the holobiont of a reef-building coral","volume":"27","author":[{"family":"Water","given":"Jeroen A. J. M.","non-dropping-particle":"van de"},{"family":"Chaib De Mares","given":"Maryam"},{"family":"Dixon","given":"Groves B."},{"family":"Raina","given":"Jean-Baptiste"},{"family":"Willis","given":"Bette L."},{"family":"Bourne","given":"David G."},{"family":"Oppen","given":"Madeleine J. H.","non-dropping-particle":"van"}],"issued":{"date-parts":[["2018"]]}}}],"schema":"https://github.com/citation-style-language/schema/raw/master/csl-citation.json"}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24</w:t>
      </w:r>
      <w:r w:rsidR="00BA052C">
        <w:rPr>
          <w:rFonts w:ascii="Arial" w:eastAsia="Times New Roman" w:hAnsi="Arial" w:cs="Arial"/>
          <w:sz w:val="20"/>
          <w:szCs w:val="20"/>
        </w:rPr>
        <w:fldChar w:fldCharType="end"/>
      </w:r>
      <w:r w:rsidR="00993F13" w:rsidRPr="00961490">
        <w:rPr>
          <w:rFonts w:ascii="Arial" w:eastAsia="Times New Roman" w:hAnsi="Arial" w:cs="Arial"/>
          <w:sz w:val="20"/>
          <w:szCs w:val="20"/>
        </w:rPr>
        <w:t>, predation</w:t>
      </w:r>
      <w:r>
        <w:rPr>
          <w:rFonts w:ascii="Arial" w:eastAsia="Times New Roman" w:hAnsi="Arial" w:cs="Arial"/>
          <w:sz w:val="20"/>
          <w:szCs w:val="20"/>
        </w:rPr>
        <w:t xml:space="preserve"> of pathogens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{"citationID":"XBGr0M9l","properties":{"formattedCitation":"\\super 25\\nosupersub{}","plainCitation":"25","noteIndex":0},"citationItems":[{"id":2086,"uris":["http://zotero.org/groups/2769688/items/KIPVZSC9"],"itemData":{"id":2086,"type":"article-journal","abstract":"In many ecological communities, predation has a key role in regulating community structure or function. Although predation has been extensively explored in animals and microbial eukaryotes, predation by bacteria is less well understood. Here we show that predatory bacteria of the genus Halobacteriovorax are prevalent and active predators on the surface of several genera of reef-building corals. Across a library of 198 16S rRNA samples spanning three coral genera, 79% were positive for carriage of Halobacteriovorax. Cultured Halobacteriovorax from Porites asteroides corals tested positive for predation on the putative coral pathogens Vibrio corallyticus and Vibrio harveyii. Co-occurrence network analysis showed that Halobacteriovorax’s interactions with other bacteria are influenced by temperature and inorganic nutrient concentration, and further suggested that this bacterial predator’s abundance may be driven by prey availability. Thus, animal microbiomes can harbor active bacterial predators, which may regulate microbiome structure and protect the host by consuming potential pathogens.","container-title":"The ISME Journal","DOI":"10.1038/ismej.2015.219","ISSN":"1751-7370","issue":"6","journalAbbreviation":"ISME J","language":"en","license":"2015 International Society for Microbial Ecology","note":"number: 6\npublisher: Nature Publishing Group","page":"1540-1544","source":"www.nature.com","title":"Bacterial predation in a marine host-associated microbiome","volume":"10","author":[{"family":"Welsh","given":"Rory M."},{"family":"Zaneveld","given":"Jesse R."},{"family":"Rosales","given":"Stephanie M."},{"family":"Payet","given":"Jérôme P."},{"family":"Burkepile","given":"Deron E."},{"family":"Thurber","given":"Rebecca Vega"}],"issued":{"date-parts":[["2016",6]]}}}],"schema":"https://github.com/citation-style-language/schema/raw/master/csl-citation.json"}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25</w:t>
      </w:r>
      <w:r w:rsidR="00BA052C">
        <w:rPr>
          <w:rFonts w:ascii="Arial" w:eastAsia="Times New Roman" w:hAnsi="Arial" w:cs="Arial"/>
          <w:sz w:val="20"/>
          <w:szCs w:val="20"/>
        </w:rPr>
        <w:fldChar w:fldCharType="end"/>
      </w:r>
      <w:r w:rsidR="00993F13" w:rsidRPr="00961490">
        <w:rPr>
          <w:rFonts w:ascii="Arial" w:eastAsia="Times New Roman" w:hAnsi="Arial" w:cs="Arial"/>
          <w:sz w:val="20"/>
          <w:szCs w:val="20"/>
        </w:rPr>
        <w:t>, jamming of quorum-sensing systems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{"citationID":"sHNgkrcq","properties":{"formattedCitation":"\\super 26\\nosupersub{}","plainCitation":"26","noteIndex":0},"citationItems":[{"id":1822,"uris":["http://zotero.org/groups/2769688/items/LY4TUSGY"],"itemData":{"id":1822,"type":"article-journal","container-title":"Coral Reefs","ISSN":"1432-0975","issue":"4","journalAbbreviation":"Coral Reefs","note":"publisher: Springer","page":"1235-1241","title":"Production of quorum-sensing signals by bacteria in the coral mucus layer","volume":"36","author":[{"family":"Li","given":"Jie"},{"family":"Kuang","given":"Weiqi"},{"family":"Long","given":"Lijuan"},{"family":"Zhang","given":"Si"}],"issued":{"date-parts":[["2017"]]}}}],"schema":"https://github.com/citation-style-language/schema/raw/master/csl-citation.json"} </w:instrText>
      </w:r>
      <w:r w:rsidR="00BA052C">
        <w:rPr>
          <w:rFonts w:ascii="Arial" w:eastAsia="Times New Roman" w:hAnsi="Arial" w:cs="Arial"/>
          <w:sz w:val="20"/>
          <w:szCs w:val="20"/>
        </w:rPr>
        <w:fldChar w:fldCharType="separate"/>
      </w:r>
      <w:r w:rsidR="00C81643" w:rsidRPr="00C81643">
        <w:rPr>
          <w:rFonts w:ascii="Arial" w:hAnsi="Arial" w:cs="Arial"/>
          <w:sz w:val="20"/>
          <w:vertAlign w:val="superscript"/>
        </w:rPr>
        <w:t>26</w:t>
      </w:r>
      <w:r w:rsidR="00BA052C">
        <w:rPr>
          <w:rFonts w:ascii="Arial" w:eastAsia="Times New Roman" w:hAnsi="Arial" w:cs="Arial"/>
          <w:sz w:val="20"/>
          <w:szCs w:val="20"/>
        </w:rPr>
        <w:fldChar w:fldCharType="end"/>
      </w:r>
      <w:r w:rsidR="00993F13" w:rsidRPr="00961490">
        <w:rPr>
          <w:rFonts w:ascii="Arial" w:eastAsia="Times New Roman" w:hAnsi="Arial" w:cs="Arial"/>
          <w:sz w:val="20"/>
          <w:szCs w:val="20"/>
        </w:rPr>
        <w:t xml:space="preserve">, and passive competition for space and resources. </w:t>
      </w:r>
      <w:r w:rsidR="00993F13">
        <w:rPr>
          <w:rFonts w:ascii="Arial" w:eastAsia="Times New Roman" w:hAnsi="Arial" w:cs="Arial"/>
          <w:sz w:val="20"/>
          <w:szCs w:val="20"/>
        </w:rPr>
        <w:t>Yet these microbiomes are also</w:t>
      </w:r>
      <w:r w:rsidR="00961490" w:rsidRPr="00961490">
        <w:rPr>
          <w:rFonts w:ascii="Arial" w:eastAsia="Times New Roman" w:hAnsi="Arial" w:cs="Arial"/>
          <w:sz w:val="20"/>
          <w:szCs w:val="20"/>
        </w:rPr>
        <w:t xml:space="preserve"> influenced by host traits</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{"citationID":"HqnAqXmc","properties":{"formattedCitation":"\\super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16</w:t>
      </w:r>
      <w:r w:rsidR="00C81643">
        <w:rPr>
          <w:rFonts w:ascii="Arial" w:eastAsia="Times New Roman" w:hAnsi="Arial" w:cs="Arial"/>
          <w:sz w:val="20"/>
          <w:szCs w:val="20"/>
        </w:rPr>
        <w:fldChar w:fldCharType="end"/>
      </w:r>
      <w:r w:rsidR="00993F13">
        <w:rPr>
          <w:rFonts w:ascii="Arial" w:eastAsia="Times New Roman" w:hAnsi="Arial" w:cs="Arial"/>
          <w:sz w:val="20"/>
          <w:szCs w:val="20"/>
        </w:rPr>
        <w:t xml:space="preserve">, </w:t>
      </w:r>
      <w:r w:rsidR="00961490" w:rsidRPr="00961490">
        <w:rPr>
          <w:rFonts w:ascii="Arial" w:eastAsia="Times New Roman" w:hAnsi="Arial" w:cs="Arial"/>
          <w:sz w:val="20"/>
          <w:szCs w:val="20"/>
        </w:rPr>
        <w:t xml:space="preserve">local environmental factors, and ecological context </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{"citationID":"PumuECB4","properties":{"formattedCitation":"\\super 27\\nosupersub{}","plainCitation":"27","noteIndex":0},"citationItems":[{"id":1795,"uris":["http://zotero.org/groups/2769688/items/JPQNPUTD"],"itemData":{"id":1795,"type":"article-journal","abstract":"Microbial community structure on coral reefs is strongly influenced by coral–algae interactions; however, the extent to which this influence is mediated by fishes is unknown. By excluding fleshy macroalgae, cultivating palatable filamentous algae and engaging in frequent aggression to protect resources, territorial damselfish (f. Pomacentridae), such as Stegastes, mediate macro-benthic dynamics on coral reefs and may significantly influence microbial communities. To elucidate how Stegastes apicalis and Stegastes nigricans may alter benthic microbial assemblages and coral health, we determined the benthic community composition (epilithic algal matrix and prokaryotes) and coral disease prevalence inside and outside of damselfish territories in the Great Barrier Reef, Australia. 16S rDNA sequencing revealed distinct bacterial communities associated with turf algae and a two to three times greater relative abundance of phylotypes with high sequence similarity to potential coral pathogens inside Stegastes's territories. These potentially pathogenic phylotypes (totalling 30.04% of the community) were found to have high sequence similarity to those amplified from black band disease (BBD) and disease affected corals worldwide. Disease surveys further revealed a significantly higher occurrence of BBD inside S. nigricans's territories. These findings demonstrate the first link between fish behaviour, reservoirs of potential coral disease pathogens and the prevalence of coral disease.","container-title":"Proceedings of the Royal Society B: Biological Sciences","DOI":"10.1098/rspb.2014.1032","issue":"1788","note":"publisher: Royal Society","page":"20141032","source":"royalsocietypublishing.org (Atypon)","title":"Farming behaviour of reef fishes increases the prevalence of coral disease associated microbes and black band disease","volume":"281","author":[{"family":"Casey","given":"Jordan M."},{"family":"Ainsworth","given":"Tracy D."},{"family":"Choat","given":"J. Howard"},{"family":"Connolly","given":"Sean R."}],"issued":{"date-parts":[["2014",8,7]]}}}],"schema":"https://github.com/citation-style-language/schema/raw/master/csl-citation.json"}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27</w:t>
      </w:r>
      <w:r w:rsidR="00C81643">
        <w:rPr>
          <w:rFonts w:ascii="Arial" w:eastAsia="Times New Roman" w:hAnsi="Arial" w:cs="Arial"/>
          <w:sz w:val="20"/>
          <w:szCs w:val="20"/>
        </w:rPr>
        <w:fldChar w:fldCharType="end"/>
      </w:r>
      <w:r w:rsidR="00993F13">
        <w:rPr>
          <w:rFonts w:ascii="Arial" w:eastAsia="Times New Roman" w:hAnsi="Arial" w:cs="Arial"/>
          <w:sz w:val="20"/>
          <w:szCs w:val="20"/>
        </w:rPr>
        <w:t>, including host disease susceptibility patterns</w:t>
      </w:r>
      <w:r>
        <w:rPr>
          <w:rFonts w:ascii="Arial" w:eastAsia="Times New Roman" w:hAnsi="Arial" w:cs="Arial"/>
          <w:sz w:val="20"/>
          <w:szCs w:val="20"/>
        </w:rPr>
        <w:t xml:space="preserve"> within </w:t>
      </w:r>
      <w:ins w:id="15" w:author="Microsoft Office User" w:date="2024-10-28T15:27:00Z">
        <w:r w:rsidR="009E7CFE">
          <w:rPr>
            <w:rFonts w:ascii="Arial" w:eastAsia="Times New Roman" w:hAnsi="Arial" w:cs="Arial"/>
            <w:sz w:val="20"/>
            <w:szCs w:val="20"/>
          </w:rPr>
          <w:t xml:space="preserve">and among </w:t>
        </w:r>
      </w:ins>
      <w:r>
        <w:rPr>
          <w:rFonts w:ascii="Arial" w:eastAsia="Times New Roman" w:hAnsi="Arial" w:cs="Arial"/>
          <w:sz w:val="20"/>
          <w:szCs w:val="20"/>
        </w:rPr>
        <w:t>species</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{"citationID":"hgIUfuic","properties":{"formattedCitation":"\\super 28\\nosupersub{}","plainCitation":"28","noteIndex":0},"citationItems":[{"id":1858,"uris":["http://zotero.org/groups/2769688/items/VC6NCLCB"],"itemData":{"id":1858,"type":"article-journal","abstract":"In recent decades coral gardening has become increasingly popular to restore degraded reef ecosystems. However, the growth and survivorship of nursery-reared outplanted corals are highly variable. Scientists are trying to identify genotypes that show signs of disease resistance and leverage these genotypes in restoring more resilient populations. In a previous study, a field disease grafting assay was conducted on nursery-reared Acropora cervicornis and Acropora palmata to quantify relative disease susceptibility. In this study, we further evaluate this field assay by investigating putative disease-causing agents and the microbiome of corals with disease-resistant phenotypes. We conducted 16S rRNA gene high-throughput sequencing on A. cervicornis and A. palmata that were grafted (inoculated) with a diseased A. cervicornis fragment. We found that independent of health state, A. cervicornis and A. palmata had distinct alpha and beta diversity patterns from one another and distinct dominant bacteria. In addition, despite different microbiome patterns between both inoculated coral species, the genus Sphingomonadaceae was significantly found in both diseased coral species. Additionally, a core bacteria member from the order Myxococcales was found at relatively higher abundances in corals with lower rates of disease development following grafting. In all, we identified Sphingomonadaceae as a putative coral pathogen and a bacterium from the order Myxococcales associated with corals that showed disease resistant phenotypes.","container-title":"Scientific Reports","DOI":"10.1038/s41598-019-54855-y","ISSN":"2045-2322","issue":"1","journalAbbreviation":"Sci Rep","language":"en","license":"2019 The Author(s)","note":"number: 1\npublisher: Nature Publishing Group","page":"18279","source":"www.nature.com","title":"Microbiome differences in disease-resistant vs. susceptible Acropora corals subjected to disease challenge assays","volume":"9","author":[{"family":"Rosales","given":"Stephanie M."},{"family":"Miller","given":"Margaret W."},{"family":"Williams","given":"Dana E."},{"family":"Traylor-Knowles","given":"Nikki"},{"family":"Young","given":"Benjamin"},{"family":"Serrano","given":"Xaymara M."}],"issued":{"date-parts":[["2019",12,4]]}}}],"schema":"https://github.com/citation-style-language/schema/raw/master/csl-citation.json"}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28</w:t>
      </w:r>
      <w:r w:rsidR="00C81643">
        <w:rPr>
          <w:rFonts w:ascii="Arial" w:eastAsia="Times New Roman" w:hAnsi="Arial" w:cs="Arial"/>
          <w:sz w:val="20"/>
          <w:szCs w:val="20"/>
        </w:rPr>
        <w:fldChar w:fldCharType="end"/>
      </w:r>
      <w:r w:rsidR="00993F13">
        <w:rPr>
          <w:rFonts w:ascii="Arial" w:eastAsia="Times New Roman" w:hAnsi="Arial" w:cs="Arial"/>
          <w:sz w:val="20"/>
          <w:szCs w:val="20"/>
        </w:rPr>
        <w:t xml:space="preserve">. While this </w:t>
      </w:r>
      <w:r w:rsidR="00961490" w:rsidRPr="00961490">
        <w:rPr>
          <w:rFonts w:ascii="Arial" w:eastAsia="Times New Roman" w:hAnsi="Arial" w:cs="Arial"/>
          <w:sz w:val="20"/>
          <w:szCs w:val="20"/>
        </w:rPr>
        <w:t>support</w:t>
      </w:r>
      <w:r w:rsidR="00993F13">
        <w:rPr>
          <w:rFonts w:ascii="Arial" w:eastAsia="Times New Roman" w:hAnsi="Arial" w:cs="Arial"/>
          <w:sz w:val="20"/>
          <w:szCs w:val="20"/>
        </w:rPr>
        <w:t>s a</w:t>
      </w:r>
      <w:r w:rsidR="00961490" w:rsidRPr="00961490">
        <w:rPr>
          <w:rFonts w:ascii="Arial" w:eastAsia="Times New Roman" w:hAnsi="Arial" w:cs="Arial"/>
          <w:sz w:val="20"/>
          <w:szCs w:val="20"/>
        </w:rPr>
        <w:t xml:space="preserve"> connection between </w:t>
      </w:r>
      <w:r w:rsidR="00993F13">
        <w:rPr>
          <w:rFonts w:ascii="Arial" w:eastAsia="Times New Roman" w:hAnsi="Arial" w:cs="Arial"/>
          <w:sz w:val="20"/>
          <w:szCs w:val="20"/>
        </w:rPr>
        <w:t xml:space="preserve">present-day </w:t>
      </w:r>
      <w:r w:rsidR="00961490" w:rsidRPr="00961490">
        <w:rPr>
          <w:rFonts w:ascii="Arial" w:eastAsia="Times New Roman" w:hAnsi="Arial" w:cs="Arial"/>
          <w:sz w:val="20"/>
          <w:szCs w:val="20"/>
        </w:rPr>
        <w:t xml:space="preserve">coral life-history, microbiome structure and disease susceptibility, </w:t>
      </w:r>
      <w:r w:rsidR="00993F13">
        <w:rPr>
          <w:rFonts w:ascii="Arial" w:eastAsia="Times New Roman" w:hAnsi="Arial" w:cs="Arial"/>
          <w:sz w:val="20"/>
          <w:szCs w:val="20"/>
        </w:rPr>
        <w:t xml:space="preserve">these data </w:t>
      </w:r>
      <w:r>
        <w:rPr>
          <w:rFonts w:ascii="Arial" w:eastAsia="Times New Roman" w:hAnsi="Arial" w:cs="Arial"/>
          <w:sz w:val="20"/>
          <w:szCs w:val="20"/>
        </w:rPr>
        <w:t xml:space="preserve">do </w:t>
      </w:r>
      <w:r w:rsidR="00961490" w:rsidRPr="00961490">
        <w:rPr>
          <w:rFonts w:ascii="Arial" w:eastAsia="Times New Roman" w:hAnsi="Arial" w:cs="Arial"/>
          <w:sz w:val="20"/>
          <w:szCs w:val="20"/>
        </w:rPr>
        <w:t>not directly allow for statistical testing of evolutionary hypotheses</w:t>
      </w:r>
      <w:r>
        <w:rPr>
          <w:rFonts w:ascii="Arial" w:eastAsia="Times New Roman" w:hAnsi="Arial" w:cs="Arial"/>
          <w:sz w:val="20"/>
          <w:szCs w:val="20"/>
        </w:rPr>
        <w:t xml:space="preserve"> about potential roles of microbial symbiosis in life history tradeoffs</w:t>
      </w:r>
      <w:r w:rsidR="00961490" w:rsidRPr="00961490">
        <w:rPr>
          <w:rFonts w:ascii="Arial" w:eastAsia="Times New Roman" w:hAnsi="Arial" w:cs="Arial"/>
          <w:sz w:val="20"/>
          <w:szCs w:val="20"/>
        </w:rPr>
        <w:t>.</w:t>
      </w:r>
    </w:p>
    <w:p w14:paraId="3B7EC033" w14:textId="7F2E0C36"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Clarifying whether microbiome structure and coral life-history traits correlate over coral evolution globally </w:t>
      </w:r>
      <w:r w:rsidR="00993F13">
        <w:rPr>
          <w:rFonts w:ascii="Arial" w:eastAsia="Times New Roman" w:hAnsi="Arial" w:cs="Arial"/>
          <w:sz w:val="20"/>
          <w:szCs w:val="20"/>
        </w:rPr>
        <w:t>will contextualize</w:t>
      </w:r>
      <w:r w:rsidRPr="00961490">
        <w:rPr>
          <w:rFonts w:ascii="Arial" w:eastAsia="Times New Roman" w:hAnsi="Arial" w:cs="Arial"/>
          <w:sz w:val="20"/>
          <w:szCs w:val="20"/>
        </w:rPr>
        <w:t xml:space="preserve"> studies of extant coral symbiosis and disease at local or regional scales. Several lines of research have created a strong foundation on which such comprehensive comparative evolutionary analyses can be built. Coral disease patterns have been intensively researched, and an increasing number of datasets are now openly available</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{"citationID":"Y7VHRyGr","properties":{"formattedCitation":"\\super 29\\nosupersub{}","plainCitation":"29","noteIndex":0},"citationItems":[{"id":1612,"uris":["http://zotero.org/groups/2769688/items/BM8A9XTG"],"itemData":{"id":1612,"type":"article-journal","abstract":"The Hawaiʻi Coral Disease database (HICORDIS) houses data on colony-level coral health condition observed across the Hawaiian archipelago, providing information to conduct future analyses on coral reef health in an era of changing environmental conditions. Colonies were identified to the lowest taxonomic classification possible (species or genera), measured and assessed for visual signs of health condition. Data were recorded for 286,071 coral colonies surveyed on 1819 transects at 660 sites between 2005 and 2015. The database contains observations for 60 species from 22 genera with 21 different health conditions. The goals of the HICORDIS database are to: i) provide open access, quality controlled and validated coral health data assembled from disparate surveys conducted across Hawaiʻi; ii) facilitate appropriate crediting of data; and iii) encourage future analyses of coral reef health. In this article, we describe and provide data from the HICORDIS database. The data presented in this paper were used in the research article “Satellite SST-based Coral Disease Outbreak Predictions for the Hawaiian Archipelago” (Caldwell et al., 2016) [1].","container-title":"Data in Brief","DOI":"10.1016/j.dib.2016.07.025","ISSN":"2352-3409","journalAbbreviation":"Data in Brief","language":"en","page":"1054-1058","source":"ScienceDirect","title":"Hawaiʻi Coral Disease database (HICORDIS): species-specific coral health data from across the Hawaiian archipelago","title-short":"Hawaiʻi Coral Disease database (HICORDIS)","volume":"8","author":[{"family":"Caldwell","given":"Jamie M."},{"family":"Burns","given":"John H. R."},{"family":"Couch","given":"Courtney"},{"family":"Ross","given":"Megan"},{"family":"Runyon","given":"Christina"},{"family":"Takabayashi","given":"Misaki"},{"family":"Vargas-Ángel","given":"Bernardo"},{"family":"Walsh","given":"William"},{"family":"Walton","given":"Maya"},{"family":"White","given":"Darla"},{"family":"Williams","given":"Gareth"},{"family":"Heron","given":"Scott F."}],"issued":{"date-parts":[["2016",9,1]]}}}],"schema":"https://github.com/citation-style-language/schema/raw/master/csl-citation.json"}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29</w:t>
      </w:r>
      <w:r w:rsidR="00C81643">
        <w:rPr>
          <w:rFonts w:ascii="Arial" w:eastAsia="Times New Roman" w:hAnsi="Arial" w:cs="Arial"/>
          <w:sz w:val="20"/>
          <w:szCs w:val="20"/>
        </w:rPr>
        <w:fldChar w:fldCharType="end"/>
      </w:r>
      <w:r w:rsidR="003B76EA">
        <w:rPr>
          <w:rFonts w:ascii="Arial" w:eastAsia="Times New Roman" w:hAnsi="Arial" w:cs="Arial"/>
          <w:sz w:val="20"/>
          <w:szCs w:val="20"/>
        </w:rPr>
        <w:t xml:space="preserve">. </w:t>
      </w:r>
      <w:r w:rsidRPr="00961490">
        <w:rPr>
          <w:rFonts w:ascii="Arial" w:eastAsia="Times New Roman" w:hAnsi="Arial" w:cs="Arial"/>
          <w:sz w:val="20"/>
          <w:szCs w:val="20"/>
        </w:rPr>
        <w:t>Well-curated global databases of coral physiological traits</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{"citationID":"hhioqKlI","properties":{"formattedCitation":"\\super 30\\nosupersub{}","plainCitation":"30","noteIndex":0},"citationItems":[{"id":2088,"uris":["http://zotero.org/groups/2769688/items/3GF6EKAH"],"itemData":{"id":2088,"type":"article-journal","abstract":"Trait-based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30</w:t>
      </w:r>
      <w:r w:rsidR="00C81643">
        <w:rPr>
          <w:rFonts w:ascii="Arial" w:eastAsia="Times New Roman" w:hAnsi="Arial" w:cs="Arial"/>
          <w:sz w:val="20"/>
          <w:szCs w:val="20"/>
        </w:rPr>
        <w:fldChar w:fldCharType="end"/>
      </w:r>
      <w:r w:rsidRPr="00961490">
        <w:rPr>
          <w:rFonts w:ascii="Arial" w:eastAsia="Times New Roman" w:hAnsi="Arial" w:cs="Arial"/>
          <w:sz w:val="20"/>
          <w:szCs w:val="20"/>
        </w:rPr>
        <w:t xml:space="preserve"> have been established and mapped to coral life-history strategies</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{"citationID":"ColCJrgM","properties":{"formattedCitation":"\\super 2\\nosupersub{}","plainCitation":"2","noteIndex":0},"citationItems":[{"id":2083,"uris":["http://zotero.org/groups/2769688/items/6ZCMW6WW"],"itemData":{"id":2083,"type":"article-journal","abstract":"Classifying the biological traits of organisms can test conceptual frameworks of life-history strategies and allow for predictions of how different species may respond to environmental disturbances. We apply a trait-based classification approach to a complex and threatened group of species, scleractinian corals. Using hierarchical clustering and random forests analyses, we identify up to four life-history strategies that appear globally consistent across 143 species of reef corals: competitive, weedy, stress-tolerant and generalist taxa, which are primarily separated by colony morphology, growth rate and reproductive mode. Documented shifts towards stress-tolerant, generalist and weedy species in coral reef communities are consistent with the expected responses of these life-history strategies. Our quantitative trait-based approach to classifying life-history strategies is objective, applicable to any taxa and a powerful tool that can be used to evaluate theories of community ecology and predict the impact of environmental and anthropogenic stressors on species assemblages.","container-title":"Ecology Letters","DOI":"10.1111/j.1461-0248.2012.01861.x","ISSN":"1461-0248","issue":"12","language":"en","license":"© 2012 Blackwell Publishing Ltd/CNRS","note":"_eprint: https://onlinelibrary.wiley.com/doi/pdf/10.1111/j.1461-0248.2012.01861.x","page":"1378-1386","source":"Wiley Online Library","title":"Evaluating life-history strategies of reef corals from species traits","volume":"15","author":[{"family":"Darling","given":"Emily S."},{"family":"Alvarez-Filip","given":"Lorenzo"},{"family":"Oliver","given":"Thomas A."},{"family":"McClanahan","given":"Timothy R."},{"family":"Côté","given":"Isabelle M."}],"issued":{"date-parts":[["2012"]]}}}],"schema":"https://github.com/citation-style-language/schema/raw/master/csl-citation.json"}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w:t>
      </w:r>
      <w:r w:rsidR="00C81643">
        <w:rPr>
          <w:rFonts w:ascii="Arial" w:eastAsia="Times New Roman" w:hAnsi="Arial" w:cs="Arial"/>
          <w:sz w:val="20"/>
          <w:szCs w:val="20"/>
        </w:rPr>
        <w:fldChar w:fldCharType="end"/>
      </w:r>
      <w:r w:rsidRPr="00961490">
        <w:rPr>
          <w:rFonts w:ascii="Arial" w:eastAsia="Times New Roman" w:hAnsi="Arial" w:cs="Arial"/>
          <w:sz w:val="20"/>
          <w:szCs w:val="20"/>
        </w:rPr>
        <w:t xml:space="preserve">. Finally, several large cross-species studies of corals and their microbiomes </w:t>
      </w:r>
      <w:r w:rsidRPr="00961490">
        <w:rPr>
          <w:rFonts w:ascii="Arial" w:eastAsia="Times New Roman" w:hAnsi="Arial" w:cs="Arial"/>
          <w:sz w:val="20"/>
          <w:szCs w:val="20"/>
        </w:rPr>
        <w:lastRenderedPageBreak/>
        <w:t>have been launched. These advances provide an opportunity to compare host trait data and microbiome structure from across the coral tree of life.</w:t>
      </w:r>
    </w:p>
    <w:p w14:paraId="4F71EE03" w14:textId="28AF16FB" w:rsidR="00961490" w:rsidRPr="00201946"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Here, we test whether microbiome structure correlates with </w:t>
      </w:r>
      <w:r w:rsidR="00201946">
        <w:rPr>
          <w:rFonts w:ascii="Arial" w:eastAsia="Times New Roman" w:hAnsi="Arial" w:cs="Arial"/>
          <w:sz w:val="20"/>
          <w:szCs w:val="20"/>
        </w:rPr>
        <w:t xml:space="preserve">two key aspects of coral life history strategy: </w:t>
      </w:r>
      <w:r w:rsidRPr="00961490">
        <w:rPr>
          <w:rFonts w:ascii="Arial" w:eastAsia="Times New Roman" w:hAnsi="Arial" w:cs="Arial"/>
          <w:sz w:val="20"/>
          <w:szCs w:val="20"/>
        </w:rPr>
        <w:t>disease susceptibility</w:t>
      </w:r>
      <w:r w:rsidR="00201946">
        <w:rPr>
          <w:rFonts w:ascii="Arial" w:eastAsia="Times New Roman" w:hAnsi="Arial" w:cs="Arial"/>
          <w:sz w:val="20"/>
          <w:szCs w:val="20"/>
        </w:rPr>
        <w:t xml:space="preserve"> and growth rate</w:t>
      </w:r>
      <w:r w:rsidRPr="00961490">
        <w:rPr>
          <w:rFonts w:ascii="Arial" w:eastAsia="Times New Roman" w:hAnsi="Arial" w:cs="Arial"/>
          <w:sz w:val="20"/>
          <w:szCs w:val="20"/>
        </w:rPr>
        <w:t xml:space="preserve">. To address this question quantitatively, we first characterized the microbiome composition from visibly healthy samples of 40 coral genera using 16S rRNA gene </w:t>
      </w:r>
      <w:ins w:id="16" w:author="Microsoft Office User" w:date="2024-10-28T13:01:00Z">
        <w:r w:rsidR="00C04DDF">
          <w:rPr>
            <w:rFonts w:ascii="Arial" w:eastAsia="Times New Roman" w:hAnsi="Arial" w:cs="Arial"/>
            <w:sz w:val="20"/>
            <w:szCs w:val="20"/>
          </w:rPr>
          <w:t xml:space="preserve">amplicon </w:t>
        </w:r>
      </w:ins>
      <w:r w:rsidRPr="00961490">
        <w:rPr>
          <w:rFonts w:ascii="Arial" w:eastAsia="Times New Roman" w:hAnsi="Arial" w:cs="Arial"/>
          <w:sz w:val="20"/>
          <w:szCs w:val="20"/>
        </w:rPr>
        <w:t>sequencing results from the Global Coral Microbiome Project</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{"citationID":"sgLbJwN5","properties":{"formattedCitation":"\\super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16</w:t>
      </w:r>
      <w:r w:rsidR="00C81643">
        <w:rPr>
          <w:rFonts w:ascii="Arial" w:eastAsia="Times New Roman" w:hAnsi="Arial" w:cs="Arial"/>
          <w:sz w:val="20"/>
          <w:szCs w:val="20"/>
        </w:rPr>
        <w:fldChar w:fldCharType="end"/>
      </w:r>
      <w:r w:rsidR="00201946">
        <w:rPr>
          <w:rFonts w:ascii="Arial" w:eastAsia="Times New Roman" w:hAnsi="Arial" w:cs="Arial"/>
          <w:sz w:val="20"/>
          <w:szCs w:val="20"/>
        </w:rPr>
        <w:t xml:space="preserve"> </w:t>
      </w:r>
      <w:r w:rsidRPr="00961490">
        <w:rPr>
          <w:rFonts w:ascii="Arial" w:eastAsia="Times New Roman" w:hAnsi="Arial" w:cs="Arial"/>
          <w:sz w:val="20"/>
          <w:szCs w:val="20"/>
        </w:rPr>
        <w:t xml:space="preserve">(Supplementary Data Table 1a), and subsequently combined these data with coral </w:t>
      </w:r>
      <w:r w:rsidR="00201946">
        <w:rPr>
          <w:rFonts w:ascii="Arial" w:eastAsia="Times New Roman" w:hAnsi="Arial" w:cs="Arial"/>
          <w:sz w:val="20"/>
          <w:szCs w:val="20"/>
        </w:rPr>
        <w:t>growth rates</w:t>
      </w:r>
      <w:r w:rsidRPr="00961490">
        <w:rPr>
          <w:rFonts w:ascii="Arial" w:eastAsia="Times New Roman" w:hAnsi="Arial" w:cs="Arial"/>
          <w:sz w:val="20"/>
          <w:szCs w:val="20"/>
        </w:rPr>
        <w:t xml:space="preserve"> from the Coral Trait Database</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{"citationID":"NjhuIIit","properties":{"formattedCitation":"\\super 30\\nosupersub{}","plainCitation":"30","noteIndex":0},"citationItems":[{"id":2088,"uris":["http://zotero.org/groups/2769688/items/3GF6EKAH"],"itemData":{"id":2088,"type":"article-journal","abstract":"Trait-based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30</w:t>
      </w:r>
      <w:r w:rsidR="00C81643">
        <w:rPr>
          <w:rFonts w:ascii="Arial" w:eastAsia="Times New Roman" w:hAnsi="Arial" w:cs="Arial"/>
          <w:sz w:val="20"/>
          <w:szCs w:val="20"/>
        </w:rPr>
        <w:fldChar w:fldCharType="end"/>
      </w:r>
      <w:r w:rsidR="00201946">
        <w:rPr>
          <w:rFonts w:ascii="Arial" w:eastAsia="Times New Roman" w:hAnsi="Arial" w:cs="Arial"/>
          <w:sz w:val="20"/>
          <w:szCs w:val="20"/>
        </w:rPr>
        <w:t xml:space="preserve">, and </w:t>
      </w:r>
      <w:r w:rsidR="00201946" w:rsidRPr="00961490">
        <w:rPr>
          <w:rFonts w:ascii="Arial" w:eastAsia="Times New Roman" w:hAnsi="Arial" w:cs="Arial"/>
          <w:sz w:val="20"/>
          <w:szCs w:val="20"/>
        </w:rPr>
        <w:t>genus-level long-term disease prevalence data from several tropical regions around the globe</w:t>
      </w:r>
      <w:r w:rsidR="00201946">
        <w:rPr>
          <w:rFonts w:ascii="Arial" w:eastAsia="Times New Roman" w:hAnsi="Arial" w:cs="Arial"/>
          <w:sz w:val="20"/>
          <w:szCs w:val="20"/>
        </w:rPr>
        <w:t xml:space="preserve"> </w:t>
      </w:r>
      <w:r w:rsidRPr="00961490">
        <w:rPr>
          <w:rFonts w:ascii="Arial" w:eastAsia="Times New Roman" w:hAnsi="Arial" w:cs="Arial"/>
          <w:sz w:val="20"/>
          <w:szCs w:val="20"/>
        </w:rPr>
        <w:t>(Fig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1). </w:t>
      </w:r>
      <w:r w:rsidR="00201946">
        <w:rPr>
          <w:rFonts w:ascii="Arial" w:eastAsia="Times New Roman" w:hAnsi="Arial" w:cs="Arial"/>
          <w:sz w:val="20"/>
          <w:szCs w:val="20"/>
        </w:rPr>
        <w:t>These long-term disease datasets included t</w:t>
      </w:r>
      <w:r w:rsidR="00201946" w:rsidRPr="00961490">
        <w:rPr>
          <w:rFonts w:ascii="Arial" w:eastAsia="Times New Roman" w:hAnsi="Arial" w:cs="Arial"/>
          <w:sz w:val="20"/>
          <w:szCs w:val="20"/>
        </w:rPr>
        <w:t xml:space="preserve">he Florida Reef Resilience Project data (FRRP, </w:t>
      </w:r>
      <w:hyperlink r:id="rId8">
        <w:r w:rsidR="00201946" w:rsidRPr="00961490">
          <w:rPr>
            <w:rFonts w:ascii="Arial" w:eastAsia="Times New Roman" w:hAnsi="Arial" w:cs="Arial"/>
            <w:color w:val="1155CC"/>
            <w:sz w:val="20"/>
            <w:szCs w:val="20"/>
            <w:u w:val="single"/>
          </w:rPr>
          <w:t>https://frrp.org/</w:t>
        </w:r>
      </w:hyperlink>
      <w:r w:rsidR="00201946" w:rsidRPr="00961490">
        <w:rPr>
          <w:rFonts w:ascii="Arial" w:eastAsia="Times New Roman" w:hAnsi="Arial" w:cs="Arial"/>
          <w:sz w:val="20"/>
          <w:szCs w:val="20"/>
        </w:rPr>
        <w:t>)</w:t>
      </w:r>
      <w:r w:rsidR="00201946" w:rsidRPr="00961490">
        <w:rPr>
          <w:rFonts w:ascii="Arial" w:eastAsia="Tahoma" w:hAnsi="Arial" w:cs="Arial"/>
          <w:sz w:val="20"/>
          <w:szCs w:val="20"/>
        </w:rPr>
        <w:t xml:space="preserve">, </w:t>
      </w:r>
      <w:proofErr w:type="spellStart"/>
      <w:r w:rsidR="001E7B35" w:rsidRPr="002F1CD2">
        <w:rPr>
          <w:rFonts w:ascii="Arial" w:hAnsi="Arial" w:cs="Arial"/>
          <w:color w:val="000000"/>
          <w:sz w:val="20"/>
        </w:rPr>
        <w:t>Hawaiʻi</w:t>
      </w:r>
      <w:proofErr w:type="spellEnd"/>
      <w:r w:rsidR="001E7B35" w:rsidRPr="00961490">
        <w:rPr>
          <w:rFonts w:ascii="Arial" w:eastAsia="Tahoma" w:hAnsi="Arial" w:cs="Arial"/>
          <w:sz w:val="20"/>
          <w:szCs w:val="20"/>
        </w:rPr>
        <w:t xml:space="preserve"> </w:t>
      </w:r>
      <w:r w:rsidR="00201946" w:rsidRPr="00961490">
        <w:rPr>
          <w:rFonts w:ascii="Arial" w:eastAsia="Tahoma" w:hAnsi="Arial" w:cs="Arial"/>
          <w:sz w:val="20"/>
          <w:szCs w:val="20"/>
        </w:rPr>
        <w:t>Coral Disease Database (HICORDIS)</w:t>
      </w:r>
      <w:r w:rsidR="00C81643">
        <w:rPr>
          <w:rFonts w:ascii="Arial" w:eastAsia="Tahoma" w:hAnsi="Arial" w:cs="Arial"/>
          <w:sz w:val="20"/>
          <w:szCs w:val="20"/>
        </w:rPr>
        <w:fldChar w:fldCharType="begin"/>
      </w:r>
      <w:r w:rsidR="007372D3">
        <w:rPr>
          <w:rFonts w:ascii="Arial" w:eastAsia="Tahoma" w:hAnsi="Arial" w:cs="Arial"/>
          <w:sz w:val="20"/>
          <w:szCs w:val="20"/>
        </w:rPr>
        <w:instrText xml:space="preserve"> ADDIN ZOTERO_ITEM CSL_CITATION {"citationID":"uYYQUlKY","properties":{"formattedCitation":"\\super 29\\nosupersub{}","plainCitation":"29","noteIndex":0},"citationItems":[{"id":1612,"uris":["http://zotero.org/groups/2769688/items/BM8A9XTG"],"itemData":{"id":1612,"type":"article-journal","abstract":"The Hawaiʻi Coral Disease database (HICORDIS) houses data on colony-level coral health condition observed across the Hawaiian archipelago, providing information to conduct future analyses on coral reef health in an era of changing environmental conditions. Colonies were identified to the lowest taxonomic classification possible (species or genera), measured and assessed for visual signs of health condition. Data were recorded for 286,071 coral colonies surveyed on 1819 transects at 660 sites between 2005 and 2015. The database contains observations for 60 species from 22 genera with 21 different health conditions. The goals of the HICORDIS database are to: i) provide open access, quality controlled and validated coral health data assembled from disparate surveys conducted across Hawaiʻi; ii) facilitate appropriate crediting of data; and iii) encourage future analyses of coral reef health. In this article, we describe and provide data from the HICORDIS database. The data presented in this paper were used in the research article “Satellite SST-based Coral Disease Outbreak Predictions for the Hawaiian Archipelago” (Caldwell et al., 2016) [1].","container-title":"Data in Brief","DOI":"10.1016/j.dib.2016.07.025","ISSN":"2352-3409","journalAbbreviation":"Data in Brief","language":"en","page":"1054-1058","source":"ScienceDirect","title":"Hawaiʻi Coral Disease database (HICORDIS): species-specific coral health data from across the Hawaiian archipelago","title-short":"Hawaiʻi Coral Disease database (HICORDIS)","volume":"8","author":[{"family":"Caldwell","given":"Jamie M."},{"family":"Burns","given":"John H. R."},{"family":"Couch","given":"Courtney"},{"family":"Ross","given":"Megan"},{"family":"Runyon","given":"Christina"},{"family":"Takabayashi","given":"Misaki"},{"family":"Vargas-Ángel","given":"Bernardo"},{"family":"Walsh","given":"William"},{"family":"Walton","given":"Maya"},{"family":"White","given":"Darla"},{"family":"Williams","given":"Gareth"},{"family":"Heron","given":"Scott F."}],"issued":{"date-parts":[["2016",9,1]]}}}],"schema":"https://github.com/citation-style-language/schema/raw/master/csl-citation.json"} </w:instrText>
      </w:r>
      <w:r w:rsidR="00C81643">
        <w:rPr>
          <w:rFonts w:ascii="Arial" w:eastAsia="Tahoma" w:hAnsi="Arial" w:cs="Arial"/>
          <w:sz w:val="20"/>
          <w:szCs w:val="20"/>
        </w:rPr>
        <w:fldChar w:fldCharType="separate"/>
      </w:r>
      <w:r w:rsidR="00C81643" w:rsidRPr="00C81643">
        <w:rPr>
          <w:rFonts w:ascii="Arial" w:hAnsi="Arial" w:cs="Arial"/>
          <w:sz w:val="20"/>
          <w:vertAlign w:val="superscript"/>
        </w:rPr>
        <w:t>29</w:t>
      </w:r>
      <w:r w:rsidR="00C81643">
        <w:rPr>
          <w:rFonts w:ascii="Arial" w:eastAsia="Tahoma" w:hAnsi="Arial" w:cs="Arial"/>
          <w:sz w:val="20"/>
          <w:szCs w:val="20"/>
        </w:rPr>
        <w:fldChar w:fldCharType="end"/>
      </w:r>
      <w:r w:rsidR="00201946" w:rsidRPr="00961490">
        <w:rPr>
          <w:rFonts w:ascii="Arial" w:eastAsia="Times New Roman" w:hAnsi="Arial" w:cs="Arial"/>
          <w:sz w:val="20"/>
          <w:szCs w:val="20"/>
        </w:rPr>
        <w:t xml:space="preserve">, and </w:t>
      </w:r>
      <w:r w:rsidR="00201946">
        <w:rPr>
          <w:rFonts w:ascii="Arial" w:eastAsia="Times New Roman" w:hAnsi="Arial" w:cs="Arial"/>
          <w:sz w:val="20"/>
          <w:szCs w:val="20"/>
        </w:rPr>
        <w:t xml:space="preserve">new data covering </w:t>
      </w:r>
      <w:r w:rsidR="00201946" w:rsidRPr="00961490">
        <w:rPr>
          <w:rFonts w:ascii="Arial" w:eastAsia="Times New Roman" w:hAnsi="Arial" w:cs="Arial"/>
          <w:sz w:val="20"/>
          <w:szCs w:val="20"/>
        </w:rPr>
        <w:t>eastern Australia (this study; Supplementary Data Table 1b)</w:t>
      </w:r>
      <w:r w:rsidR="00201946">
        <w:rPr>
          <w:rFonts w:ascii="Arial" w:eastAsia="Times New Roman" w:hAnsi="Arial" w:cs="Arial"/>
          <w:sz w:val="20"/>
          <w:szCs w:val="20"/>
        </w:rPr>
        <w:t>.</w:t>
      </w:r>
      <w:r w:rsidR="00201946">
        <w:rPr>
          <w:rFonts w:ascii="Arial" w:hAnsi="Arial" w:cs="Arial"/>
          <w:b/>
          <w:color w:val="000000"/>
          <w:sz w:val="20"/>
          <w:szCs w:val="20"/>
        </w:rPr>
        <w:t xml:space="preserve"> </w:t>
      </w:r>
      <w:r w:rsidRPr="00961490">
        <w:rPr>
          <w:rFonts w:ascii="Arial" w:eastAsia="Times New Roman" w:hAnsi="Arial" w:cs="Arial"/>
          <w:sz w:val="20"/>
          <w:szCs w:val="20"/>
        </w:rPr>
        <w:t xml:space="preserve">With the resulting microbiome structure, coral growth </w:t>
      </w:r>
      <w:r w:rsidR="00201946">
        <w:rPr>
          <w:rFonts w:ascii="Arial" w:eastAsia="Times New Roman" w:hAnsi="Arial" w:cs="Arial"/>
          <w:sz w:val="20"/>
          <w:szCs w:val="20"/>
        </w:rPr>
        <w:t xml:space="preserve">rate, and disease </w:t>
      </w:r>
      <w:r w:rsidRPr="00961490">
        <w:rPr>
          <w:rFonts w:ascii="Arial" w:eastAsia="Times New Roman" w:hAnsi="Arial" w:cs="Arial"/>
          <w:sz w:val="20"/>
          <w:szCs w:val="20"/>
        </w:rPr>
        <w:t>data across a global distribution of coral genera (Supplementary Data Table 1c), we compared these traits using methods that account for phylogenetic correlations using a time-calibrated multi-gene reference tree of corals</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{"citationID":"1Wjb86Sr","properties":{"formattedCitation":"\\super 31\\nosupersub{}","plainCitation":"31","noteIndex":0},"citationItems":[{"id":1148,"uris":["http://zotero.org/groups/2769688/items/3INIID6L"],"itemData":{"id":1148,"type":"article-journal","abstract":"One-third of the world's reef-building corals are facing heightened extinction risk from climate change and other anthropogenic impacts. Previous studies have shown that such threats are not distributed randomly across the coral tree of life, and future extinctions have the potential to disproportionately reduce the phylogenetic diversity of this group on a global scale. However, the impact of such losses on a regional scale remains poorly known. In this study, we use phylogenetic metrics in conjunction with geographical distributions of living reef coral species to model how extinctions are likely to affect evolutionary diversity across different ecoregions. Based on two measures—phylogenetic diversity and phylogenetic species variability—we highlight regions with the largest losses of evolutionary diversity and hence of potential conservation interest. Notably, the projected loss of evolutionary diversity is relatively low in the most species-rich areas such as the Coral Triangle, while many regions with fewer species stand to lose much larger shares of their diversity. We also suggest that for complex ecosystems like coral reefs it is important to consider changes in phylogenetic species variability; areas with disproportionate declines in this measure should be of concern even if phylogenetic diversity is not as impacted. These findings underscore the importance of integrating evolutionary history into conservation planning for safeguarding the future diversity of coral reefs.","container-title":"Philosophical Transactions of the Royal Society B: Biological Sciences","DOI":"10.1098/rstb.2014.0010","issue":"1662","journalAbbreviation":"Philosophical Transactions of the Royal Society B: Biological Sciences","note":"publisher: Royal Society","page":"20140010","source":"royalsocietypublishing.org (Atypon)","title":"The future of evolutionary diversity in reef corals","volume":"370","author":[{"family":"Huang","given":"Danwei"},{"family":"Roy","given":"Kaustuv"}],"issued":{"date-parts":[["2015",2,19]]}}}],"schema":"https://github.com/citation-style-language/schema/raw/master/csl-citation.json"}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31</w:t>
      </w:r>
      <w:r w:rsidR="00C81643">
        <w:rPr>
          <w:rFonts w:ascii="Arial" w:eastAsia="Times New Roman" w:hAnsi="Arial" w:cs="Arial"/>
          <w:sz w:val="20"/>
          <w:szCs w:val="20"/>
        </w:rPr>
        <w:fldChar w:fldCharType="end"/>
      </w:r>
      <w:r w:rsidRPr="00961490">
        <w:rPr>
          <w:rFonts w:ascii="Arial" w:eastAsia="Times New Roman" w:hAnsi="Arial" w:cs="Arial"/>
          <w:sz w:val="20"/>
          <w:szCs w:val="20"/>
        </w:rPr>
        <w:t>.</w:t>
      </w:r>
    </w:p>
    <w:p w14:paraId="08501B87" w14:textId="29547939"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Results</w:t>
      </w:r>
    </w:p>
    <w:p w14:paraId="7477C189" w14:textId="04C738F3"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Coral microbiomes are dominated by a small number of bacterial taxa. </w:t>
      </w:r>
      <w:r w:rsidRPr="00961490">
        <w:rPr>
          <w:rFonts w:ascii="Arial" w:eastAsia="Times New Roman" w:hAnsi="Arial" w:cs="Arial"/>
          <w:sz w:val="20"/>
          <w:szCs w:val="20"/>
        </w:rPr>
        <w:t>The microbiome of corals is often dominated by a few highly-abundant taxa that demonstrate species-specificity</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{"citationID":"5bPz4tiU","properties":{"formattedCitation":"\\super 17,18\\nosupersub{}","plainCitation":"17,18","noteIndex":0},"citationItems":[{"id":1823,"uris":["http://zotero.org/groups/2769688/items/3GY2JAFK"],"itemData":{"id":1823,"type":"article-journal","abstract":"Coral-associated microorganisms are thought to play a fundamental role in the health and ecology of corals, but understanding of specific coral–microbial interactions are lacking. In order to create a framework to examine coral–microbial specificity, we integrated and phylogenetically compared 21,100 SSU rRNA gene Sanger-produced sequences from bacteria and archaea associated with corals from previous studies, and accompanying host, location and publication metadata, to produce the Coral Microbiome Database. From this database, we identified 39 described and candidate phyla of Bacteria and two Archaea phyla associated with corals, demonstrating that corals are one of the most phylogenetically diverse animal microbiomes. Secondly, this new phylogenetic resource shows that certain microorganisms are indeed specific to corals, including evolutionary distinct hosts. Specifically, we identified 2–37 putative monophyletic, coral-specific sequence clusters within bacterial genera associated with the greatest number of coral species (Vibrio, Endozoicomonas and Ruegeria) as well as functionally relevant microbial taxa (“Candidatus Amoebophilus”, “Candidatus Nitrosopumilus” and under recognized cyanobacteria). This phylogenetic resource provides a framework for more targeted studies of corals and their specific microbial associates, which is timely given the escalated need to understand the role of the coral microbiome and its adaptability to changing ocean and reef conditions.","container-title":"Environmental Microbiology Reports","DOI":"10.1111/1758-2229.12686","ISSN":"1758-2229","issue":"3","language":"en","note":"_eprint: https://onlinelibrary.wiley.com/doi/pdf/10.1111/1758-2229.12686","page":"372-385","source":"Wiley Online Library","title":"Coral microbiome database: Integration of sequences reveals high diversity and relatedness of coral-associated microbes","title-short":"Coral microbiome database","volume":"11","author":[{"family":"Huggett","given":"Megan J."},{"family":"Apprill","given":"Amy"}],"issued":{"date-parts":[["2019"]]}}},{"id":1826,"uris":["http://zotero.org/groups/2769688/items/I7XLSXS8"],"itemData":{"id":1826,"type":"article-journal","abstract":"Although it is well established that the microbial communities inhabiting corals perform key functions that promote the health and persistence of their hosts, little is known about their spatial structure and temporal stability. We examined the natural variability of microbial communities associated with six Caribbean coral species from three genera at four reef sites over one year. We identified differences in microbial community composition between coral genera and species that persisted across space and time, suggesting that local host identity likely plays a dominant role in structuring the microbiome. However, we found that microbial community dissimilarity increased with geographical distance, which indicates that regional processes such as dispersal limitation and spatiotemporal environmental heterogeneity also influence microbial community composition. In addition, network analysis revealed that the strength of host identity varied across coral host genera, with species from the genus Acropora having the most influence over their microbial community. Overall, our results demonstrate that despite high levels of microbial diversity, coral species are characterized by signature microbiomes that are stable in both space and time.","container-title":"Scientific Reports","DOI":"10.1038/s41598-019-43268-6","ISSN":"2045-2322","issue":"1","journalAbbreviation":"Sci Rep","language":"en","license":"2019 The Author(s)","note":"number: 1\npublisher: Nature Publishing Group","page":"6785","source":"www.nature.com","title":"Structure and stability of the coral microbiome in space and time","volume":"9","author":[{"family":"Dunphy","given":"Courtney M."},{"family":"Gouhier","given":"Tarik C."},{"family":"Chu","given":"Nathaniel D."},{"family":"Vollmer","given":"Steven V."}],"issued":{"date-parts":[["2019",5,1]]}}}],"schema":"https://github.com/citation-style-language/schema/raw/master/csl-citation.json"}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17,18</w:t>
      </w:r>
      <w:r w:rsidR="00C81643">
        <w:rPr>
          <w:rFonts w:ascii="Arial" w:eastAsia="Times New Roman" w:hAnsi="Arial" w:cs="Arial"/>
          <w:sz w:val="20"/>
          <w:szCs w:val="20"/>
        </w:rPr>
        <w:fldChar w:fldCharType="end"/>
      </w:r>
      <w:r w:rsidRPr="00961490">
        <w:rPr>
          <w:rFonts w:ascii="Arial" w:eastAsia="Times New Roman" w:hAnsi="Arial" w:cs="Arial"/>
          <w:sz w:val="20"/>
          <w:szCs w:val="20"/>
        </w:rPr>
        <w:t>, though why these highly-abundant microbial taxa differ across coral diversity is unknown. To test this, we first identified a restricted set of dominant bacterial or archaeal taxa in visibly healthy corals retrieved from mucus, tissue, and skeleton samples of 40 coral genera. (‘Dominant taxa’ were defined as those that are most abundant on average within all samples from a given portion of coral anatomy in a given coral genus</w:t>
      </w:r>
      <w:ins w:id="17" w:author="Microsoft Office User" w:date="2024-11-01T13:13:00Z">
        <w:r w:rsidR="00652E0A">
          <w:rPr>
            <w:rFonts w:ascii="Arial" w:eastAsia="Times New Roman" w:hAnsi="Arial" w:cs="Arial"/>
            <w:sz w:val="20"/>
            <w:szCs w:val="20"/>
          </w:rPr>
          <w:t>)</w:t>
        </w:r>
      </w:ins>
      <w:r w:rsidRPr="00961490">
        <w:rPr>
          <w:rFonts w:ascii="Arial" w:eastAsia="Times New Roman" w:hAnsi="Arial" w:cs="Arial"/>
          <w:sz w:val="20"/>
          <w:szCs w:val="20"/>
        </w:rPr>
        <w:t>.</w:t>
      </w:r>
      <w:del w:id="18" w:author="Microsoft Office User" w:date="2024-11-01T13:13:00Z">
        <w:r w:rsidRPr="00961490" w:rsidDel="00652E0A">
          <w:rPr>
            <w:rFonts w:ascii="Arial" w:eastAsia="Times New Roman" w:hAnsi="Arial" w:cs="Arial"/>
            <w:sz w:val="20"/>
            <w:szCs w:val="20"/>
          </w:rPr>
          <w:delText>)</w:delText>
        </w:r>
      </w:del>
      <w:r w:rsidRPr="00961490">
        <w:rPr>
          <w:rFonts w:ascii="Arial" w:eastAsia="Times New Roman" w:hAnsi="Arial" w:cs="Arial"/>
          <w:sz w:val="20"/>
          <w:szCs w:val="20"/>
        </w:rPr>
        <w:t xml:space="preserve"> Thirty-eight of the coral genera were dominated by the bacterial classes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or γ-proteobacteria, which are known to include common coral associates</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{"citationID":"2xnJ52BI","properties":{"formattedCitation":"\\super 17\\nosupersub{}","plainCitation":"17","noteIndex":0},"citationItems":[{"id":1823,"uris":["http://zotero.org/groups/2769688/items/3GY2JAFK"],"itemData":{"id":1823,"type":"article-journal","abstract":"Coral-associated microorganisms are thought to play a fundamental role in the health and ecology of corals, but understanding of specific coral–microbial interactions are lacking. In order to create a framework to examine coral–microbial specificity, we integrated and phylogenetically compared 21,100 SSU rRNA gene Sanger-produced sequences from bacteria and archaea associated with corals from previous studies, and accompanying host, location and publication metadata, to produce the Coral Microbiome Database. From this database, we identified 39 described and candidate phyla of Bacteria and two Archaea phyla associated with corals, demonstrating that corals are one of the most phylogenetically diverse animal microbiomes. Secondly, this new phylogenetic resource shows that certain microorganisms are indeed specific to corals, including evolutionary distinct hosts. Specifically, we identified 2–37 putative monophyletic, coral-specific sequence clusters within bacterial genera associated with the greatest number of coral species (Vibrio, Endozoicomonas and Ruegeria) as well as functionally relevant microbial taxa (“Candidatus Amoebophilus”, “Candidatus Nitrosopumilus” and under recognized cyanobacteria). This phylogenetic resource provides a framework for more targeted studies of corals and their specific microbial associates, which is timely given the escalated need to understand the role of the coral microbiome and its adaptability to changing ocean and reef conditions.","container-title":"Environmental Microbiology Reports","DOI":"10.1111/1758-2229.12686","ISSN":"1758-2229","issue":"3","language":"en","note":"_eprint: https://onlinelibrary.wiley.com/doi/pdf/10.1111/1758-2229.12686","page":"372-385","source":"Wiley Online Library","title":"Coral microbiome database: Integration of sequences reveals high diversity and relatedness of coral-associated microbes","title-short":"Coral microbiome database","volume":"11","author":[{"family":"Huggett","given":"Megan J."},{"family":"Apprill","given":"Amy"}],"issued":{"date-parts":[["2019"]]}}}],"schema":"https://github.com/citation-style-language/schema/raw/master/csl-citation.json"}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17</w:t>
      </w:r>
      <w:r w:rsidR="00C81643">
        <w:rPr>
          <w:rFonts w:ascii="Arial" w:eastAsia="Times New Roman" w:hAnsi="Arial" w:cs="Arial"/>
          <w:sz w:val="20"/>
          <w:szCs w:val="20"/>
        </w:rPr>
        <w:fldChar w:fldCharType="end"/>
      </w:r>
      <w:r w:rsidRPr="00961490">
        <w:rPr>
          <w:rFonts w:ascii="Arial" w:eastAsia="Times New Roman" w:hAnsi="Arial" w:cs="Arial"/>
          <w:sz w:val="20"/>
          <w:szCs w:val="20"/>
        </w:rPr>
        <w:t>, w</w:t>
      </w:r>
      <w:ins w:id="19" w:author="Microsoft Office User" w:date="2024-11-01T13:14:00Z">
        <w:r w:rsidR="00652E0A">
          <w:rPr>
            <w:rFonts w:ascii="Arial" w:eastAsia="Times New Roman" w:hAnsi="Arial" w:cs="Arial"/>
            <w:sz w:val="20"/>
            <w:szCs w:val="20"/>
          </w:rPr>
          <w:t>ith</w:t>
        </w:r>
      </w:ins>
      <w:del w:id="20" w:author="Microsoft Office User" w:date="2024-11-01T13:14:00Z">
        <w:r w:rsidRPr="00961490" w:rsidDel="00652E0A">
          <w:rPr>
            <w:rFonts w:ascii="Arial" w:eastAsia="Times New Roman" w:hAnsi="Arial" w:cs="Arial"/>
            <w:sz w:val="20"/>
            <w:szCs w:val="20"/>
          </w:rPr>
          <w:delText>ith</w:delText>
        </w:r>
      </w:del>
      <w:r w:rsidRPr="00961490">
        <w:rPr>
          <w:rFonts w:ascii="Arial" w:eastAsia="Times New Roman" w:hAnsi="Arial" w:cs="Arial"/>
          <w:sz w:val="20"/>
          <w:szCs w:val="20"/>
        </w:rPr>
        <w:t xml:space="preserve"> </w:t>
      </w:r>
      <w:ins w:id="21" w:author="Microsoft Office User" w:date="2024-11-01T13:14:00Z">
        <w:r w:rsidR="00652E0A">
          <w:rPr>
            <w:rFonts w:ascii="Arial" w:eastAsia="Times New Roman" w:hAnsi="Arial" w:cs="Arial"/>
            <w:sz w:val="20"/>
            <w:szCs w:val="20"/>
          </w:rPr>
          <w:t xml:space="preserve">more </w:t>
        </w:r>
      </w:ins>
      <w:del w:id="22" w:author="Microsoft Office User" w:date="2024-11-01T13:14:00Z">
        <w:r w:rsidRPr="00961490" w:rsidDel="00652E0A">
          <w:rPr>
            <w:rFonts w:ascii="Arial" w:eastAsia="Times New Roman" w:hAnsi="Arial" w:cs="Arial"/>
            <w:sz w:val="20"/>
            <w:szCs w:val="20"/>
          </w:rPr>
          <w:delText xml:space="preserve">further </w:delText>
        </w:r>
      </w:del>
      <w:r w:rsidRPr="00961490">
        <w:rPr>
          <w:rFonts w:ascii="Arial" w:eastAsia="Times New Roman" w:hAnsi="Arial" w:cs="Arial"/>
          <w:sz w:val="20"/>
          <w:szCs w:val="20"/>
        </w:rPr>
        <w:t>detailed taxonom</w:t>
      </w:r>
      <w:ins w:id="23" w:author="Microsoft Office User" w:date="2024-11-01T13:14:00Z">
        <w:r w:rsidR="00652E0A">
          <w:rPr>
            <w:rFonts w:ascii="Arial" w:eastAsia="Times New Roman" w:hAnsi="Arial" w:cs="Arial"/>
            <w:sz w:val="20"/>
            <w:szCs w:val="20"/>
          </w:rPr>
          <w:t>y</w:t>
        </w:r>
      </w:ins>
      <w:del w:id="24" w:author="Microsoft Office User" w:date="2024-11-01T13:14:00Z">
        <w:r w:rsidRPr="00961490" w:rsidDel="00652E0A">
          <w:rPr>
            <w:rFonts w:ascii="Arial" w:eastAsia="Times New Roman" w:hAnsi="Arial" w:cs="Arial"/>
            <w:sz w:val="20"/>
            <w:szCs w:val="20"/>
          </w:rPr>
          <w:delText>ic resolution</w:delText>
        </w:r>
      </w:del>
      <w:r w:rsidRPr="00961490">
        <w:rPr>
          <w:rFonts w:ascii="Arial" w:eastAsia="Times New Roman" w:hAnsi="Arial" w:cs="Arial"/>
          <w:sz w:val="20"/>
          <w:szCs w:val="20"/>
        </w:rPr>
        <w:t xml:space="preserve"> revealing that the number of dominant bacterial and archaeal genera across compartments</w:t>
      </w:r>
      <w:ins w:id="25" w:author="Microsoft Office User" w:date="2024-11-01T13:14:00Z">
        <w:r w:rsidR="00652E0A">
          <w:rPr>
            <w:rFonts w:ascii="Arial" w:eastAsia="Times New Roman" w:hAnsi="Arial" w:cs="Arial"/>
            <w:sz w:val="20"/>
            <w:szCs w:val="20"/>
          </w:rPr>
          <w:t xml:space="preserve"> is</w:t>
        </w:r>
      </w:ins>
      <w:r w:rsidRPr="00961490">
        <w:rPr>
          <w:rFonts w:ascii="Arial" w:eastAsia="Times New Roman" w:hAnsi="Arial" w:cs="Arial"/>
          <w:sz w:val="20"/>
          <w:szCs w:val="20"/>
        </w:rPr>
        <w:t xml:space="preserve"> also </w:t>
      </w:r>
      <w:ins w:id="26" w:author="Microsoft Office User" w:date="2024-11-01T13:14:00Z">
        <w:r w:rsidR="00652E0A">
          <w:rPr>
            <w:rFonts w:ascii="Arial" w:eastAsia="Times New Roman" w:hAnsi="Arial" w:cs="Arial"/>
            <w:sz w:val="20"/>
            <w:szCs w:val="20"/>
          </w:rPr>
          <w:t xml:space="preserve">somewhat </w:t>
        </w:r>
      </w:ins>
      <w:del w:id="27" w:author="Microsoft Office User" w:date="2024-11-01T13:14:00Z">
        <w:r w:rsidRPr="00961490" w:rsidDel="00652E0A">
          <w:rPr>
            <w:rFonts w:ascii="Arial" w:eastAsia="Times New Roman" w:hAnsi="Arial" w:cs="Arial"/>
            <w:sz w:val="20"/>
            <w:szCs w:val="20"/>
          </w:rPr>
          <w:delText xml:space="preserve">remained </w:delText>
        </w:r>
      </w:del>
      <w:r w:rsidRPr="00961490">
        <w:rPr>
          <w:rFonts w:ascii="Arial" w:eastAsia="Times New Roman" w:hAnsi="Arial" w:cs="Arial"/>
          <w:sz w:val="20"/>
          <w:szCs w:val="20"/>
        </w:rPr>
        <w:t>limited (Fig</w:t>
      </w:r>
      <w:r w:rsidR="00DB72A3">
        <w:rPr>
          <w:rFonts w:ascii="Arial" w:eastAsia="Times New Roman" w:hAnsi="Arial" w:cs="Arial"/>
          <w:sz w:val="20"/>
          <w:szCs w:val="20"/>
        </w:rPr>
        <w:t>.</w:t>
      </w:r>
      <w:r w:rsidRPr="00961490">
        <w:rPr>
          <w:rFonts w:ascii="Arial" w:eastAsia="Times New Roman" w:hAnsi="Arial" w:cs="Arial"/>
          <w:sz w:val="20"/>
          <w:szCs w:val="20"/>
        </w:rPr>
        <w:t xml:space="preserve"> 2A; Supplementary Data Table 2). For example, only 17 genera of bacteria or archaea accounted for the dominant microb</w:t>
      </w:r>
      <w:ins w:id="28" w:author="Microsoft Office User" w:date="2024-11-01T13:15:00Z">
        <w:r w:rsidR="00652E0A">
          <w:rPr>
            <w:rFonts w:ascii="Arial" w:eastAsia="Times New Roman" w:hAnsi="Arial" w:cs="Arial"/>
            <w:sz w:val="20"/>
            <w:szCs w:val="20"/>
          </w:rPr>
          <w:t>ial genus</w:t>
        </w:r>
      </w:ins>
      <w:del w:id="29" w:author="Microsoft Office User" w:date="2024-11-01T13:15:00Z">
        <w:r w:rsidRPr="00961490" w:rsidDel="00652E0A">
          <w:rPr>
            <w:rFonts w:ascii="Arial" w:eastAsia="Times New Roman" w:hAnsi="Arial" w:cs="Arial"/>
            <w:sz w:val="20"/>
            <w:szCs w:val="20"/>
          </w:rPr>
          <w:delText>es</w:delText>
        </w:r>
      </w:del>
      <w:r w:rsidRPr="00961490">
        <w:rPr>
          <w:rFonts w:ascii="Arial" w:eastAsia="Times New Roman" w:hAnsi="Arial" w:cs="Arial"/>
          <w:sz w:val="20"/>
          <w:szCs w:val="20"/>
        </w:rPr>
        <w:t xml:space="preserve"> in the tissue microbiomes of all 40 coral genera (this number excludes 4 unclassified ‘genera’ that could not be classified to at least the order level). Mucus and skeleton showed similar trends, with only 16 and 25 dominant genera, plus 2 or 4 unclassified genera, respectively. Across coral</w:t>
      </w:r>
      <w:ins w:id="30" w:author="Microsoft Office User" w:date="2024-11-01T13:15:00Z">
        <w:r w:rsidR="00EF57E3">
          <w:rPr>
            <w:rFonts w:ascii="Arial" w:eastAsia="Times New Roman" w:hAnsi="Arial" w:cs="Arial"/>
            <w:sz w:val="20"/>
            <w:szCs w:val="20"/>
          </w:rPr>
          <w:t>-associated bacterial or archaeal</w:t>
        </w:r>
      </w:ins>
      <w:r w:rsidRPr="00961490">
        <w:rPr>
          <w:rFonts w:ascii="Arial" w:eastAsia="Times New Roman" w:hAnsi="Arial" w:cs="Arial"/>
          <w:sz w:val="20"/>
          <w:szCs w:val="20"/>
        </w:rPr>
        <w:t xml:space="preserve"> genera, </w:t>
      </w:r>
      <w:r w:rsidRPr="00961490">
        <w:rPr>
          <w:rFonts w:ascii="Arial" w:eastAsia="Times New Roman" w:hAnsi="Arial" w:cs="Arial"/>
          <w:i/>
          <w:sz w:val="20"/>
          <w:szCs w:val="20"/>
        </w:rPr>
        <w:t xml:space="preserve">Pseudomonas </w:t>
      </w:r>
      <w:r w:rsidRPr="00961490">
        <w:rPr>
          <w:rFonts w:ascii="Arial" w:eastAsia="Times New Roman" w:hAnsi="Arial" w:cs="Arial"/>
          <w:sz w:val="20"/>
          <w:szCs w:val="20"/>
        </w:rPr>
        <w:t xml:space="preserve">was most commonly dominant in mucus (31.4% of coral genera), while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was most commonly dominant in tissue (18%) and </w:t>
      </w:r>
      <w:proofErr w:type="spellStart"/>
      <w:r w:rsidRPr="00961490">
        <w:rPr>
          <w:rFonts w:ascii="Arial" w:eastAsia="Times New Roman" w:hAnsi="Arial" w:cs="Arial"/>
          <w:i/>
          <w:sz w:val="20"/>
          <w:szCs w:val="20"/>
        </w:rPr>
        <w:t>Candidatus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Amoebophilus</w:t>
      </w:r>
      <w:proofErr w:type="spellEnd"/>
      <w:r w:rsidRPr="00961490">
        <w:rPr>
          <w:rFonts w:ascii="Arial" w:eastAsia="Times New Roman" w:hAnsi="Arial" w:cs="Arial"/>
          <w:sz w:val="20"/>
          <w:szCs w:val="20"/>
        </w:rPr>
        <w:t xml:space="preserve"> (13.5%) was most commonly dominant in skeleton microbiomes. </w:t>
      </w:r>
      <w:ins w:id="31" w:author="Microsoft Office User" w:date="2024-11-01T13:16:00Z">
        <w:r w:rsidR="00EF57E3">
          <w:rPr>
            <w:rFonts w:ascii="Arial" w:eastAsia="Times New Roman" w:hAnsi="Arial" w:cs="Arial"/>
            <w:sz w:val="20"/>
            <w:szCs w:val="20"/>
          </w:rPr>
          <w:t>Howe</w:t>
        </w:r>
      </w:ins>
      <w:ins w:id="32" w:author="Microsoft Office User" w:date="2024-11-01T13:17:00Z">
        <w:r w:rsidR="00EF57E3">
          <w:rPr>
            <w:rFonts w:ascii="Arial" w:eastAsia="Times New Roman" w:hAnsi="Arial" w:cs="Arial"/>
            <w:sz w:val="20"/>
            <w:szCs w:val="20"/>
          </w:rPr>
          <w:t xml:space="preserve">ver, whether differences in </w:t>
        </w:r>
      </w:ins>
      <w:del w:id="33" w:author="Microsoft Office User" w:date="2024-11-01T13:17:00Z">
        <w:r w:rsidRPr="00961490" w:rsidDel="00EF57E3">
          <w:rPr>
            <w:rFonts w:ascii="Arial" w:eastAsia="Times New Roman" w:hAnsi="Arial" w:cs="Arial"/>
            <w:sz w:val="20"/>
            <w:szCs w:val="20"/>
          </w:rPr>
          <w:delText xml:space="preserve">Currently the influences of </w:delText>
        </w:r>
      </w:del>
      <w:r w:rsidRPr="00961490">
        <w:rPr>
          <w:rFonts w:ascii="Arial" w:eastAsia="Times New Roman" w:hAnsi="Arial" w:cs="Arial"/>
          <w:sz w:val="20"/>
          <w:szCs w:val="20"/>
        </w:rPr>
        <w:t xml:space="preserve">microbiome structure </w:t>
      </w:r>
      <w:r w:rsidR="00DB72A3" w:rsidRPr="00961490">
        <w:rPr>
          <w:rFonts w:ascii="Arial" w:eastAsia="Times New Roman" w:hAnsi="Arial" w:cs="Arial"/>
          <w:sz w:val="20"/>
          <w:szCs w:val="20"/>
        </w:rPr>
        <w:t>and dominan</w:t>
      </w:r>
      <w:ins w:id="34" w:author="Microsoft Office User" w:date="2024-11-01T13:18:00Z">
        <w:r w:rsidR="00EF57E3">
          <w:rPr>
            <w:rFonts w:ascii="Arial" w:eastAsia="Times New Roman" w:hAnsi="Arial" w:cs="Arial"/>
            <w:sz w:val="20"/>
            <w:szCs w:val="20"/>
          </w:rPr>
          <w:t>t microbes</w:t>
        </w:r>
      </w:ins>
      <w:del w:id="35" w:author="Microsoft Office User" w:date="2024-11-01T13:18:00Z">
        <w:r w:rsidR="00DB72A3" w:rsidRPr="00961490" w:rsidDel="00EF57E3">
          <w:rPr>
            <w:rFonts w:ascii="Arial" w:eastAsia="Times New Roman" w:hAnsi="Arial" w:cs="Arial"/>
            <w:sz w:val="20"/>
            <w:szCs w:val="20"/>
          </w:rPr>
          <w:delText>ce</w:delText>
        </w:r>
      </w:del>
      <w:r w:rsidRPr="00961490">
        <w:rPr>
          <w:rFonts w:ascii="Arial" w:eastAsia="Times New Roman" w:hAnsi="Arial" w:cs="Arial"/>
          <w:sz w:val="20"/>
          <w:szCs w:val="20"/>
        </w:rPr>
        <w:t xml:space="preserve"> </w:t>
      </w:r>
      <w:ins w:id="36" w:author="Microsoft Office User" w:date="2024-11-01T13:17:00Z">
        <w:r w:rsidR="00EF57E3">
          <w:rPr>
            <w:rFonts w:ascii="Arial" w:eastAsia="Times New Roman" w:hAnsi="Arial" w:cs="Arial"/>
            <w:sz w:val="20"/>
            <w:szCs w:val="20"/>
          </w:rPr>
          <w:t xml:space="preserve">across coral </w:t>
        </w:r>
      </w:ins>
      <w:ins w:id="37" w:author="Microsoft Office User" w:date="2024-11-01T13:18:00Z">
        <w:r w:rsidR="00EF57E3">
          <w:rPr>
            <w:rFonts w:ascii="Arial" w:eastAsia="Times New Roman" w:hAnsi="Arial" w:cs="Arial"/>
            <w:sz w:val="20"/>
            <w:szCs w:val="20"/>
          </w:rPr>
          <w:t xml:space="preserve">diversity </w:t>
        </w:r>
      </w:ins>
      <w:del w:id="38" w:author="Microsoft Office User" w:date="2024-11-01T13:17:00Z">
        <w:r w:rsidRPr="00961490" w:rsidDel="00EF57E3">
          <w:rPr>
            <w:rFonts w:ascii="Arial" w:eastAsia="Times New Roman" w:hAnsi="Arial" w:cs="Arial"/>
            <w:sz w:val="20"/>
            <w:szCs w:val="20"/>
          </w:rPr>
          <w:delText>of</w:delText>
        </w:r>
      </w:del>
      <w:del w:id="39" w:author="Microsoft Office User" w:date="2024-11-01T13:18:00Z">
        <w:r w:rsidRPr="00961490" w:rsidDel="00EF57E3">
          <w:rPr>
            <w:rFonts w:ascii="Arial" w:eastAsia="Times New Roman" w:hAnsi="Arial" w:cs="Arial"/>
            <w:sz w:val="20"/>
            <w:szCs w:val="20"/>
          </w:rPr>
          <w:delText xml:space="preserve"> </w:delText>
        </w:r>
      </w:del>
      <w:ins w:id="40" w:author="Microsoft Office User" w:date="2024-11-01T13:17:00Z">
        <w:r w:rsidR="00EF57E3">
          <w:rPr>
            <w:rFonts w:ascii="Arial" w:eastAsia="Times New Roman" w:hAnsi="Arial" w:cs="Arial"/>
            <w:sz w:val="20"/>
            <w:szCs w:val="20"/>
          </w:rPr>
          <w:t>influence</w:t>
        </w:r>
      </w:ins>
      <w:ins w:id="41" w:author="Microsoft Office User" w:date="2024-11-01T13:19:00Z">
        <w:r w:rsidR="00EF57E3">
          <w:rPr>
            <w:rFonts w:ascii="Arial" w:eastAsia="Times New Roman" w:hAnsi="Arial" w:cs="Arial"/>
            <w:sz w:val="20"/>
            <w:szCs w:val="20"/>
          </w:rPr>
          <w:t xml:space="preserve"> differences in </w:t>
        </w:r>
      </w:ins>
      <w:del w:id="42" w:author="Microsoft Office User" w:date="2024-11-01T13:17:00Z">
        <w:r w:rsidRPr="00961490" w:rsidDel="00EF57E3">
          <w:rPr>
            <w:rFonts w:ascii="Arial" w:eastAsia="Times New Roman" w:hAnsi="Arial" w:cs="Arial"/>
            <w:sz w:val="20"/>
            <w:szCs w:val="20"/>
          </w:rPr>
          <w:delText xml:space="preserve">particular microbial taxa on </w:delText>
        </w:r>
      </w:del>
      <w:r w:rsidRPr="00961490">
        <w:rPr>
          <w:rFonts w:ascii="Arial" w:eastAsia="Times New Roman" w:hAnsi="Arial" w:cs="Arial"/>
          <w:sz w:val="20"/>
          <w:szCs w:val="20"/>
        </w:rPr>
        <w:t xml:space="preserve">coral physiology </w:t>
      </w:r>
      <w:ins w:id="43" w:author="Microsoft Office User" w:date="2024-11-01T13:18:00Z">
        <w:r w:rsidR="00EF57E3">
          <w:rPr>
            <w:rFonts w:ascii="Arial" w:eastAsia="Times New Roman" w:hAnsi="Arial" w:cs="Arial"/>
            <w:sz w:val="20"/>
            <w:szCs w:val="20"/>
          </w:rPr>
          <w:t>is</w:t>
        </w:r>
      </w:ins>
      <w:del w:id="44" w:author="Microsoft Office User" w:date="2024-11-01T13:18:00Z">
        <w:r w:rsidRPr="00961490" w:rsidDel="00EF57E3">
          <w:rPr>
            <w:rFonts w:ascii="Arial" w:eastAsia="Times New Roman" w:hAnsi="Arial" w:cs="Arial"/>
            <w:sz w:val="20"/>
            <w:szCs w:val="20"/>
          </w:rPr>
          <w:delText>are</w:delText>
        </w:r>
      </w:del>
      <w:r w:rsidRPr="00961490">
        <w:rPr>
          <w:rFonts w:ascii="Arial" w:eastAsia="Times New Roman" w:hAnsi="Arial" w:cs="Arial"/>
          <w:sz w:val="20"/>
          <w:szCs w:val="20"/>
        </w:rPr>
        <w:t xml:space="preserve"> not yet well understood. </w:t>
      </w:r>
    </w:p>
    <w:p w14:paraId="393C754A" w14:textId="63ADFF46"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Microbiome dominance correlates with coral disease susceptibility. </w:t>
      </w:r>
      <w:r w:rsidR="007141C2" w:rsidRPr="005B141A">
        <w:rPr>
          <w:rFonts w:ascii="Arial" w:eastAsia="Times New Roman" w:hAnsi="Arial" w:cs="Arial"/>
          <w:bCs/>
          <w:sz w:val="20"/>
          <w:szCs w:val="20"/>
        </w:rPr>
        <w:t>We</w:t>
      </w:r>
      <w:r w:rsidR="002F3DA0">
        <w:rPr>
          <w:rFonts w:ascii="Arial" w:eastAsia="Times New Roman" w:hAnsi="Arial" w:cs="Arial"/>
          <w:bCs/>
          <w:sz w:val="20"/>
          <w:szCs w:val="20"/>
        </w:rPr>
        <w:t xml:space="preserve"> visualized the evolution of coral disease susceptibility and multiple measures of microbiome diversity using ancestral state reconstruction (</w:t>
      </w:r>
      <w:ins w:id="45" w:author="Microsoft Office User" w:date="2024-11-02T11:44:00Z" w16du:dateUtc="2024-11-02T11:44:00Z">
        <w:r w:rsidR="005908B3">
          <w:rPr>
            <w:rFonts w:ascii="Arial" w:eastAsia="Times New Roman" w:hAnsi="Arial" w:cs="Arial"/>
            <w:bCs/>
            <w:sz w:val="20"/>
            <w:szCs w:val="20"/>
          </w:rPr>
          <w:t xml:space="preserve">Supplementary </w:t>
        </w:r>
      </w:ins>
      <w:r w:rsidR="002F3DA0">
        <w:rPr>
          <w:rFonts w:ascii="Arial" w:eastAsia="Times New Roman" w:hAnsi="Arial" w:cs="Arial"/>
          <w:bCs/>
          <w:sz w:val="20"/>
          <w:szCs w:val="20"/>
        </w:rPr>
        <w:t>Figs</w:t>
      </w:r>
      <w:r w:rsidR="00C81643">
        <w:rPr>
          <w:rFonts w:ascii="Arial" w:eastAsia="Times New Roman" w:hAnsi="Arial" w:cs="Arial"/>
          <w:bCs/>
          <w:sz w:val="20"/>
          <w:szCs w:val="20"/>
        </w:rPr>
        <w:t>.</w:t>
      </w:r>
      <w:r w:rsidR="002F3DA0">
        <w:rPr>
          <w:rFonts w:ascii="Arial" w:eastAsia="Times New Roman" w:hAnsi="Arial" w:cs="Arial"/>
          <w:bCs/>
          <w:sz w:val="20"/>
          <w:szCs w:val="20"/>
        </w:rPr>
        <w:t xml:space="preserve"> S1 &amp; S2), then</w:t>
      </w:r>
      <w:r w:rsidR="007141C2" w:rsidRPr="005B141A">
        <w:rPr>
          <w:rFonts w:ascii="Arial" w:eastAsia="Times New Roman" w:hAnsi="Arial" w:cs="Arial"/>
          <w:bCs/>
          <w:sz w:val="20"/>
          <w:szCs w:val="20"/>
        </w:rPr>
        <w:t xml:space="preserve"> tested whether microbial alpha or beta diversity correlated with disease susceptibility</w:t>
      </w:r>
      <w:r w:rsidR="002F3DA0">
        <w:rPr>
          <w:rFonts w:ascii="Arial" w:eastAsia="Times New Roman" w:hAnsi="Arial" w:cs="Arial"/>
          <w:bCs/>
          <w:sz w:val="20"/>
          <w:szCs w:val="20"/>
        </w:rPr>
        <w:t xml:space="preserve"> using phylogenetic generalized least squares (PGLS). We </w:t>
      </w:r>
      <w:r w:rsidR="007141C2" w:rsidRPr="005B141A">
        <w:rPr>
          <w:rFonts w:ascii="Arial" w:eastAsia="Times New Roman" w:hAnsi="Arial" w:cs="Arial"/>
          <w:bCs/>
          <w:sz w:val="20"/>
          <w:szCs w:val="20"/>
        </w:rPr>
        <w:t>found</w:t>
      </w:r>
      <w:r w:rsidR="007141C2">
        <w:rPr>
          <w:rFonts w:ascii="Arial" w:eastAsia="Times New Roman" w:hAnsi="Arial" w:cs="Arial"/>
          <w:bCs/>
          <w:sz w:val="20"/>
          <w:szCs w:val="20"/>
        </w:rPr>
        <w:t xml:space="preserve"> no evidence for an effect of microbiome ecological richness or evenness (considered individually) on disease susceptibility</w:t>
      </w:r>
      <w:r w:rsidR="00877DFA">
        <w:rPr>
          <w:rFonts w:ascii="Arial" w:eastAsia="Times New Roman" w:hAnsi="Arial" w:cs="Arial"/>
          <w:bCs/>
          <w:sz w:val="20"/>
          <w:szCs w:val="20"/>
        </w:rPr>
        <w:t xml:space="preserve"> (Supplementary Data Table 3)</w:t>
      </w:r>
      <w:r w:rsidR="007141C2">
        <w:rPr>
          <w:rFonts w:ascii="Arial" w:eastAsia="Times New Roman" w:hAnsi="Arial" w:cs="Arial"/>
          <w:bCs/>
          <w:sz w:val="20"/>
          <w:szCs w:val="20"/>
        </w:rPr>
        <w:t>, and limited evidence for an effect of microbiome composition on disease susceptibility (Supplementary Information</w:t>
      </w:r>
      <w:r w:rsidR="003179B0">
        <w:rPr>
          <w:rFonts w:ascii="Arial" w:eastAsia="Times New Roman" w:hAnsi="Arial" w:cs="Arial"/>
          <w:bCs/>
          <w:sz w:val="20"/>
          <w:szCs w:val="20"/>
        </w:rPr>
        <w:t xml:space="preserve">; Supplementary Data Table </w:t>
      </w:r>
      <w:r w:rsidR="00877DFA">
        <w:rPr>
          <w:rFonts w:ascii="Arial" w:eastAsia="Times New Roman" w:hAnsi="Arial" w:cs="Arial"/>
          <w:bCs/>
          <w:sz w:val="20"/>
          <w:szCs w:val="20"/>
        </w:rPr>
        <w:t>4</w:t>
      </w:r>
      <w:r w:rsidR="007141C2">
        <w:rPr>
          <w:rFonts w:ascii="Arial" w:eastAsia="Times New Roman" w:hAnsi="Arial" w:cs="Arial"/>
          <w:bCs/>
          <w:sz w:val="20"/>
          <w:szCs w:val="20"/>
        </w:rPr>
        <w:t xml:space="preserve">). However, </w:t>
      </w:r>
      <w:r w:rsidR="007141C2">
        <w:rPr>
          <w:rFonts w:ascii="Arial" w:eastAsia="Times New Roman" w:hAnsi="Arial" w:cs="Arial"/>
          <w:sz w:val="20"/>
          <w:szCs w:val="20"/>
        </w:rPr>
        <w:t>g</w:t>
      </w:r>
      <w:r w:rsidRPr="00961490">
        <w:rPr>
          <w:rFonts w:ascii="Arial" w:eastAsia="Times New Roman" w:hAnsi="Arial" w:cs="Arial"/>
          <w:sz w:val="20"/>
          <w:szCs w:val="20"/>
        </w:rPr>
        <w:t xml:space="preserve">iven that cross-species differences in a limited number of dominant microbes were very notable in the data, we hypothesized that corals with highly abundant bacterial taxa might display more disease vulnerability. To quantify this, ecological dominance among identified ASVs was calculated using Simpson’s Index, which estimates the probability that two species drawn from a population belong to the same group, and thereby incorporates aspects of both richness and evenness simultaneously. We correlated Simpson’s Index against coral disease prevalence for either all coral samples, or those in mucus, tissue, or skeleton considered individually. In coral tissue, </w:t>
      </w:r>
      <w:r w:rsidRPr="00961490">
        <w:rPr>
          <w:rFonts w:ascii="Arial" w:eastAsia="Times New Roman" w:hAnsi="Arial" w:cs="Arial"/>
          <w:sz w:val="20"/>
          <w:szCs w:val="20"/>
        </w:rPr>
        <w:lastRenderedPageBreak/>
        <w:t>microbiome dominance significantly correlated with disease, explaining roughly 27% of overall variation in disease susceptibility across coral species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0.27, p = 0.0006, FDR q = 0.025; Supplementary Data Table 3a; </w:t>
      </w:r>
      <w:ins w:id="46" w:author="Microsoft Office User" w:date="2024-11-02T11:45:00Z" w16du:dateUtc="2024-11-02T11:45:00Z">
        <w:r w:rsidR="005908B3">
          <w:rPr>
            <w:rFonts w:ascii="Arial" w:eastAsia="Times New Roman" w:hAnsi="Arial" w:cs="Arial"/>
            <w:sz w:val="20"/>
            <w:szCs w:val="20"/>
          </w:rPr>
          <w:t xml:space="preserve">Supplementary </w:t>
        </w:r>
      </w:ins>
      <w:r w:rsidR="00DB72A3">
        <w:rPr>
          <w:rFonts w:ascii="Arial" w:eastAsia="Times New Roman" w:hAnsi="Arial" w:cs="Arial"/>
          <w:sz w:val="20"/>
          <w:szCs w:val="20"/>
        </w:rPr>
        <w:t>Fig S1C</w:t>
      </w:r>
      <w:r w:rsidR="007141C2">
        <w:rPr>
          <w:rFonts w:ascii="Arial" w:eastAsia="Times New Roman" w:hAnsi="Arial" w:cs="Arial"/>
          <w:sz w:val="20"/>
          <w:szCs w:val="20"/>
        </w:rPr>
        <w:t>)</w:t>
      </w:r>
      <w:r w:rsidRPr="00961490">
        <w:rPr>
          <w:rFonts w:ascii="Arial" w:eastAsia="Times New Roman" w:hAnsi="Arial" w:cs="Arial"/>
          <w:sz w:val="20"/>
          <w:szCs w:val="20"/>
        </w:rPr>
        <w:t>. No other combination of alpha diversity measure and compartment correlated with disease after accounting for multiple comparisons (Fig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2B). Thus, microbiome dominance as measured by Simpson’s Index was a far stronger predictor of coral disease susceptibility than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-diversity measures that considered either richness or evenness individually. </w:t>
      </w:r>
      <w:proofErr w:type="gramStart"/>
      <w:r w:rsidR="007141C2">
        <w:rPr>
          <w:rFonts w:ascii="Arial" w:eastAsia="Times New Roman" w:hAnsi="Arial" w:cs="Arial"/>
          <w:sz w:val="20"/>
          <w:szCs w:val="20"/>
        </w:rPr>
        <w:t>Regionally-specific</w:t>
      </w:r>
      <w:proofErr w:type="gramEnd"/>
      <w:r w:rsidR="007141C2">
        <w:rPr>
          <w:rFonts w:ascii="Arial" w:eastAsia="Times New Roman" w:hAnsi="Arial" w:cs="Arial"/>
          <w:sz w:val="20"/>
          <w:szCs w:val="20"/>
        </w:rPr>
        <w:t xml:space="preserve"> analysis, which eliminates potential confounders due to the global nature of the comparison, recaptured this dominance-disease relationship (Suppl</w:t>
      </w:r>
      <w:r w:rsidR="003179B0">
        <w:rPr>
          <w:rFonts w:ascii="Arial" w:eastAsia="Times New Roman" w:hAnsi="Arial" w:cs="Arial"/>
          <w:sz w:val="20"/>
          <w:szCs w:val="20"/>
        </w:rPr>
        <w:t>e</w:t>
      </w:r>
      <w:r w:rsidR="007141C2">
        <w:rPr>
          <w:rFonts w:ascii="Arial" w:eastAsia="Times New Roman" w:hAnsi="Arial" w:cs="Arial"/>
          <w:sz w:val="20"/>
          <w:szCs w:val="20"/>
        </w:rPr>
        <w:t>mentary Information</w:t>
      </w:r>
      <w:r w:rsidR="003179B0">
        <w:rPr>
          <w:rFonts w:ascii="Arial" w:eastAsia="Times New Roman" w:hAnsi="Arial" w:cs="Arial"/>
          <w:sz w:val="20"/>
          <w:szCs w:val="20"/>
        </w:rPr>
        <w:t xml:space="preserve">; Supplementary Data Table </w:t>
      </w:r>
      <w:r w:rsidR="00877DFA">
        <w:rPr>
          <w:rFonts w:ascii="Arial" w:eastAsia="Times New Roman" w:hAnsi="Arial" w:cs="Arial"/>
          <w:sz w:val="20"/>
          <w:szCs w:val="20"/>
        </w:rPr>
        <w:t>3b</w:t>
      </w:r>
      <w:r w:rsidR="007141C2">
        <w:rPr>
          <w:rFonts w:ascii="Arial" w:eastAsia="Times New Roman" w:hAnsi="Arial" w:cs="Arial"/>
          <w:sz w:val="20"/>
          <w:szCs w:val="20"/>
        </w:rPr>
        <w:t xml:space="preserve">). Further testing showed that corals dominated by </w:t>
      </w:r>
      <w:r w:rsidR="007141C2" w:rsidRPr="00961490">
        <w:rPr>
          <w:rFonts w:ascii="Arial" w:eastAsia="Times New Roman" w:hAnsi="Arial" w:cs="Arial"/>
          <w:sz w:val="20"/>
          <w:szCs w:val="20"/>
        </w:rPr>
        <w:t>γ-proteobacteria</w:t>
      </w:r>
      <w:r w:rsidR="007141C2">
        <w:rPr>
          <w:rFonts w:ascii="Arial" w:eastAsia="Times New Roman" w:hAnsi="Arial" w:cs="Arial"/>
          <w:sz w:val="20"/>
          <w:szCs w:val="20"/>
        </w:rPr>
        <w:t xml:space="preserve"> drove the dominance-disease trend, suggesting a specific microb</w:t>
      </w:r>
      <w:ins w:id="47" w:author="Microsoft Office User" w:date="2024-10-28T13:02:00Z">
        <w:r w:rsidR="00C04DDF">
          <w:rPr>
            <w:rFonts w:ascii="Arial" w:eastAsia="Times New Roman" w:hAnsi="Arial" w:cs="Arial"/>
            <w:sz w:val="20"/>
            <w:szCs w:val="20"/>
          </w:rPr>
          <w:t>ial genus</w:t>
        </w:r>
      </w:ins>
      <w:del w:id="48" w:author="Microsoft Office User" w:date="2024-10-28T13:02:00Z">
        <w:r w:rsidR="007141C2" w:rsidDel="00C04DDF">
          <w:rPr>
            <w:rFonts w:ascii="Arial" w:eastAsia="Times New Roman" w:hAnsi="Arial" w:cs="Arial"/>
            <w:sz w:val="20"/>
            <w:szCs w:val="20"/>
          </w:rPr>
          <w:delText>e</w:delText>
        </w:r>
      </w:del>
      <w:r w:rsidR="007141C2">
        <w:rPr>
          <w:rFonts w:ascii="Arial" w:eastAsia="Times New Roman" w:hAnsi="Arial" w:cs="Arial"/>
          <w:sz w:val="20"/>
          <w:szCs w:val="20"/>
        </w:rPr>
        <w:t xml:space="preserve"> (rather than a general ecological feature) might be responsible for this striking correlation (Supplementary Information</w:t>
      </w:r>
      <w:r w:rsidR="003179B0">
        <w:rPr>
          <w:rFonts w:ascii="Arial" w:eastAsia="Times New Roman" w:hAnsi="Arial" w:cs="Arial"/>
          <w:sz w:val="20"/>
          <w:szCs w:val="20"/>
        </w:rPr>
        <w:t xml:space="preserve">; Supplementary Table </w:t>
      </w:r>
      <w:r w:rsidR="00877DFA">
        <w:rPr>
          <w:rFonts w:ascii="Arial" w:eastAsia="Times New Roman" w:hAnsi="Arial" w:cs="Arial"/>
          <w:sz w:val="20"/>
          <w:szCs w:val="20"/>
        </w:rPr>
        <w:t>3</w:t>
      </w:r>
      <w:r w:rsidR="00BF4E69">
        <w:rPr>
          <w:rFonts w:ascii="Arial" w:eastAsia="Times New Roman" w:hAnsi="Arial" w:cs="Arial"/>
          <w:sz w:val="20"/>
          <w:szCs w:val="20"/>
        </w:rPr>
        <w:t>c</w:t>
      </w:r>
      <w:r w:rsidR="007141C2">
        <w:rPr>
          <w:rFonts w:ascii="Arial" w:eastAsia="Times New Roman" w:hAnsi="Arial" w:cs="Arial"/>
          <w:sz w:val="20"/>
          <w:szCs w:val="20"/>
        </w:rPr>
        <w:t>)</w:t>
      </w:r>
    </w:p>
    <w:p w14:paraId="089FA984" w14:textId="119E5099" w:rsidR="005B141A" w:rsidRPr="00961490" w:rsidRDefault="00961490" w:rsidP="005B141A">
      <w:pPr>
        <w:keepNext/>
        <w:pBdr>
          <w:top w:val="nil"/>
          <w:left w:val="nil"/>
          <w:bottom w:val="nil"/>
          <w:right w:val="nil"/>
          <w:between w:val="nil"/>
        </w:pBdr>
        <w:spacing w:before="240" w:after="60"/>
        <w:rPr>
          <w:rFonts w:ascii="Arial" w:eastAsia="Times New Roman" w:hAnsi="Arial" w:cs="Arial"/>
          <w:sz w:val="20"/>
          <w:szCs w:val="20"/>
        </w:rPr>
      </w:pPr>
      <w:r w:rsidRPr="00961490">
        <w:rPr>
          <w:rFonts w:ascii="Arial" w:eastAsia="Times New Roman" w:hAnsi="Arial" w:cs="Arial"/>
          <w:b/>
          <w:sz w:val="20"/>
          <w:szCs w:val="20"/>
        </w:rPr>
        <w:t xml:space="preserve">The coral symbiont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drives dominance-disease correlations. </w:t>
      </w:r>
      <w:r w:rsidRPr="00961490">
        <w:rPr>
          <w:rFonts w:ascii="Arial" w:eastAsia="Times New Roman" w:hAnsi="Arial" w:cs="Arial"/>
          <w:sz w:val="20"/>
          <w:szCs w:val="20"/>
        </w:rPr>
        <w:t xml:space="preserve">Bacteria in the genus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are</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among the most-studied γ-proteobacterial symbionts of corals. In several species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forms prominent aggregates known as CAMAs (coral associated microbial aggregates) in coral tissue</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{"citationID":"vdWdiWAF","properties":{"formattedCitation":"\\super 32\\nosupersub{}","plainCitation":"32","noteIndex":0},"citationItems":[{"id":1834,"uris":["http://zotero.org/groups/2769688/items/BIJGWRYF"],"itemData":{"id":1834,"type":"article-journal","container-title":"Science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32</w:t>
      </w:r>
      <w:r w:rsidR="00C81643">
        <w:rPr>
          <w:rFonts w:ascii="Arial" w:eastAsia="Times New Roman" w:hAnsi="Arial" w:cs="Arial"/>
          <w:sz w:val="20"/>
          <w:szCs w:val="20"/>
        </w:rPr>
        <w:fldChar w:fldCharType="end"/>
      </w:r>
      <w:r w:rsidRPr="00961490">
        <w:rPr>
          <w:rFonts w:ascii="Arial" w:eastAsia="Times New Roman" w:hAnsi="Arial" w:cs="Arial"/>
          <w:sz w:val="20"/>
          <w:szCs w:val="20"/>
        </w:rPr>
        <w:t>. In species where</w:t>
      </w:r>
      <w:ins w:id="49" w:author="Microsoft Office User" w:date="2024-10-28T13:53:00Z">
        <w:r w:rsidR="003B1D05">
          <w:rPr>
            <w:rFonts w:ascii="Arial" w:eastAsia="Times New Roman" w:hAnsi="Arial" w:cs="Arial"/>
            <w:sz w:val="20"/>
            <w:szCs w:val="20"/>
          </w:rPr>
          <w:t xml:space="preserve"> members of </w:t>
        </w:r>
      </w:ins>
      <w:ins w:id="50" w:author="Microsoft Office User" w:date="2024-11-01T13:21:00Z">
        <w:r w:rsidR="00EF57E3">
          <w:rPr>
            <w:rFonts w:ascii="Arial" w:eastAsia="Times New Roman" w:hAnsi="Arial" w:cs="Arial"/>
            <w:sz w:val="20"/>
            <w:szCs w:val="20"/>
          </w:rPr>
          <w:t xml:space="preserve">genus </w:t>
        </w:r>
      </w:ins>
      <w:del w:id="51" w:author="Microsoft Office User" w:date="2024-11-01T13:21:00Z">
        <w:r w:rsidRPr="00961490" w:rsidDel="00EF57E3">
          <w:rPr>
            <w:rFonts w:ascii="Arial" w:eastAsia="Times New Roman" w:hAnsi="Arial" w:cs="Arial"/>
            <w:sz w:val="20"/>
            <w:szCs w:val="20"/>
          </w:rPr>
          <w:delText xml:space="preserve"> </w:delText>
        </w:r>
      </w:del>
      <w:r w:rsidRPr="00961490">
        <w:rPr>
          <w:rFonts w:ascii="Arial" w:eastAsia="Times New Roman" w:hAnsi="Arial" w:cs="Arial"/>
          <w:i/>
          <w:sz w:val="20"/>
          <w:szCs w:val="20"/>
        </w:rPr>
        <w:t xml:space="preserve">Endozoicomonas </w:t>
      </w:r>
      <w:ins w:id="52" w:author="Microsoft Office User" w:date="2024-10-28T13:53:00Z">
        <w:r w:rsidR="003B1D05">
          <w:rPr>
            <w:rFonts w:ascii="Arial" w:eastAsia="Times New Roman" w:hAnsi="Arial" w:cs="Arial"/>
            <w:sz w:val="20"/>
            <w:szCs w:val="20"/>
          </w:rPr>
          <w:t>are</w:t>
        </w:r>
      </w:ins>
      <w:del w:id="53" w:author="Microsoft Office User" w:date="2024-10-28T13:53:00Z">
        <w:r w:rsidRPr="00961490" w:rsidDel="003B1D05">
          <w:rPr>
            <w:rFonts w:ascii="Arial" w:eastAsia="Times New Roman" w:hAnsi="Arial" w:cs="Arial"/>
            <w:sz w:val="20"/>
            <w:szCs w:val="20"/>
          </w:rPr>
          <w:delText>is</w:delText>
        </w:r>
      </w:del>
      <w:r w:rsidRPr="00961490">
        <w:rPr>
          <w:rFonts w:ascii="Arial" w:eastAsia="Times New Roman" w:hAnsi="Arial" w:cs="Arial"/>
          <w:sz w:val="20"/>
          <w:szCs w:val="20"/>
        </w:rPr>
        <w:t xml:space="preserve"> common, </w:t>
      </w:r>
      <w:ins w:id="54" w:author="Microsoft Office User" w:date="2024-10-28T13:53:00Z">
        <w:r w:rsidR="003B1D05">
          <w:rPr>
            <w:rFonts w:ascii="Arial" w:eastAsia="Times New Roman" w:hAnsi="Arial" w:cs="Arial"/>
            <w:sz w:val="20"/>
            <w:szCs w:val="20"/>
          </w:rPr>
          <w:t>they</w:t>
        </w:r>
      </w:ins>
      <w:del w:id="55" w:author="Microsoft Office User" w:date="2024-10-28T13:53:00Z">
        <w:r w:rsidRPr="00961490" w:rsidDel="003B1D05">
          <w:rPr>
            <w:rFonts w:ascii="Arial" w:eastAsia="Times New Roman" w:hAnsi="Arial" w:cs="Arial"/>
            <w:sz w:val="20"/>
            <w:szCs w:val="20"/>
          </w:rPr>
          <w:delText>it</w:delText>
        </w:r>
      </w:del>
      <w:r w:rsidRPr="00961490">
        <w:rPr>
          <w:rFonts w:ascii="Arial" w:eastAsia="Times New Roman" w:hAnsi="Arial" w:cs="Arial"/>
          <w:sz w:val="20"/>
          <w:szCs w:val="20"/>
        </w:rPr>
        <w:t xml:space="preserve"> frequently decrease</w:t>
      </w:r>
      <w:del w:id="56" w:author="Microsoft Office User" w:date="2024-10-28T13:54:00Z">
        <w:r w:rsidRPr="00961490" w:rsidDel="003B1D05">
          <w:rPr>
            <w:rFonts w:ascii="Arial" w:eastAsia="Times New Roman" w:hAnsi="Arial" w:cs="Arial"/>
            <w:sz w:val="20"/>
            <w:szCs w:val="20"/>
          </w:rPr>
          <w:delText>s</w:delText>
        </w:r>
      </w:del>
      <w:r w:rsidRPr="00961490">
        <w:rPr>
          <w:rFonts w:ascii="Arial" w:eastAsia="Times New Roman" w:hAnsi="Arial" w:cs="Arial"/>
          <w:sz w:val="20"/>
          <w:szCs w:val="20"/>
        </w:rPr>
        <w:t xml:space="preserve"> in relative abundance during coral bleaching or disease</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{"citationID":"Y2vv0AfK","properties":{"formattedCitation":"\\super 33\\nosupersub{}","plainCitation":"33","noteIndex":0},"citationItems":[{"id":157,"uris":["http://zotero.org/users/5951735/items/VFSLLWK8"],"itemData":{"id":157,"type":"article-journal","container-title":"The ISME Journal","DOI":"10.1038/ismej.2007.112","ISSN":"1751-7362, 1751-7370","issue":"4","journalAbbreviation":"ISME J","language":"en","page":"350-363","source":"DOI.org (Crossref)","title":"Changes in coral-associated microbial communities during a bleaching event","volume":"2","author":[{"family":"Bourne","given":"David"},{"family":"Iida","given":"Yuki"},{"family":"Uthicke","given":"Sven"},{"family":"Smith-Keune","given":"Carolyn"}],"issued":{"date-parts":[["2008",4]]}}}],"schema":"https://github.com/citation-style-language/schema/raw/master/csl-citation.json"} </w:instrText>
      </w:r>
      <w:r w:rsidR="00C81643">
        <w:rPr>
          <w:rFonts w:ascii="Arial" w:eastAsia="Times New Roman" w:hAnsi="Arial" w:cs="Arial"/>
          <w:sz w:val="20"/>
          <w:szCs w:val="20"/>
        </w:rPr>
        <w:fldChar w:fldCharType="separate"/>
      </w:r>
      <w:r w:rsidR="00AE7C6A" w:rsidRPr="00AE7C6A">
        <w:rPr>
          <w:rFonts w:ascii="Arial" w:hAnsi="Arial" w:cs="Arial"/>
          <w:sz w:val="20"/>
          <w:vertAlign w:val="superscript"/>
        </w:rPr>
        <w:t>33</w:t>
      </w:r>
      <w:r w:rsidR="00C81643">
        <w:rPr>
          <w:rFonts w:ascii="Arial" w:eastAsia="Times New Roman" w:hAnsi="Arial" w:cs="Arial"/>
          <w:sz w:val="20"/>
          <w:szCs w:val="20"/>
        </w:rPr>
        <w:fldChar w:fldCharType="end"/>
      </w:r>
      <w:r w:rsidRPr="00961490">
        <w:rPr>
          <w:rFonts w:ascii="Arial" w:eastAsia="Times New Roman" w:hAnsi="Arial" w:cs="Arial"/>
          <w:sz w:val="20"/>
          <w:szCs w:val="20"/>
        </w:rPr>
        <w:t>, suggesting a commensal or mutualistic rather than opportunistic relationship with host health</w:t>
      </w:r>
      <w:ins w:id="57" w:author="Microsoft Office User" w:date="2024-10-28T13:02:00Z">
        <w:r w:rsidR="00C04DDF">
          <w:rPr>
            <w:rFonts w:ascii="Arial" w:eastAsia="Times New Roman" w:hAnsi="Arial" w:cs="Arial"/>
            <w:sz w:val="20"/>
            <w:szCs w:val="20"/>
          </w:rPr>
          <w:t xml:space="preserve">, although evidence exists for </w:t>
        </w:r>
      </w:ins>
      <w:ins w:id="58" w:author="Microsoft Office User" w:date="2024-11-01T13:21:00Z">
        <w:r w:rsidR="00EF57E3">
          <w:rPr>
            <w:rFonts w:ascii="Arial" w:eastAsia="Times New Roman" w:hAnsi="Arial" w:cs="Arial"/>
            <w:sz w:val="20"/>
            <w:szCs w:val="20"/>
          </w:rPr>
          <w:t>the</w:t>
        </w:r>
      </w:ins>
      <w:ins w:id="59" w:author="Microsoft Office User" w:date="2024-10-28T13:02:00Z">
        <w:r w:rsidR="00C04DDF">
          <w:rPr>
            <w:rFonts w:ascii="Arial" w:eastAsia="Times New Roman" w:hAnsi="Arial" w:cs="Arial"/>
            <w:sz w:val="20"/>
            <w:szCs w:val="20"/>
          </w:rPr>
          <w:t xml:space="preserve"> potential </w:t>
        </w:r>
      </w:ins>
      <w:ins w:id="60" w:author="Microsoft Office User" w:date="2024-11-01T13:21:00Z">
        <w:r w:rsidR="00EF57E3">
          <w:rPr>
            <w:rFonts w:ascii="Arial" w:eastAsia="Times New Roman" w:hAnsi="Arial" w:cs="Arial"/>
            <w:sz w:val="20"/>
            <w:szCs w:val="20"/>
          </w:rPr>
          <w:t xml:space="preserve">of </w:t>
        </w:r>
        <w:r w:rsidR="00EF57E3">
          <w:rPr>
            <w:rFonts w:ascii="Arial" w:eastAsia="Times New Roman" w:hAnsi="Arial" w:cs="Arial"/>
            <w:i/>
            <w:iCs/>
            <w:sz w:val="20"/>
            <w:szCs w:val="20"/>
          </w:rPr>
          <w:t xml:space="preserve">Endozoicomonas </w:t>
        </w:r>
      </w:ins>
      <w:ins w:id="61" w:author="Microsoft Office User" w:date="2024-10-28T13:02:00Z">
        <w:r w:rsidR="00C04DDF">
          <w:rPr>
            <w:rFonts w:ascii="Arial" w:eastAsia="Times New Roman" w:hAnsi="Arial" w:cs="Arial"/>
            <w:sz w:val="20"/>
            <w:szCs w:val="20"/>
          </w:rPr>
          <w:t xml:space="preserve">to form relationships with corals </w:t>
        </w:r>
      </w:ins>
      <w:ins w:id="62" w:author="Microsoft Office User" w:date="2024-10-28T13:04:00Z">
        <w:r w:rsidR="00C04DDF">
          <w:rPr>
            <w:rFonts w:ascii="Arial" w:eastAsia="Times New Roman" w:hAnsi="Arial" w:cs="Arial"/>
            <w:sz w:val="20"/>
            <w:szCs w:val="20"/>
          </w:rPr>
          <w:t>along the entire spectrum of</w:t>
        </w:r>
      </w:ins>
      <w:ins w:id="63" w:author="Microsoft Office User" w:date="2024-10-28T13:03:00Z">
        <w:r w:rsidR="00C04DDF">
          <w:rPr>
            <w:rFonts w:ascii="Arial" w:eastAsia="Times New Roman" w:hAnsi="Arial" w:cs="Arial"/>
            <w:sz w:val="20"/>
            <w:szCs w:val="20"/>
          </w:rPr>
          <w:t xml:space="preserve"> symbioses (i.e., beneficial, commensal</w:t>
        </w:r>
      </w:ins>
      <w:ins w:id="64" w:author="Microsoft Office User" w:date="2024-10-28T13:06:00Z">
        <w:r w:rsidR="00C04DDF">
          <w:rPr>
            <w:rFonts w:ascii="Arial" w:eastAsia="Times New Roman" w:hAnsi="Arial" w:cs="Arial"/>
            <w:sz w:val="20"/>
            <w:szCs w:val="20"/>
          </w:rPr>
          <w:t>,</w:t>
        </w:r>
      </w:ins>
      <w:ins w:id="65" w:author="Microsoft Office User" w:date="2024-10-28T13:03:00Z">
        <w:r w:rsidR="00C04DDF">
          <w:rPr>
            <w:rFonts w:ascii="Arial" w:eastAsia="Times New Roman" w:hAnsi="Arial" w:cs="Arial"/>
            <w:sz w:val="20"/>
            <w:szCs w:val="20"/>
          </w:rPr>
          <w:t xml:space="preserve"> and</w:t>
        </w:r>
      </w:ins>
      <w:ins w:id="66" w:author="Microsoft Office User" w:date="2024-10-28T13:04:00Z">
        <w:r w:rsidR="00C04DDF">
          <w:rPr>
            <w:rFonts w:ascii="Arial" w:eastAsia="Times New Roman" w:hAnsi="Arial" w:cs="Arial"/>
            <w:sz w:val="20"/>
            <w:szCs w:val="20"/>
          </w:rPr>
          <w:t>/or</w:t>
        </w:r>
      </w:ins>
      <w:ins w:id="67" w:author="Microsoft Office User" w:date="2024-10-28T13:03:00Z">
        <w:r w:rsidR="00C04DDF">
          <w:rPr>
            <w:rFonts w:ascii="Arial" w:eastAsia="Times New Roman" w:hAnsi="Arial" w:cs="Arial"/>
            <w:sz w:val="20"/>
            <w:szCs w:val="20"/>
          </w:rPr>
          <w:t xml:space="preserve"> antagonistic; see</w:t>
        </w:r>
      </w:ins>
      <w:ins w:id="68" w:author="Microsoft Office User" w:date="2024-11-01T13:22:00Z">
        <w:r w:rsidR="00EF57E3">
          <w:rPr>
            <w:rFonts w:ascii="Arial" w:eastAsia="Times New Roman" w:hAnsi="Arial" w:cs="Arial"/>
            <w:sz w:val="20"/>
            <w:szCs w:val="20"/>
          </w:rPr>
          <w:t xml:space="preserve"> </w:t>
        </w:r>
      </w:ins>
      <w:r w:rsidR="00C04DDF">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{"citationID":"vvTxPVjK","properties":{"formattedCitation":"\\super 34\\nosupersub{}","plainCitation":"34","noteIndex":0},"citationItems":[{"id":2632,"uris":["http://zotero.org/users/5951735/items/RDSKEA9S"],"itemData":{"id":2632,"type":"article-journal","abstract":"Stony corals are poster child holobionts due to their intimate association with diverse microorganisms from all domains of life. We are only beginning to understand the diverse functions of most of these microbial associates, including potential main contributors to holobiont health and resilience. Among these, bacteria of the elusive genus Endozoicomonas are widely perceived as beneficial symbionts based on their genomic potential and their high prevalence and ubiquitous presence in coral tissues. Simultaneously, evidence of pathogenic and parasitic Endozoicomonas lineages in other marine animals is emerging. Synthesizing the current knowledge on the association of Endozoicomonas with marine holobionts, we challenge the perception of a purely mutualistic coral-Endozoicomonas relationship and propose directions to elucidate its role along the symbiotic spectrum.","container-title":"Trends in Microbiology","DOI":"10.1016/j.tim.2023.11.006","ISSN":"1878-4380","issue":"5","journalAbbreviation":"Trends Microbiol","language":"eng","note":"PMID: 38216372","page":"422-434","source":"PubMed","title":"Frenemies on the reef? Resolving the coral-Endozoicomonas association","title-short":"Frenemies on the reef?","volume":"32","author":[{"family":"Pogoreutz","given":"Claudia"},{"family":"Ziegler","given":"Maren"}],"issued":{"date-parts":[["2024",5]]}}}],"schema":"https://github.com/citation-style-language/schema/raw/master/csl-citation.json"} </w:instrText>
      </w:r>
      <w:r w:rsidR="00C04DDF">
        <w:rPr>
          <w:rFonts w:ascii="Arial" w:eastAsia="Times New Roman" w:hAnsi="Arial" w:cs="Arial"/>
          <w:sz w:val="20"/>
          <w:szCs w:val="20"/>
        </w:rPr>
        <w:fldChar w:fldCharType="separate"/>
      </w:r>
      <w:r w:rsidR="00C04DDF" w:rsidRPr="00C04DDF">
        <w:rPr>
          <w:rFonts w:ascii="Arial" w:hAnsi="Arial" w:cs="Arial"/>
          <w:sz w:val="20"/>
          <w:vertAlign w:val="superscript"/>
        </w:rPr>
        <w:t>34</w:t>
      </w:r>
      <w:r w:rsidR="00C04DDF">
        <w:rPr>
          <w:rFonts w:ascii="Arial" w:eastAsia="Times New Roman" w:hAnsi="Arial" w:cs="Arial"/>
          <w:sz w:val="20"/>
          <w:szCs w:val="20"/>
        </w:rPr>
        <w:fldChar w:fldCharType="end"/>
      </w:r>
      <w:ins w:id="69" w:author="Microsoft Office User" w:date="2024-10-28T13:03:00Z">
        <w:r w:rsidR="00C04DDF">
          <w:rPr>
            <w:rFonts w:ascii="Arial" w:eastAsia="Times New Roman" w:hAnsi="Arial" w:cs="Arial"/>
            <w:sz w:val="20"/>
            <w:szCs w:val="20"/>
          </w:rPr>
          <w:t>)</w:t>
        </w:r>
      </w:ins>
      <w:ins w:id="70" w:author="Microsoft Office User" w:date="2024-10-28T13:02:00Z">
        <w:r w:rsidR="00C04DDF">
          <w:rPr>
            <w:rFonts w:ascii="Arial" w:eastAsia="Times New Roman" w:hAnsi="Arial" w:cs="Arial"/>
            <w:sz w:val="20"/>
            <w:szCs w:val="20"/>
          </w:rPr>
          <w:t xml:space="preserve"> </w:t>
        </w:r>
      </w:ins>
      <w:r w:rsidRPr="00961490">
        <w:rPr>
          <w:rFonts w:ascii="Arial" w:eastAsia="Times New Roman" w:hAnsi="Arial" w:cs="Arial"/>
          <w:sz w:val="20"/>
          <w:szCs w:val="20"/>
        </w:rPr>
        <w:t xml:space="preserve">. Further, it has previously been observed that the family </w:t>
      </w:r>
      <w:proofErr w:type="spellStart"/>
      <w:r w:rsidRPr="00C059B3">
        <w:rPr>
          <w:rFonts w:ascii="Arial" w:eastAsia="Times New Roman" w:hAnsi="Arial" w:cs="Arial"/>
          <w:iCs/>
          <w:sz w:val="20"/>
          <w:szCs w:val="20"/>
        </w:rPr>
        <w:t>Endozoicomonadaceae</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shows by far the strongest signal of </w:t>
      </w:r>
      <w:proofErr w:type="spellStart"/>
      <w:r w:rsidRPr="00961490">
        <w:rPr>
          <w:rFonts w:ascii="Arial" w:eastAsia="Times New Roman" w:hAnsi="Arial" w:cs="Arial"/>
          <w:sz w:val="20"/>
          <w:szCs w:val="20"/>
        </w:rPr>
        <w:t>cophylogeny</w:t>
      </w:r>
      <w:proofErr w:type="spellEnd"/>
      <w:r w:rsidRPr="00961490">
        <w:rPr>
          <w:rFonts w:ascii="Arial" w:eastAsia="Times New Roman" w:hAnsi="Arial" w:cs="Arial"/>
          <w:sz w:val="20"/>
          <w:szCs w:val="20"/>
        </w:rPr>
        <w:t xml:space="preserve"> with coral hosts among tested bacterial families in coral tissue</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{"citationID":"uL4OxlFx","properties":{"formattedCitation":"\\super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16</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In the present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also the single genus that most typically dominated coral tissue microbiomes (18% of coral genera; Fig</w:t>
      </w:r>
      <w:r w:rsidR="00DB72A3">
        <w:rPr>
          <w:rFonts w:ascii="Arial" w:eastAsia="Times New Roman" w:hAnsi="Arial" w:cs="Arial"/>
          <w:sz w:val="20"/>
          <w:szCs w:val="20"/>
        </w:rPr>
        <w:t>.</w:t>
      </w:r>
      <w:r w:rsidRPr="00961490">
        <w:rPr>
          <w:rFonts w:ascii="Arial" w:eastAsia="Times New Roman" w:hAnsi="Arial" w:cs="Arial"/>
          <w:sz w:val="20"/>
          <w:szCs w:val="20"/>
        </w:rPr>
        <w:t xml:space="preserve"> 2A)</w:t>
      </w:r>
      <w:r w:rsidRPr="00961490">
        <w:rPr>
          <w:rFonts w:ascii="Arial" w:eastAsia="Times New Roman" w:hAnsi="Arial" w:cs="Arial"/>
          <w:i/>
          <w:sz w:val="20"/>
          <w:szCs w:val="20"/>
        </w:rPr>
        <w:t xml:space="preserve">. </w:t>
      </w:r>
      <w:r w:rsidRPr="00961490">
        <w:rPr>
          <w:rFonts w:ascii="Arial" w:eastAsia="Times New Roman" w:hAnsi="Arial" w:cs="Arial"/>
          <w:sz w:val="20"/>
          <w:szCs w:val="20"/>
        </w:rPr>
        <w:t>We therefore tested whether the signal of microbiome dominance on disease susceptibility could be explained by the abundances of dominant taxa, and found that across all corals in our dataset</w:t>
      </w:r>
      <w:r w:rsidR="007141C2">
        <w:rPr>
          <w:rFonts w:ascii="Arial" w:eastAsia="Times New Roman" w:hAnsi="Arial" w:cs="Arial"/>
          <w:sz w:val="20"/>
          <w:szCs w:val="20"/>
        </w:rPr>
        <w:t xml:space="preserve"> (regardless of whether </w:t>
      </w:r>
      <w:r w:rsidR="007141C2" w:rsidRPr="005B141A">
        <w:rPr>
          <w:rFonts w:ascii="Arial" w:eastAsia="Times New Roman" w:hAnsi="Arial" w:cs="Arial"/>
          <w:i/>
          <w:iCs/>
          <w:sz w:val="20"/>
          <w:szCs w:val="20"/>
        </w:rPr>
        <w:t>Endozoicomonas</w:t>
      </w:r>
      <w:r w:rsidR="007141C2">
        <w:rPr>
          <w:rFonts w:ascii="Arial" w:eastAsia="Times New Roman" w:hAnsi="Arial" w:cs="Arial"/>
          <w:sz w:val="20"/>
          <w:szCs w:val="20"/>
        </w:rPr>
        <w:t xml:space="preserve"> was present and/or dominan</w:t>
      </w:r>
      <w:r w:rsidR="00D44B56">
        <w:rPr>
          <w:rFonts w:ascii="Arial" w:eastAsia="Times New Roman" w:hAnsi="Arial" w:cs="Arial"/>
          <w:sz w:val="20"/>
          <w:szCs w:val="20"/>
        </w:rPr>
        <w:t>t</w:t>
      </w:r>
      <w:r w:rsidR="007141C2">
        <w:rPr>
          <w:rFonts w:ascii="Arial" w:eastAsia="Times New Roman" w:hAnsi="Arial" w:cs="Arial"/>
          <w:sz w:val="20"/>
          <w:szCs w:val="20"/>
        </w:rPr>
        <w:t>; n = 40 genera)</w:t>
      </w:r>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ins w:id="71" w:author="Microsoft Office User" w:date="2024-10-28T13:07:00Z">
        <w:r w:rsidR="00C04DDF">
          <w:rPr>
            <w:rFonts w:ascii="Arial" w:eastAsia="Times New Roman" w:hAnsi="Arial" w:cs="Arial"/>
            <w:iCs/>
            <w:sz w:val="20"/>
            <w:szCs w:val="20"/>
          </w:rPr>
          <w:t xml:space="preserve">relative </w:t>
        </w:r>
      </w:ins>
      <w:r w:rsidRPr="00961490">
        <w:rPr>
          <w:rFonts w:ascii="Arial" w:eastAsia="Times New Roman" w:hAnsi="Arial" w:cs="Arial"/>
          <w:sz w:val="20"/>
          <w:szCs w:val="20"/>
        </w:rPr>
        <w:t xml:space="preserve">abundance explained the </w:t>
      </w:r>
      <w:del w:id="72" w:author="Microsoft Office User" w:date="2024-11-01T13:23:00Z">
        <w:r w:rsidRPr="00961490" w:rsidDel="00EF57E3">
          <w:rPr>
            <w:rFonts w:ascii="Arial" w:eastAsia="Times New Roman" w:hAnsi="Arial" w:cs="Arial"/>
            <w:sz w:val="20"/>
            <w:szCs w:val="20"/>
          </w:rPr>
          <w:delText xml:space="preserve">overwhelming </w:delText>
        </w:r>
      </w:del>
      <w:r w:rsidRPr="00961490">
        <w:rPr>
          <w:rFonts w:ascii="Arial" w:eastAsia="Times New Roman" w:hAnsi="Arial" w:cs="Arial"/>
          <w:sz w:val="20"/>
          <w:szCs w:val="20"/>
        </w:rPr>
        <w:t>majority of variation in ecological dominance among coral tissue microbiomes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0.60, p = 6.2 x10</w:t>
      </w:r>
      <w:r w:rsidRPr="00961490">
        <w:rPr>
          <w:rFonts w:ascii="Arial" w:eastAsia="Times New Roman" w:hAnsi="Arial" w:cs="Arial"/>
          <w:sz w:val="20"/>
          <w:szCs w:val="20"/>
          <w:vertAlign w:val="superscript"/>
        </w:rPr>
        <w:t>-10</w:t>
      </w:r>
      <w:r w:rsidRPr="00961490">
        <w:rPr>
          <w:rFonts w:ascii="Arial" w:eastAsia="Times New Roman" w:hAnsi="Arial" w:cs="Arial"/>
          <w:sz w:val="20"/>
          <w:szCs w:val="20"/>
        </w:rPr>
        <w:t>, FDR q = 2.5x10</w:t>
      </w:r>
      <w:r w:rsidRPr="00961490">
        <w:rPr>
          <w:rFonts w:ascii="Arial" w:eastAsia="Times New Roman" w:hAnsi="Arial" w:cs="Arial"/>
          <w:sz w:val="20"/>
          <w:szCs w:val="20"/>
          <w:vertAlign w:val="superscript"/>
        </w:rPr>
        <w:t>-9</w:t>
      </w:r>
      <w:r w:rsidRPr="00961490">
        <w:rPr>
          <w:rFonts w:ascii="Arial" w:eastAsia="Times New Roman" w:hAnsi="Arial" w:cs="Arial"/>
          <w:sz w:val="20"/>
          <w:szCs w:val="20"/>
        </w:rPr>
        <w:t>; Fig</w:t>
      </w:r>
      <w:r w:rsidR="00DB72A3">
        <w:rPr>
          <w:rFonts w:ascii="Arial" w:eastAsia="Times New Roman" w:hAnsi="Arial" w:cs="Arial"/>
          <w:sz w:val="20"/>
          <w:szCs w:val="20"/>
        </w:rPr>
        <w:t>s.</w:t>
      </w:r>
      <w:r w:rsidRPr="00961490">
        <w:rPr>
          <w:rFonts w:ascii="Arial" w:eastAsia="Times New Roman" w:hAnsi="Arial" w:cs="Arial"/>
          <w:sz w:val="20"/>
          <w:szCs w:val="20"/>
        </w:rPr>
        <w:t xml:space="preserve"> 2C &amp; 3A; Supplementary Data Table 5</w:t>
      </w:r>
      <w:r w:rsidR="00BF4E69">
        <w:rPr>
          <w:rFonts w:ascii="Arial" w:eastAsia="Times New Roman" w:hAnsi="Arial" w:cs="Arial"/>
          <w:sz w:val="20"/>
          <w:szCs w:val="20"/>
        </w:rPr>
        <w:t>a</w:t>
      </w:r>
      <w:r w:rsidRPr="00961490">
        <w:rPr>
          <w:rFonts w:ascii="Arial" w:eastAsia="Times New Roman" w:hAnsi="Arial" w:cs="Arial"/>
          <w:sz w:val="20"/>
          <w:szCs w:val="20"/>
        </w:rPr>
        <w:t xml:space="preserve">). Further, the relative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coral tissue</w:t>
      </w:r>
      <w:r w:rsidRPr="00961490">
        <w:rPr>
          <w:rFonts w:ascii="Arial" w:eastAsia="Times New Roman" w:hAnsi="Arial" w:cs="Arial"/>
          <w:i/>
          <w:sz w:val="20"/>
          <w:szCs w:val="20"/>
        </w:rPr>
        <w:t xml:space="preserve"> </w:t>
      </w:r>
      <w:r w:rsidRPr="00961490">
        <w:rPr>
          <w:rFonts w:ascii="Arial" w:eastAsia="Times New Roman" w:hAnsi="Arial" w:cs="Arial"/>
          <w:sz w:val="20"/>
          <w:szCs w:val="20"/>
        </w:rPr>
        <w:t>alone explained 30% of variance in overall disease susceptibility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0.30, p = 0.0002, FDR q = 0.0004; Fig</w:t>
      </w:r>
      <w:r w:rsidR="00DB72A3">
        <w:rPr>
          <w:rFonts w:ascii="Arial" w:eastAsia="Times New Roman" w:hAnsi="Arial" w:cs="Arial"/>
          <w:sz w:val="20"/>
          <w:szCs w:val="20"/>
        </w:rPr>
        <w:t>.</w:t>
      </w:r>
      <w:r w:rsidRPr="00961490">
        <w:rPr>
          <w:rFonts w:ascii="Arial" w:eastAsia="Times New Roman" w:hAnsi="Arial" w:cs="Arial"/>
          <w:sz w:val="20"/>
          <w:szCs w:val="20"/>
        </w:rPr>
        <w:t xml:space="preserve"> 3B; Supplementary Data Table 5</w:t>
      </w:r>
      <w:r w:rsidR="00BF4E69">
        <w:rPr>
          <w:rFonts w:ascii="Arial" w:eastAsia="Times New Roman" w:hAnsi="Arial" w:cs="Arial"/>
          <w:sz w:val="20"/>
          <w:szCs w:val="20"/>
        </w:rPr>
        <w:t>a</w:t>
      </w:r>
      <w:r w:rsidRPr="00961490">
        <w:rPr>
          <w:rFonts w:ascii="Arial" w:eastAsia="Times New Roman" w:hAnsi="Arial" w:cs="Arial"/>
          <w:sz w:val="20"/>
          <w:szCs w:val="20"/>
        </w:rPr>
        <w:t>), exceeding the signal from ecological dominance.</w:t>
      </w:r>
      <w:r w:rsidR="00D44B56">
        <w:rPr>
          <w:rFonts w:ascii="Arial" w:eastAsia="Times New Roman" w:hAnsi="Arial" w:cs="Arial"/>
          <w:sz w:val="20"/>
          <w:szCs w:val="20"/>
        </w:rPr>
        <w:t xml:space="preserve"> </w:t>
      </w:r>
      <w:r w:rsidR="003A7855">
        <w:rPr>
          <w:rFonts w:ascii="Arial" w:eastAsia="Times New Roman" w:hAnsi="Arial" w:cs="Arial"/>
          <w:i/>
          <w:iCs/>
          <w:sz w:val="20"/>
          <w:szCs w:val="20"/>
        </w:rPr>
        <w:t xml:space="preserve">Endozoicomonas </w:t>
      </w:r>
      <w:r w:rsidR="003A7855">
        <w:rPr>
          <w:rFonts w:ascii="Arial" w:eastAsia="Times New Roman" w:hAnsi="Arial" w:cs="Arial"/>
          <w:sz w:val="20"/>
          <w:szCs w:val="20"/>
        </w:rPr>
        <w:t>remained significantly correlated with disease susceptibility</w:t>
      </w:r>
      <w:r w:rsidR="00BF4E69" w:rsidRPr="00153D46">
        <w:rPr>
          <w:rFonts w:ascii="Arial" w:eastAsia="Times New Roman" w:hAnsi="Arial" w:cs="Arial"/>
          <w:sz w:val="20"/>
          <w:szCs w:val="20"/>
        </w:rPr>
        <w:t xml:space="preserve"> after testing multiple linear models with depth, temperature, extent of turf algae </w:t>
      </w:r>
      <w:proofErr w:type="gramStart"/>
      <w:r w:rsidR="00BF4E69" w:rsidRPr="00153D46">
        <w:rPr>
          <w:rFonts w:ascii="Arial" w:eastAsia="Times New Roman" w:hAnsi="Arial" w:cs="Arial"/>
          <w:sz w:val="20"/>
          <w:szCs w:val="20"/>
        </w:rPr>
        <w:t>contact</w:t>
      </w:r>
      <w:proofErr w:type="gramEnd"/>
      <w:r w:rsidR="00BF4E69" w:rsidRPr="00153D46">
        <w:rPr>
          <w:rFonts w:ascii="Arial" w:eastAsia="Times New Roman" w:hAnsi="Arial" w:cs="Arial"/>
          <w:sz w:val="20"/>
          <w:szCs w:val="20"/>
        </w:rPr>
        <w:t>, latitude and overall microbiome richness as confounders (Supplementary Data Table 5b</w:t>
      </w:r>
      <w:r w:rsidR="00BF4E69">
        <w:rPr>
          <w:rFonts w:ascii="Arial" w:eastAsia="Times New Roman" w:hAnsi="Arial" w:cs="Arial"/>
          <w:sz w:val="20"/>
          <w:szCs w:val="20"/>
        </w:rPr>
        <w:t xml:space="preserve"> &amp; </w:t>
      </w:r>
      <w:r w:rsidR="00BF4E69" w:rsidRPr="00153D46">
        <w:rPr>
          <w:rFonts w:ascii="Arial" w:eastAsia="Times New Roman" w:hAnsi="Arial" w:cs="Arial"/>
          <w:sz w:val="20"/>
          <w:szCs w:val="20"/>
        </w:rPr>
        <w:t>c).</w:t>
      </w:r>
      <w:r w:rsidR="00BF4E69">
        <w:rPr>
          <w:rFonts w:ascii="Arial" w:eastAsia="Times New Roman" w:hAnsi="Arial" w:cs="Arial"/>
          <w:sz w:val="20"/>
          <w:szCs w:val="20"/>
        </w:rPr>
        <w:t xml:space="preserve"> </w:t>
      </w:r>
      <w:r w:rsidR="007141C2">
        <w:rPr>
          <w:rFonts w:ascii="Arial" w:eastAsia="Times New Roman" w:hAnsi="Arial" w:cs="Arial"/>
          <w:bCs/>
          <w:sz w:val="20"/>
          <w:szCs w:val="20"/>
        </w:rPr>
        <w:t>Neither commonly opportunistic microbes in corals</w:t>
      </w:r>
      <w:r w:rsidR="006663CE">
        <w:rPr>
          <w:rFonts w:ascii="Arial" w:eastAsia="Times New Roman" w:hAnsi="Arial" w:cs="Arial"/>
          <w:bCs/>
          <w:sz w:val="20"/>
          <w:szCs w:val="20"/>
        </w:rPr>
        <w:t xml:space="preserve"> (Supplementary Data Table 6)</w:t>
      </w:r>
      <w:r w:rsidR="007141C2">
        <w:rPr>
          <w:rFonts w:ascii="Arial" w:eastAsia="Times New Roman" w:hAnsi="Arial" w:cs="Arial"/>
          <w:bCs/>
          <w:sz w:val="20"/>
          <w:szCs w:val="20"/>
        </w:rPr>
        <w:t>, nor other dominant microbes</w:t>
      </w:r>
      <w:r w:rsidR="006663CE">
        <w:rPr>
          <w:rFonts w:ascii="Arial" w:eastAsia="Times New Roman" w:hAnsi="Arial" w:cs="Arial"/>
          <w:bCs/>
          <w:sz w:val="20"/>
          <w:szCs w:val="20"/>
        </w:rPr>
        <w:t xml:space="preserve"> (Supplementary Data Table 7)</w:t>
      </w:r>
      <w:r w:rsidR="007141C2">
        <w:rPr>
          <w:rFonts w:ascii="Arial" w:eastAsia="Times New Roman" w:hAnsi="Arial" w:cs="Arial"/>
          <w:bCs/>
          <w:sz w:val="20"/>
          <w:szCs w:val="20"/>
        </w:rPr>
        <w:t xml:space="preserve"> showed similar patterns</w:t>
      </w:r>
      <w:r w:rsidR="006663CE">
        <w:rPr>
          <w:rFonts w:ascii="Arial" w:eastAsia="Times New Roman" w:hAnsi="Arial" w:cs="Arial"/>
          <w:bCs/>
          <w:sz w:val="20"/>
          <w:szCs w:val="20"/>
        </w:rPr>
        <w:t xml:space="preserve"> (Supplementary Information)</w:t>
      </w:r>
      <w:r w:rsidR="007141C2">
        <w:rPr>
          <w:rFonts w:ascii="Arial" w:eastAsia="Times New Roman" w:hAnsi="Arial" w:cs="Arial"/>
          <w:bCs/>
          <w:sz w:val="20"/>
          <w:szCs w:val="20"/>
        </w:rPr>
        <w:t xml:space="preserve">. </w:t>
      </w:r>
      <w:r w:rsidRPr="00961490">
        <w:rPr>
          <w:rFonts w:ascii="Arial" w:eastAsia="Times New Roman" w:hAnsi="Arial" w:cs="Arial"/>
          <w:sz w:val="20"/>
          <w:szCs w:val="20"/>
        </w:rPr>
        <w:t xml:space="preserve">Thus, </w:t>
      </w:r>
      <w:r w:rsidR="007141C2">
        <w:rPr>
          <w:rFonts w:ascii="Arial" w:eastAsia="Times New Roman" w:hAnsi="Arial" w:cs="Arial"/>
          <w:sz w:val="20"/>
          <w:szCs w:val="20"/>
        </w:rPr>
        <w:t xml:space="preserve">our </w:t>
      </w:r>
      <w:r w:rsidRPr="00961490">
        <w:rPr>
          <w:rFonts w:ascii="Arial" w:eastAsia="Times New Roman" w:hAnsi="Arial" w:cs="Arial"/>
          <w:sz w:val="20"/>
          <w:szCs w:val="20"/>
        </w:rPr>
        <w:t xml:space="preserve">prior results linking ecological dominance and overall disease susceptibility appear to be largely explained by changes in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over coral evolution</w:t>
      </w:r>
      <w:r w:rsidR="005B141A">
        <w:rPr>
          <w:rFonts w:ascii="Arial" w:eastAsia="Times New Roman" w:hAnsi="Arial" w:cs="Arial"/>
          <w:sz w:val="20"/>
          <w:szCs w:val="20"/>
        </w:rPr>
        <w:t>.</w:t>
      </w:r>
      <w:r w:rsidR="005B141A">
        <w:rPr>
          <w:rFonts w:ascii="Arial" w:eastAsia="Times New Roman" w:hAnsi="Arial" w:cs="Arial"/>
          <w:sz w:val="20"/>
          <w:szCs w:val="20"/>
        </w:rPr>
        <w:br/>
      </w:r>
    </w:p>
    <w:p w14:paraId="12110220" w14:textId="55870EA5" w:rsidR="00961490" w:rsidRDefault="00961490" w:rsidP="00906414">
      <w:pPr>
        <w:pStyle w:val="NormalWeb"/>
        <w:rPr>
          <w:ins w:id="73" w:author="Microsoft Office User" w:date="2024-10-28T16:44:00Z"/>
          <w:rFonts w:ascii="Arial" w:hAnsi="Arial" w:cs="Arial"/>
          <w:color w:val="242424"/>
          <w:sz w:val="20"/>
          <w:szCs w:val="20"/>
          <w:shd w:val="clear" w:color="auto" w:fill="FFFFFF"/>
        </w:rPr>
      </w:pPr>
      <w:r w:rsidRPr="00961490">
        <w:rPr>
          <w:rFonts w:ascii="Arial" w:hAnsi="Arial" w:cs="Arial"/>
          <w:b/>
          <w:i/>
          <w:sz w:val="20"/>
          <w:szCs w:val="20"/>
        </w:rPr>
        <w:t>Endozoicomonas</w:t>
      </w:r>
      <w:r w:rsidRPr="00961490">
        <w:rPr>
          <w:rFonts w:ascii="Arial" w:hAnsi="Arial" w:cs="Arial"/>
          <w:b/>
          <w:sz w:val="20"/>
          <w:szCs w:val="20"/>
        </w:rPr>
        <w:t xml:space="preserve"> is associated with high growth rates. </w:t>
      </w:r>
      <w:r w:rsidRPr="00961490">
        <w:rPr>
          <w:rFonts w:ascii="Arial" w:hAnsi="Arial" w:cs="Arial"/>
          <w:i/>
          <w:sz w:val="20"/>
          <w:szCs w:val="20"/>
        </w:rPr>
        <w:t xml:space="preserve">Endozoicomonas </w:t>
      </w:r>
      <w:r w:rsidRPr="00961490">
        <w:rPr>
          <w:rFonts w:ascii="Arial" w:hAnsi="Arial" w:cs="Arial"/>
          <w:sz w:val="20"/>
          <w:szCs w:val="20"/>
        </w:rPr>
        <w:t>is</w:t>
      </w:r>
      <w:ins w:id="74" w:author="Microsoft Office User" w:date="2024-10-28T13:13:00Z">
        <w:r w:rsidR="00C04DDF">
          <w:rPr>
            <w:rFonts w:ascii="Arial" w:hAnsi="Arial" w:cs="Arial"/>
            <w:sz w:val="20"/>
            <w:szCs w:val="20"/>
          </w:rPr>
          <w:t xml:space="preserve"> often</w:t>
        </w:r>
      </w:ins>
      <w:r w:rsidRPr="00961490">
        <w:rPr>
          <w:rFonts w:ascii="Arial" w:hAnsi="Arial" w:cs="Arial"/>
          <w:sz w:val="20"/>
          <w:szCs w:val="20"/>
        </w:rPr>
        <w:t xml:space="preserve"> linked to metabolic benefits to the coral host</w:t>
      </w:r>
      <w:r w:rsidR="00AE7C6A">
        <w:rPr>
          <w:rFonts w:ascii="Arial" w:hAnsi="Arial" w:cs="Arial"/>
          <w:sz w:val="20"/>
          <w:szCs w:val="20"/>
        </w:rPr>
        <w:fldChar w:fldCharType="begin"/>
      </w:r>
      <w:r w:rsidR="007372D3">
        <w:rPr>
          <w:rFonts w:ascii="Arial" w:hAnsi="Arial" w:cs="Arial"/>
          <w:sz w:val="20"/>
          <w:szCs w:val="20"/>
        </w:rPr>
        <w:instrText xml:space="preserve"> ADDIN ZOTERO_ITEM CSL_CITATION {"citationID":"jyCGBFlh","properties":{"formattedCitation":"\\super 35,36\\nosupersub{}","plainCitation":"35,36","noteIndex":0},"citationItems":[{"id":1661,"uris":["http://zotero.org/groups/2769688/items/AIA2Q5Y9"],"itemData":{"id":1661,"type":"article-journal","abstract":"Endozoicomonas bacteria are globally distributed and often abundantly associated with diverse marine hosts including reef-building corals, yet their function remains unknown. In this study we generated novel Endozoicomonas genomes from single cells and metagenomes obtained directly from the corals Stylophora pistillata, Pocillopora verrucosa, and Acropora humilis. We then compared these culture-independent genomes to existing genomes of bacterial isolates acquired from a sponge, sea slug, and coral to examine the functional landscape of this enigmatic genus. Sequencing and analysis of single cells and metagenomes resulted in four novel genomes with 60–76% and 81–90% genome completeness, respectively. These data also confirmed that Endozoicomonas genomes are large and are not streamlined for an obligate endosymbiotic lifestyle, implying that they have free-living stages. All genomes show an enrichment of genes associated with carbon sugar transport and utilization and protein secretion, potentially indicating that Endozoicomonas contribute to the cycling of carbohydrates and the provision of proteins to their respective hosts. Importantly, besides these commonalities, the genomes showed evidence for differential functional specificity and diversification, including genes for the production of amino acids. Given this metabolic diversity of Endozoicomonas we propose that different genotypes play disparate roles and have diversified in concert with their hosts.","container-title":"Scientific Reports","DOI":"10.1038/srep40579","ISSN":"2045-2322","issue":"1","journalAbbreviation":"Sci Rep","language":"en","license":"2017 The Author(s)","note":"number: 1\npublisher: Nature Publishing Group","page":"40579","source":"www.nature.com","title":"Endozoicomonas genomes reveal functional adaptation and plasticity in bacterial strains symbiotically associated with diverse marine hosts","volume":"7","author":[{"family":"Neave","given":"Matthew J."},{"family":"Michell","given":"Craig T."},{"family":"Apprill","given":"Amy"},{"family":"Voolstra","given":"Christian R."}],"issued":{"date-parts":[["2017",1,17]]}}},{"id":1667,"uris":["http://zotero.org/groups/2769688/items/NQPICS5E"],"itemData":{"id":1667,"type":"article-journal","abstract":"Dominant coral-associated Endozoicomonas bacteria species are hypothesized to play a role in the coral sulfur cycle by metabolizing dimethylsulfoniopropionate (DMSP) into dimethylsulfide (DMS); however, no sequenced genome to date harbors genes for this process. In this study, we assembled high-quality (&gt;95% complete) draft genomes of strains of the recently added species Endozoicomonas acroporae (Acr-14T, Acr-1, and Acr-5) isolated from the coral Acropora sp. and performed a comparative genomic analysis on the genus Endozoicomonas. We identified DMSP CoA-transferase/lyase—a dddD gene homolog in all sequenced genomes of E. acroporae strains—and functionally characterized bacteria capable of metabolizing DMSP into DMS via the DddD cleavage pathway using RT-qPCR and gas chromatography (GC). Furthermore, we demonstrated that E. acroporae strains can use DMSP as a carbon source and have genes arranged in an operon-like manner to link DMSP metabolism to the central carbon cycle. This study confirms the role of Endozoicomonas in the coral sulfur cycle.","container-title":"The ISME Journal","DOI":"10.1038/s41396-020-0610-x","ISSN":"1751-7370","issue":"5","journalAbbreviation":"ISME J","language":"en","license":"2020 The Author(s)","note":"number: 5\npublisher: Nature Publishing Group","page":"1290-1303","source":"www.nature.com","title":"Comparative genomics: Dominant coral-bacterium Endozoicomonas acroporae metabolizes dimethylsulfoniopropionate (DMSP)","title-short":"Comparative genomics","volume":"14","author":[{"family":"Tandon","given":"Kshitij"},{"family":"Lu","given":"Chih-Ying"},{"family":"Chiang","given":"Pei-Wen"},{"family":"Wada","given":"Naohisa"},{"family":"Yang","given":"Shan-Hua"},{"family":"Chan","given":"Ya-Fan"},{"family":"Chen","given":"Ping-Yun"},{"family":"Chang","given":"Hsiao-Yu"},{"family":"Chiou","given":"Yu-Jing"},{"family":"Chou","given":"Ming-Shean"},{"family":"Chen","given":"Wen-Ming"},{"family":"Tang","given":"Sen-Lin"}],"issued":{"date-parts":[["2020",5]]}}}],"schema":"https://github.com/citation-style-language/schema/raw/master/csl-citation.json"} </w:instrText>
      </w:r>
      <w:r w:rsidR="00AE7C6A">
        <w:rPr>
          <w:rFonts w:ascii="Arial" w:hAnsi="Arial" w:cs="Arial"/>
          <w:sz w:val="20"/>
          <w:szCs w:val="20"/>
        </w:rPr>
        <w:fldChar w:fldCharType="separate"/>
      </w:r>
      <w:r w:rsidR="00C04DDF" w:rsidRPr="00C04DDF">
        <w:rPr>
          <w:rFonts w:ascii="Arial" w:hAnsi="Arial" w:cs="Arial"/>
          <w:sz w:val="20"/>
          <w:vertAlign w:val="superscript"/>
        </w:rPr>
        <w:t>35,36</w:t>
      </w:r>
      <w:r w:rsidR="00AE7C6A">
        <w:rPr>
          <w:rFonts w:ascii="Arial" w:hAnsi="Arial" w:cs="Arial"/>
          <w:sz w:val="20"/>
          <w:szCs w:val="20"/>
        </w:rPr>
        <w:fldChar w:fldCharType="end"/>
      </w:r>
      <w:ins w:id="75" w:author="Microsoft Office User" w:date="2024-10-28T13:11:00Z">
        <w:r w:rsidR="00C04DDF">
          <w:rPr>
            <w:rFonts w:ascii="Arial" w:hAnsi="Arial" w:cs="Arial"/>
            <w:sz w:val="20"/>
            <w:szCs w:val="20"/>
          </w:rPr>
          <w:t xml:space="preserve"> (but see</w:t>
        </w:r>
      </w:ins>
      <w:r w:rsidR="00C04DDF">
        <w:rPr>
          <w:rFonts w:ascii="Arial" w:hAnsi="Arial" w:cs="Arial"/>
          <w:sz w:val="20"/>
          <w:szCs w:val="20"/>
        </w:rPr>
        <w:fldChar w:fldCharType="begin"/>
      </w:r>
      <w:r w:rsidR="007372D3">
        <w:rPr>
          <w:rFonts w:ascii="Arial" w:hAnsi="Arial" w:cs="Arial"/>
          <w:sz w:val="20"/>
          <w:szCs w:val="20"/>
        </w:rPr>
        <w:instrText xml:space="preserve"> ADDIN ZOTERO_ITEM CSL_CITATION {"citationID":"wXDonERV","properties":{"formattedCitation":"\\super 34\\nosupersub{}","plainCitation":"34","noteIndex":0},"citationItems":[{"id":2632,"uris":["http://zotero.org/users/5951735/items/RDSKEA9S"],"itemData":{"id":2632,"type":"article-journal","abstract":"Stony corals are poster child holobionts due to their intimate association with diverse microorganisms from all domains of life. We are only beginning to understand the diverse functions of most of these microbial associates, including potential main contributors to holobiont health and resilience. Among these, bacteria of the elusive genus Endozoicomonas are widely perceived as beneficial symbionts based on their genomic potential and their high prevalence and ubiquitous presence in coral tissues. Simultaneously, evidence of pathogenic and parasitic Endozoicomonas lineages in other marine animals is emerging. Synthesizing the current knowledge on the association of Endozoicomonas with marine holobionts, we challenge the perception of a purely mutualistic coral-Endozoicomonas relationship and propose directions to elucidate its role along the symbiotic spectrum.","container-title":"Trends in Microbiology","DOI":"10.1016/j.tim.2023.11.006","ISSN":"1878-4380","issue":"5","journalAbbreviation":"Trends Microbiol","language":"eng","note":"PMID: 38216372","page":"422-434","source":"PubMed","title":"Frenemies on the reef? Resolving the coral-Endozoicomonas association","title-short":"Frenemies on the reef?","volume":"32","author":[{"family":"Pogoreutz","given":"Claudia"},{"family":"Ziegler","given":"Maren"}],"issued":{"date-parts":[["2024",5]]}}}],"schema":"https://github.com/citation-style-language/schema/raw/master/csl-citation.json"} </w:instrText>
      </w:r>
      <w:r w:rsidR="00C04DDF">
        <w:rPr>
          <w:rFonts w:ascii="Arial" w:hAnsi="Arial" w:cs="Arial"/>
          <w:sz w:val="20"/>
          <w:szCs w:val="20"/>
        </w:rPr>
        <w:fldChar w:fldCharType="separate"/>
      </w:r>
      <w:r w:rsidR="00C04DDF" w:rsidRPr="00C04DDF">
        <w:rPr>
          <w:rFonts w:ascii="Arial" w:hAnsi="Arial" w:cs="Arial"/>
          <w:sz w:val="20"/>
          <w:vertAlign w:val="superscript"/>
        </w:rPr>
        <w:t>34</w:t>
      </w:r>
      <w:r w:rsidR="00C04DDF">
        <w:rPr>
          <w:rFonts w:ascii="Arial" w:hAnsi="Arial" w:cs="Arial"/>
          <w:sz w:val="20"/>
          <w:szCs w:val="20"/>
        </w:rPr>
        <w:fldChar w:fldCharType="end"/>
      </w:r>
      <w:ins w:id="76" w:author="Microsoft Office User" w:date="2024-10-28T13:11:00Z">
        <w:r w:rsidR="00C04DDF">
          <w:rPr>
            <w:rFonts w:ascii="Arial" w:hAnsi="Arial" w:cs="Arial"/>
            <w:sz w:val="20"/>
            <w:szCs w:val="20"/>
          </w:rPr>
          <w:t>)</w:t>
        </w:r>
      </w:ins>
      <w:ins w:id="77" w:author="Microsoft Office User" w:date="2024-10-28T16:24:00Z">
        <w:r w:rsidR="00F44CA0">
          <w:rPr>
            <w:rFonts w:ascii="Arial" w:hAnsi="Arial" w:cs="Arial"/>
            <w:sz w:val="20"/>
            <w:szCs w:val="20"/>
          </w:rPr>
          <w:t>, including a potential role in stero</w:t>
        </w:r>
      </w:ins>
      <w:ins w:id="78" w:author="Microsoft Office User" w:date="2024-10-28T16:25:00Z">
        <w:r w:rsidR="00F44CA0">
          <w:rPr>
            <w:rFonts w:ascii="Arial" w:hAnsi="Arial" w:cs="Arial"/>
            <w:sz w:val="20"/>
            <w:szCs w:val="20"/>
          </w:rPr>
          <w:t>id processing</w:t>
        </w:r>
      </w:ins>
      <w:r w:rsidR="00F44CA0">
        <w:rPr>
          <w:rFonts w:ascii="Arial" w:hAnsi="Arial" w:cs="Arial"/>
          <w:sz w:val="20"/>
          <w:szCs w:val="20"/>
        </w:rPr>
        <w:fldChar w:fldCharType="begin"/>
      </w:r>
      <w:r w:rsidR="007372D3">
        <w:rPr>
          <w:rFonts w:ascii="Arial" w:hAnsi="Arial" w:cs="Arial"/>
          <w:sz w:val="20"/>
          <w:szCs w:val="20"/>
        </w:rPr>
        <w:instrText xml:space="preserve"> ADDIN ZOTERO_ITEM CSL_CITATION {"citationID":"2GBvUbL0","properties":{"formattedCitation":"\\super 37\\nosupersub{}","plainCitation":"37","noteIndex":0},"citationItems":[{"id":2150,"uris":["http://zotero.org/groups/2769688/items/8ZCEF283"],"itemData":{"id":2150,"type":"article","abstract":"Summary Paragraph\nRising temperatures are devastating coral populations throughout the globe1. The coral microbiome is believed to play a critical role in sustaining corals and enabling their adaptation to environmental changes, particularly thermal stress2–4. A ubiquitous group of coral-associated bacteria, known as Endozoicomonas, are hypothesized to provide their host with essential metabolites5. However, the nature of coral-Endozoicomonas symbiosis and the role these bacteria play in adaptation to thermal stress are largely unknown. Here, we show that symbiotic Endozoicomonas adapt to the host environment by gaining the ability to degrade coral-derived steroids and Symbiodiniaceae-derived galactose while losing the ability to synthesize iron-binding siderophores, a common feature of free-living marine bacteria6. More importantly, under thermal stress Endozoicomonas utilizes coral-derived cholesterol partially as a carbon source while simultaneously converting it to the hormones testosterone and progesterone. Both steroids prime the innate immune system and inhibit pathogenic bacteria and fungi7. These findings highlight an unknown interaction between corals and their microbiome that may be critical to coral health as oceans warm up. The ability of bacteria to synthesize eukaryotic steroid hormones underscores the importance of these molecules in inter-kingdom interactions and suggests that their origin may have evolved as a result of eukaryogenesis.","DOI":"10.1101/2023.09.19.558257","language":"en","license":"© 2023, Posted by Cold Spring Harbor Laboratory. This pre-print is available under a Creative Commons License (Attribution-NonCommercial-NoDerivs 4.0 International), CC BY-NC-ND 4.0, as described at http://creativecommons.org/licenses/by-nc-nd/4.0/","note":"page: 2023.09.19.558257\nsection: New Results","publisher":"bioRxiv","source":"bioRxiv","title":"Endozoicomonas provides corals with steroid hormones during thermal stress","URL":"https://www.biorxiv.org/content/10.1101/2023.09.19.558257v1","author":[{"family":"Ochsenkühn","given":"Michael A."},{"family":"Mohamed","given":"Amin R."},{"family":"Haydon","given":"Trent D."},{"family":"Coe","given":"Lisa S. Y."},{"family":"Abrego","given":"David"},{"family":"Amin","given":"Shady A."}],"accessed":{"date-parts":[["2024",3,18]]},"issued":{"date-parts":[["2023",9,19]]}}}],"schema":"https://github.com/citation-style-language/schema/raw/master/csl-citation.json"} </w:instrText>
      </w:r>
      <w:r w:rsidR="00F44CA0">
        <w:rPr>
          <w:rFonts w:ascii="Arial" w:hAnsi="Arial" w:cs="Arial"/>
          <w:sz w:val="20"/>
          <w:szCs w:val="20"/>
        </w:rPr>
        <w:fldChar w:fldCharType="separate"/>
      </w:r>
      <w:r w:rsidR="00F44CA0" w:rsidRPr="00F44CA0">
        <w:rPr>
          <w:rFonts w:ascii="Arial" w:hAnsi="Arial" w:cs="Arial"/>
          <w:sz w:val="20"/>
          <w:vertAlign w:val="superscript"/>
        </w:rPr>
        <w:t>37</w:t>
      </w:r>
      <w:r w:rsidR="00F44CA0">
        <w:rPr>
          <w:rFonts w:ascii="Arial" w:hAnsi="Arial" w:cs="Arial"/>
          <w:sz w:val="20"/>
          <w:szCs w:val="20"/>
        </w:rPr>
        <w:fldChar w:fldCharType="end"/>
      </w:r>
      <w:ins w:id="79" w:author="Microsoft Office User" w:date="2024-10-28T16:27:00Z">
        <w:r w:rsidR="00F44CA0">
          <w:rPr>
            <w:rFonts w:ascii="Arial" w:hAnsi="Arial" w:cs="Arial"/>
            <w:sz w:val="20"/>
            <w:szCs w:val="20"/>
          </w:rPr>
          <w:t xml:space="preserve">. </w:t>
        </w:r>
      </w:ins>
      <w:del w:id="80" w:author="Microsoft Office User" w:date="2024-10-28T16:27:00Z">
        <w:r w:rsidRPr="00961490" w:rsidDel="00F44CA0">
          <w:rPr>
            <w:rFonts w:ascii="Arial" w:hAnsi="Arial" w:cs="Arial"/>
            <w:sz w:val="20"/>
            <w:szCs w:val="20"/>
          </w:rPr>
          <w:delText xml:space="preserve"> and </w:delText>
        </w:r>
      </w:del>
      <w:ins w:id="81" w:author="Microsoft Office User" w:date="2024-10-28T16:27:00Z">
        <w:r w:rsidR="00F44CA0">
          <w:rPr>
            <w:rFonts w:ascii="Arial" w:hAnsi="Arial" w:cs="Arial"/>
            <w:sz w:val="20"/>
            <w:szCs w:val="20"/>
          </w:rPr>
          <w:t>E</w:t>
        </w:r>
      </w:ins>
      <w:del w:id="82" w:author="Microsoft Office User" w:date="2024-10-28T16:27:00Z">
        <w:r w:rsidRPr="00961490" w:rsidDel="00F44CA0">
          <w:rPr>
            <w:rFonts w:ascii="Arial" w:hAnsi="Arial" w:cs="Arial"/>
            <w:sz w:val="20"/>
            <w:szCs w:val="20"/>
          </w:rPr>
          <w:delText>e</w:delText>
        </w:r>
      </w:del>
      <w:r w:rsidRPr="00961490">
        <w:rPr>
          <w:rFonts w:ascii="Arial" w:hAnsi="Arial" w:cs="Arial"/>
          <w:sz w:val="20"/>
          <w:szCs w:val="20"/>
        </w:rPr>
        <w:t xml:space="preserve">xperimental studies have shown that decreases in its </w:t>
      </w:r>
      <w:ins w:id="83" w:author="Microsoft Office User" w:date="2024-10-28T13:41:00Z">
        <w:r w:rsidR="005A4D34">
          <w:rPr>
            <w:rFonts w:ascii="Arial" w:hAnsi="Arial" w:cs="Arial"/>
            <w:sz w:val="20"/>
            <w:szCs w:val="20"/>
          </w:rPr>
          <w:t xml:space="preserve">relative </w:t>
        </w:r>
      </w:ins>
      <w:r w:rsidRPr="00961490">
        <w:rPr>
          <w:rFonts w:ascii="Arial" w:hAnsi="Arial" w:cs="Arial"/>
          <w:sz w:val="20"/>
          <w:szCs w:val="20"/>
        </w:rPr>
        <w:t xml:space="preserve">abundance </w:t>
      </w:r>
      <w:ins w:id="84" w:author="Microsoft Office User" w:date="2024-11-01T10:59:00Z">
        <w:r w:rsidR="00CF6CD3">
          <w:rPr>
            <w:rFonts w:ascii="Arial" w:hAnsi="Arial" w:cs="Arial"/>
            <w:sz w:val="20"/>
            <w:szCs w:val="20"/>
          </w:rPr>
          <w:t>are</w:t>
        </w:r>
      </w:ins>
      <w:del w:id="85" w:author="Microsoft Office User" w:date="2024-11-01T10:59:00Z">
        <w:r w:rsidRPr="00961490" w:rsidDel="00CF6CD3">
          <w:rPr>
            <w:rFonts w:ascii="Arial" w:hAnsi="Arial" w:cs="Arial"/>
            <w:sz w:val="20"/>
            <w:szCs w:val="20"/>
          </w:rPr>
          <w:delText>is</w:delText>
        </w:r>
      </w:del>
      <w:r w:rsidRPr="00961490">
        <w:rPr>
          <w:rFonts w:ascii="Arial" w:hAnsi="Arial" w:cs="Arial"/>
          <w:sz w:val="20"/>
          <w:szCs w:val="20"/>
        </w:rPr>
        <w:t xml:space="preserve"> typical with disease</w:t>
      </w:r>
      <w:r w:rsidR="00AE7C6A">
        <w:rPr>
          <w:rFonts w:ascii="Arial" w:hAnsi="Arial" w:cs="Arial"/>
          <w:sz w:val="20"/>
          <w:szCs w:val="20"/>
        </w:rPr>
        <w:fldChar w:fldCharType="begin"/>
      </w:r>
      <w:r w:rsidR="007372D3">
        <w:rPr>
          <w:rFonts w:ascii="Arial" w:hAnsi="Arial" w:cs="Arial"/>
          <w:sz w:val="20"/>
          <w:szCs w:val="20"/>
        </w:rPr>
        <w:instrText xml:space="preserve"> ADDIN ZOTERO_ITEM CSL_CITATION {"citationID":"s82tyNM6","properties":{"formattedCitation":"\\super 38,39\\nosupersub{}","plainCitation":"38,39","noteIndex":0},"citationItems":[{"id":1620,"uris":["http://zotero.org/groups/2769688/items/QTIJWXKY"],"itemData":{"id":1620,"type":"article-journal","abstract":"Increased bacterial diversity on diseased corals can obscure disease etiology and complicate our understanding of pathogenesis. To untangle microbes that may cause white band disease signs from microbes responding to disease, we inoculated healthy Acropora cervicornis corals with an infectious dose from visibly diseased corals. We sampled these dosed corals and healthy controls over time for sequencing of the bacterial 16S region. Endozoicomonas were associated with healthy fragments from 4/10 colonies, dominating microbiomes before dosing and decreasing over time only in corals that displayed disease signs, suggesting a role in disease resistance. We grouped disease-associated bacteria by when they increased in abundance (primary vs secondary) and whether they originated in the dose (colonizers) or the previously healthy corals (responders). We found that all primary responders increased in all dosed corals regardless of final disease state and are therefore unlikely to cause disease signs. In contrast, primary colonizers in the families Pasteurellaceae and Francisellaceae increased solely in dosed corals that ultimately displayed disease signs, and may be infectious foreign bacteria involved in the development of disease signs. Moving away from a static comparison of diseased and healthy bacterial communities, we provide a framework to identify key players in other coral diseases.","container-title":"FEMS microbiology ecology","DOI":"10.1093/femsec/fix080","ISSN":"1574-6941","issue":"7","journalAbbreviation":"FEMS Microbiol Ecol","language":"eng","note":"PMID: 28637338","source":"PubMed","title":"Complex interactions between potentially pathogenic, opportunistic, and resident bacteria emerge during infection on a reef-building coral","volume":"93","author":[{"family":"Gignoux-Wolfsohn","given":"Sarah A."},{"family":"Aronson","given":"Felicia M."},{"family":"Vollmer","given":"Steven V."}],"issued":{"date-parts":[["2017",7,1]]}}},{"id":1658,"uris":["http://zotero.org/groups/2769688/items/ZCR4ZQGA"],"itemData":{"id":1658,"type":"article-journal","abstract":"Apical lesions on Porites astreoides were characterized by the appearance of a thin yellow band, which was preceded by bleaching of the coral tissues and followed by a completely denuded coral skeleton, which often harbored secondary macroalgal colonizers. These characteristics have not been previously described in Porites and do not match common Caribbean coral diseases. The lesions were observed only in warmer months and at shallow depths on the fore reef in Belize. Analysis of the microbial community composition based on the V4 hypervariable region of 16S ribosomal RNA genes revealed that the surface microbiomes associated with nonsymptomatic corals were dominated by the members of the genus Endozoicomonas, consistent with other studies. Comparison of the microbiomes of nonsymptomatic and lesioned coral colonies sampled in July and September revealed two distinct groups, inconsistently related to the disease state of the coral, but showing some temporal signal. The loss of Endozoicomonas was characteristic of lesioned corals, which also harbored potential opportunistic pathogens such as Alternaria, Stenotrophomonas, and Achromobacter. The presence of lesions in P. astreoides coincided with a decrease in the relative abundance of Endozoicomonas, rather than the appearance of specific pathogenic taxa.","container-title":"PLOS ONE","DOI":"10.1371/journal.pone.0100316","ISSN":"1932-6203","issue":"6","journalAbbreviation":"PLOS ONE","language":"en","note":"publisher: Public Library of Science","page":"e100316","source":"PLoS Journals","title":"Community Shifts in the Surface Microbiomes of the Coral Porites astreoides with Unusual Lesions","volume":"9","author":[{"family":"Meyer","given":"Julie L."},{"family":"Paul","given":"Valerie J."},{"family":"Teplitski","given":"Max"}],"issued":{"date-parts":[["2014",6,17]]}}}],"schema":"https://github.com/citation-style-language/schema/raw/master/csl-citation.json"} </w:instrText>
      </w:r>
      <w:r w:rsidR="00AE7C6A">
        <w:rPr>
          <w:rFonts w:ascii="Arial" w:hAnsi="Arial" w:cs="Arial"/>
          <w:sz w:val="20"/>
          <w:szCs w:val="20"/>
        </w:rPr>
        <w:fldChar w:fldCharType="separate"/>
      </w:r>
      <w:r w:rsidR="00F44CA0" w:rsidRPr="00F44CA0">
        <w:rPr>
          <w:rFonts w:ascii="Arial" w:hAnsi="Arial" w:cs="Arial"/>
          <w:sz w:val="20"/>
          <w:vertAlign w:val="superscript"/>
        </w:rPr>
        <w:t>38,39</w:t>
      </w:r>
      <w:r w:rsidR="00AE7C6A">
        <w:rPr>
          <w:rFonts w:ascii="Arial" w:hAnsi="Arial" w:cs="Arial"/>
          <w:sz w:val="20"/>
          <w:szCs w:val="20"/>
        </w:rPr>
        <w:fldChar w:fldCharType="end"/>
      </w:r>
      <w:r w:rsidRPr="00961490">
        <w:rPr>
          <w:rFonts w:ascii="Arial" w:hAnsi="Arial" w:cs="Arial"/>
          <w:sz w:val="20"/>
          <w:szCs w:val="20"/>
        </w:rPr>
        <w:t xml:space="preserve"> or other health stressors such as bleaching</w:t>
      </w:r>
      <w:r w:rsidR="00AE7C6A">
        <w:rPr>
          <w:rFonts w:ascii="Arial" w:hAnsi="Arial" w:cs="Arial"/>
          <w:sz w:val="20"/>
          <w:szCs w:val="20"/>
        </w:rPr>
        <w:t xml:space="preserve"> </w:t>
      </w:r>
      <w:r w:rsidR="00AE7C6A">
        <w:rPr>
          <w:rFonts w:ascii="Arial" w:hAnsi="Arial" w:cs="Arial"/>
          <w:sz w:val="20"/>
          <w:szCs w:val="20"/>
        </w:rPr>
        <w:fldChar w:fldCharType="begin"/>
      </w:r>
      <w:r w:rsidR="007372D3">
        <w:rPr>
          <w:rFonts w:ascii="Arial" w:hAnsi="Arial" w:cs="Arial"/>
          <w:sz w:val="20"/>
          <w:szCs w:val="20"/>
        </w:rPr>
        <w:instrText xml:space="preserve"> ADDIN ZOTERO_ITEM CSL_CITATION {"citationID":"yZie0wwE","properties":{"formattedCitation":"\\super 33\\nosupersub{}","plainCitation":"33","noteIndex":0},"citationItems":[{"id":157,"uris":["http://zotero.org/users/5951735/items/VFSLLWK8"],"itemData":{"id":157,"type":"article-journal","container-title":"The ISME Journal","DOI":"10.1038/ismej.2007.112","ISSN":"1751-7362, 1751-7370","issue":"4","journalAbbreviation":"ISME J","language":"en","page":"350-363","source":"DOI.org (Crossref)","title":"Changes in coral-associated microbial communities during a bleaching event","volume":"2","author":[{"family":"Bourne","given":"David"},{"family":"Iida","given":"Yuki"},{"family":"Uthicke","given":"Sven"},{"family":"Smith-Keune","given":"Carolyn"}],"issued":{"date-parts":[["2008",4]]}}}],"schema":"https://github.com/citation-style-language/schema/raw/master/csl-citation.json"} </w:instrText>
      </w:r>
      <w:r w:rsidR="00AE7C6A">
        <w:rPr>
          <w:rFonts w:ascii="Arial" w:hAnsi="Arial" w:cs="Arial"/>
          <w:sz w:val="20"/>
          <w:szCs w:val="20"/>
        </w:rPr>
        <w:fldChar w:fldCharType="separate"/>
      </w:r>
      <w:r w:rsidR="00AE7C6A" w:rsidRPr="00AE7C6A">
        <w:rPr>
          <w:rFonts w:ascii="Arial" w:hAnsi="Arial" w:cs="Arial"/>
          <w:sz w:val="20"/>
          <w:vertAlign w:val="superscript"/>
        </w:rPr>
        <w:t>33</w:t>
      </w:r>
      <w:r w:rsidR="00AE7C6A">
        <w:rPr>
          <w:rFonts w:ascii="Arial" w:hAnsi="Arial" w:cs="Arial"/>
          <w:sz w:val="20"/>
          <w:szCs w:val="20"/>
        </w:rPr>
        <w:fldChar w:fldCharType="end"/>
      </w:r>
      <w:r w:rsidRPr="00961490">
        <w:rPr>
          <w:rFonts w:ascii="Arial" w:hAnsi="Arial" w:cs="Arial"/>
          <w:sz w:val="20"/>
          <w:szCs w:val="20"/>
        </w:rPr>
        <w:t xml:space="preserve">. This suggests that the striking correlation between </w:t>
      </w:r>
      <w:r w:rsidRPr="00961490">
        <w:rPr>
          <w:rFonts w:ascii="Arial" w:hAnsi="Arial" w:cs="Arial"/>
          <w:i/>
          <w:sz w:val="20"/>
          <w:szCs w:val="20"/>
        </w:rPr>
        <w:t xml:space="preserve">Endozoicomonas </w:t>
      </w:r>
      <w:r w:rsidRPr="00961490">
        <w:rPr>
          <w:rFonts w:ascii="Arial" w:hAnsi="Arial" w:cs="Arial"/>
          <w:sz w:val="20"/>
          <w:szCs w:val="20"/>
        </w:rPr>
        <w:t xml:space="preserve">and disease is not due to pathogenesis by </w:t>
      </w:r>
      <w:r w:rsidRPr="00961490">
        <w:rPr>
          <w:rFonts w:ascii="Arial" w:hAnsi="Arial" w:cs="Arial"/>
          <w:i/>
          <w:sz w:val="20"/>
          <w:szCs w:val="20"/>
        </w:rPr>
        <w:t>Endozoicomonas</w:t>
      </w:r>
      <w:ins w:id="86" w:author="Microsoft Office User" w:date="2024-10-28T16:43:00Z">
        <w:r w:rsidR="00906414">
          <w:rPr>
            <w:rFonts w:ascii="Arial" w:hAnsi="Arial" w:cs="Arial"/>
            <w:sz w:val="20"/>
            <w:szCs w:val="20"/>
          </w:rPr>
          <w:t xml:space="preserve">. </w:t>
        </w:r>
      </w:ins>
      <w:del w:id="87" w:author="Microsoft Office User" w:date="2024-10-28T16:43:00Z">
        <w:r w:rsidRPr="00961490" w:rsidDel="00906414">
          <w:rPr>
            <w:rFonts w:ascii="Arial" w:hAnsi="Arial" w:cs="Arial"/>
            <w:sz w:val="20"/>
            <w:szCs w:val="20"/>
          </w:rPr>
          <w:delText xml:space="preserve">, </w:delText>
        </w:r>
      </w:del>
      <w:ins w:id="88" w:author="Microsoft Office User" w:date="2024-10-28T16:43:00Z">
        <w:r w:rsidR="00906414">
          <w:rPr>
            <w:rFonts w:ascii="Arial" w:hAnsi="Arial" w:cs="Arial"/>
            <w:color w:val="242424"/>
            <w:sz w:val="20"/>
            <w:szCs w:val="20"/>
            <w:shd w:val="clear" w:color="auto" w:fill="FFFFFF"/>
          </w:rPr>
          <w:t xml:space="preserve">There are several possibilities for how a non-pathogen might nonetheless increase disease, including opportunity costs in host biology (e.g., in innate immunity, permissiveness to CAMA formation), tradeoffs in microbial symbiosis (e.g., dominance of Endozoicomonas vs more diverse and potentially flexible microbiome associates with benefits for pathogen defense or resilience to environmental change), or tradeoffs driven by host physiological changes induced by </w:t>
        </w:r>
        <w:r w:rsidR="00906414">
          <w:rPr>
            <w:rFonts w:ascii="Arial" w:hAnsi="Arial" w:cs="Arial"/>
            <w:i/>
            <w:iCs/>
            <w:color w:val="242424"/>
            <w:sz w:val="20"/>
            <w:szCs w:val="20"/>
            <w:shd w:val="clear" w:color="auto" w:fill="FFFFFF"/>
          </w:rPr>
          <w:t xml:space="preserve">Endozoicomonas </w:t>
        </w:r>
        <w:r w:rsidR="00906414">
          <w:rPr>
            <w:rFonts w:ascii="Arial" w:hAnsi="Arial" w:cs="Arial"/>
            <w:color w:val="242424"/>
            <w:sz w:val="20"/>
            <w:szCs w:val="20"/>
            <w:shd w:val="clear" w:color="auto" w:fill="FFFFFF"/>
          </w:rPr>
          <w:t xml:space="preserve">(e.g., in steroid hormone processing). However, regardless of mechanism, if maintenance of high relative abundances of </w:t>
        </w:r>
        <w:r w:rsidR="00906414">
          <w:rPr>
            <w:rFonts w:ascii="Arial" w:hAnsi="Arial" w:cs="Arial"/>
            <w:i/>
            <w:iCs/>
            <w:color w:val="242424"/>
            <w:sz w:val="20"/>
            <w:szCs w:val="20"/>
            <w:shd w:val="clear" w:color="auto" w:fill="FFFFFF"/>
          </w:rPr>
          <w:lastRenderedPageBreak/>
          <w:t>Endozoicomonas</w:t>
        </w:r>
        <w:r w:rsidR="00906414">
          <w:rPr>
            <w:rFonts w:ascii="Arial" w:hAnsi="Arial" w:cs="Arial"/>
            <w:color w:val="242424"/>
            <w:sz w:val="20"/>
            <w:szCs w:val="20"/>
            <w:shd w:val="clear" w:color="auto" w:fill="FFFFFF"/>
          </w:rPr>
          <w:t xml:space="preserve"> has fitness costs, they may be balanced by benefits to the host</w:t>
        </w:r>
      </w:ins>
      <w:ins w:id="89" w:author="Microsoft Office User" w:date="2024-11-01T10:59:00Z">
        <w:r w:rsidR="00CF6CD3">
          <w:rPr>
            <w:rFonts w:ascii="Arial" w:hAnsi="Arial" w:cs="Arial"/>
            <w:color w:val="242424"/>
            <w:sz w:val="20"/>
            <w:szCs w:val="20"/>
            <w:shd w:val="clear" w:color="auto" w:fill="FFFFFF"/>
          </w:rPr>
          <w:t xml:space="preserve"> – at least under</w:t>
        </w:r>
      </w:ins>
      <w:ins w:id="90" w:author="Microsoft Office User" w:date="2024-11-01T11:00:00Z">
        <w:r w:rsidR="00CF6CD3">
          <w:rPr>
            <w:rFonts w:ascii="Arial" w:hAnsi="Arial" w:cs="Arial"/>
            <w:color w:val="242424"/>
            <w:sz w:val="20"/>
            <w:szCs w:val="20"/>
            <w:shd w:val="clear" w:color="auto" w:fill="FFFFFF"/>
          </w:rPr>
          <w:t xml:space="preserve"> some conditions</w:t>
        </w:r>
      </w:ins>
      <w:ins w:id="91" w:author="Microsoft Office User" w:date="2024-10-28T16:43:00Z">
        <w:r w:rsidR="00906414">
          <w:rPr>
            <w:rFonts w:ascii="Arial" w:hAnsi="Arial" w:cs="Arial"/>
            <w:color w:val="242424"/>
            <w:sz w:val="20"/>
            <w:szCs w:val="20"/>
            <w:shd w:val="clear" w:color="auto" w:fill="FFFFFF"/>
          </w:rPr>
          <w:t xml:space="preserve">. </w:t>
        </w:r>
      </w:ins>
      <w:del w:id="92" w:author="Microsoft Office User" w:date="2024-10-28T16:43:00Z">
        <w:r w:rsidRPr="00961490" w:rsidDel="00906414">
          <w:rPr>
            <w:rFonts w:ascii="Arial" w:hAnsi="Arial" w:cs="Arial"/>
            <w:sz w:val="20"/>
            <w:szCs w:val="20"/>
          </w:rPr>
          <w:delText xml:space="preserve">but instead might arise due to opportunity costs (e.g., in innate immunity, permissiveness to CAMA formation, or symbiosis with defensive microbes within coral tissue). If maintenance of high abundances of </w:delText>
        </w:r>
        <w:r w:rsidRPr="00961490" w:rsidDel="00906414">
          <w:rPr>
            <w:rFonts w:ascii="Arial" w:hAnsi="Arial" w:cs="Arial"/>
            <w:i/>
            <w:sz w:val="20"/>
            <w:szCs w:val="20"/>
          </w:rPr>
          <w:delText>Endozoicomonas</w:delText>
        </w:r>
        <w:r w:rsidRPr="00961490" w:rsidDel="00906414">
          <w:rPr>
            <w:rFonts w:ascii="Arial" w:hAnsi="Arial" w:cs="Arial"/>
            <w:sz w:val="20"/>
            <w:szCs w:val="20"/>
          </w:rPr>
          <w:delText xml:space="preserve"> has fitness costs, they may be balanced by metabolic benefits, and we should expect that </w:delText>
        </w:r>
        <w:r w:rsidRPr="00961490" w:rsidDel="00906414">
          <w:rPr>
            <w:rFonts w:ascii="Arial" w:hAnsi="Arial" w:cs="Arial"/>
            <w:i/>
            <w:sz w:val="20"/>
            <w:szCs w:val="20"/>
          </w:rPr>
          <w:delText xml:space="preserve">Endozoicomonas </w:delText>
        </w:r>
        <w:r w:rsidRPr="00961490" w:rsidDel="00906414">
          <w:rPr>
            <w:rFonts w:ascii="Arial" w:hAnsi="Arial" w:cs="Arial"/>
            <w:sz w:val="20"/>
            <w:szCs w:val="20"/>
          </w:rPr>
          <w:delText xml:space="preserve">would be more abundant in corals with life-history strategies that favor traits such as rapid growth. </w:delText>
        </w:r>
      </w:del>
    </w:p>
    <w:p w14:paraId="53AAF3E5" w14:textId="77777777" w:rsidR="00906414" w:rsidRPr="00906414" w:rsidRDefault="00906414">
      <w:pPr>
        <w:pStyle w:val="NormalWeb"/>
        <w:rPr>
          <w:rFonts w:ascii="Arial" w:hAnsi="Arial" w:cs="Arial"/>
          <w:color w:val="242424"/>
          <w:sz w:val="20"/>
          <w:szCs w:val="20"/>
          <w:shd w:val="clear" w:color="auto" w:fill="FFFFFF"/>
          <w:rPrChange w:id="93" w:author="Microsoft Office User" w:date="2024-10-28T16:44:00Z">
            <w:rPr>
              <w:rFonts w:ascii="Arial" w:eastAsia="Times New Roman" w:hAnsi="Arial" w:cs="Arial"/>
              <w:sz w:val="20"/>
              <w:szCs w:val="20"/>
            </w:rPr>
          </w:rPrChange>
        </w:rPr>
        <w:pPrChange w:id="94" w:author="Microsoft Office User" w:date="2024-10-28T16:44:00Z">
          <w:pPr/>
        </w:pPrChange>
      </w:pPr>
    </w:p>
    <w:p w14:paraId="4417B7C2" w14:textId="0FF3E6A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If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did play a causal role in coral life-history tradeoffs, we hypothesized that we would see a positive correlation between a beneficial coral trait and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counterbalances the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Given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thought to be a metabolic mutualist of corals, and it has recently been suggested to facilitate faster coral growth</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{"citationID":"mBw1kFbh","properties":{"formattedCitation":"\\super 32\\nosupersub{}","plainCitation":"32","noteIndex":0},"citationItems":[{"id":1834,"uris":["http://zotero.org/groups/2769688/items/BIJGWRYF"],"itemData":{"id":1834,"type":"article-journal","container-title":"Science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32</w:t>
      </w:r>
      <w:r w:rsidR="00AE7C6A">
        <w:rPr>
          <w:rFonts w:ascii="Arial" w:eastAsia="Times New Roman" w:hAnsi="Arial" w:cs="Arial"/>
          <w:sz w:val="20"/>
          <w:szCs w:val="20"/>
        </w:rPr>
        <w:fldChar w:fldCharType="end"/>
      </w:r>
      <w:r w:rsidRPr="00961490">
        <w:rPr>
          <w:rFonts w:ascii="Arial" w:eastAsia="Times New Roman" w:hAnsi="Arial" w:cs="Arial"/>
          <w:sz w:val="20"/>
          <w:szCs w:val="20"/>
        </w:rPr>
        <w:t>, growth rate seemed like a likely candidate for a potential benefit explaining the persistence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Depending on the mechanism of action, any such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 growth correlations might depend merely on the presence of </w:t>
      </w:r>
      <w:r w:rsidRPr="00961490">
        <w:rPr>
          <w:rFonts w:ascii="Arial" w:eastAsia="Times New Roman" w:hAnsi="Arial" w:cs="Arial"/>
          <w:i/>
          <w:sz w:val="20"/>
          <w:szCs w:val="20"/>
        </w:rPr>
        <w:t>Endozoicomonas</w:t>
      </w:r>
      <w:r w:rsidRPr="00961490">
        <w:rPr>
          <w:rFonts w:ascii="Arial" w:eastAsia="Times New Roman" w:hAnsi="Arial" w:cs="Arial"/>
          <w:sz w:val="20"/>
          <w:szCs w:val="20"/>
        </w:rPr>
        <w:t>, or alternatively on its relative abundance. Using data from the Coral Trait Database (CTDB</w:t>
      </w:r>
      <w:r w:rsidR="00AE7C6A">
        <w:rPr>
          <w:rFonts w:ascii="Arial" w:eastAsia="Times New Roman" w:hAnsi="Arial" w:cs="Arial"/>
          <w:sz w:val="20"/>
          <w:szCs w:val="20"/>
        </w:rPr>
        <w:t>)</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{"citationID":"2LT4xYu0","properties":{"formattedCitation":"\\super 30\\nosupersub{}","plainCitation":"30","noteIndex":0},"citationItems":[{"id":2088,"uris":["http://zotero.org/groups/2769688/items/3GF6EKAH"],"itemData":{"id":2088,"type":"article-journal","abstract":"Trait-based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30</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we tested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relative abundance was correlated with growth rate in corals where we detected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(i.e., the effect of relative abundance alone) and in all corals (i.e., the combined effect of presence and </w:t>
      </w:r>
      <w:ins w:id="95" w:author="Microsoft Office User" w:date="2024-10-28T13:42:00Z">
        <w:r w:rsidR="005A4D34">
          <w:rPr>
            <w:rFonts w:ascii="Arial" w:eastAsia="Times New Roman" w:hAnsi="Arial" w:cs="Arial"/>
            <w:sz w:val="20"/>
            <w:szCs w:val="20"/>
          </w:rPr>
          <w:t xml:space="preserve">relative </w:t>
        </w:r>
      </w:ins>
      <w:r w:rsidRPr="00961490">
        <w:rPr>
          <w:rFonts w:ascii="Arial" w:eastAsia="Times New Roman" w:hAnsi="Arial" w:cs="Arial"/>
          <w:sz w:val="20"/>
          <w:szCs w:val="20"/>
        </w:rPr>
        <w:t xml:space="preserve">abundance). In both cases, we limited this analysis to only corals with replicated growth rate data (&gt;= 5 replicates in the CTDB).  </w:t>
      </w:r>
    </w:p>
    <w:p w14:paraId="2E981562" w14:textId="1E05D8EB" w:rsidR="007141C2" w:rsidRDefault="00961490" w:rsidP="007141C2">
      <w:pPr>
        <w:rPr>
          <w:rFonts w:ascii="Arial" w:eastAsia="Times New Roman" w:hAnsi="Arial" w:cs="Arial"/>
          <w:sz w:val="20"/>
          <w:szCs w:val="20"/>
        </w:rPr>
      </w:pPr>
      <w:r w:rsidRPr="00961490">
        <w:rPr>
          <w:rFonts w:ascii="Arial" w:eastAsia="Times New Roman" w:hAnsi="Arial" w:cs="Arial"/>
          <w:sz w:val="20"/>
          <w:szCs w:val="20"/>
        </w:rPr>
        <w:t xml:space="preserve">While the </w:t>
      </w:r>
      <w:ins w:id="96" w:author="Microsoft Office User" w:date="2024-10-28T13:42:00Z">
        <w:r w:rsidR="005A4D34">
          <w:rPr>
            <w:rFonts w:ascii="Arial" w:eastAsia="Times New Roman" w:hAnsi="Arial" w:cs="Arial"/>
            <w:sz w:val="20"/>
            <w:szCs w:val="20"/>
          </w:rPr>
          <w:t xml:space="preserve">relative </w:t>
        </w:r>
      </w:ins>
      <w:r w:rsidRPr="00961490">
        <w:rPr>
          <w:rFonts w:ascii="Arial" w:eastAsia="Times New Roman" w:hAnsi="Arial" w:cs="Arial"/>
          <w:sz w:val="20"/>
          <w:szCs w:val="20"/>
        </w:rPr>
        <w:t xml:space="preserve">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not correlated with growth rate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0.11, p = 0.17, FDR q = 0.</w:t>
      </w:r>
      <w:r w:rsidR="00EF39F7">
        <w:rPr>
          <w:rFonts w:ascii="Arial" w:eastAsia="Times New Roman" w:hAnsi="Arial" w:cs="Arial"/>
          <w:sz w:val="20"/>
          <w:szCs w:val="20"/>
        </w:rPr>
        <w:t>3</w:t>
      </w:r>
      <w:r w:rsidRPr="00961490">
        <w:rPr>
          <w:rFonts w:ascii="Arial" w:eastAsia="Times New Roman" w:hAnsi="Arial" w:cs="Arial"/>
          <w:sz w:val="20"/>
          <w:szCs w:val="20"/>
        </w:rPr>
        <w:t xml:space="preserve">7; Supplementary Data Table 8a), across coral genera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detected</w:t>
      </w:r>
      <w:r w:rsidR="006663CE">
        <w:rPr>
          <w:rFonts w:ascii="Arial" w:eastAsia="Times New Roman" w:hAnsi="Arial" w:cs="Arial"/>
          <w:sz w:val="20"/>
          <w:szCs w:val="20"/>
        </w:rPr>
        <w:t xml:space="preserve"> and replicated growth rate data were available</w:t>
      </w:r>
      <w:r w:rsidRPr="00961490">
        <w:rPr>
          <w:rFonts w:ascii="Arial" w:eastAsia="Times New Roman" w:hAnsi="Arial" w:cs="Arial"/>
          <w:sz w:val="20"/>
          <w:szCs w:val="20"/>
        </w:rPr>
        <w:t xml:space="preserve"> (n = 17 genera), its relative abundance</w:t>
      </w:r>
      <w:r w:rsidR="00EF39F7">
        <w:rPr>
          <w:rFonts w:ascii="Arial" w:eastAsia="Times New Roman" w:hAnsi="Arial" w:cs="Arial"/>
          <w:sz w:val="20"/>
          <w:szCs w:val="20"/>
        </w:rPr>
        <w:t xml:space="preserve"> in tissue</w:t>
      </w:r>
      <w:r w:rsidRPr="00961490">
        <w:rPr>
          <w:rFonts w:ascii="Arial" w:eastAsia="Times New Roman" w:hAnsi="Arial" w:cs="Arial"/>
          <w:sz w:val="20"/>
          <w:szCs w:val="20"/>
        </w:rPr>
        <w:t xml:space="preserve"> was strongly correlated with growth rate (tissue PGLS: R</w:t>
      </w:r>
      <w:r w:rsidRPr="00961490">
        <w:rPr>
          <w:rFonts w:ascii="Arial" w:eastAsia="Times New Roman" w:hAnsi="Arial" w:cs="Arial"/>
          <w:sz w:val="20"/>
          <w:szCs w:val="20"/>
          <w:vertAlign w:val="superscript"/>
        </w:rPr>
        <w:t xml:space="preserve">2 </w:t>
      </w:r>
      <w:r w:rsidRPr="00961490">
        <w:rPr>
          <w:rFonts w:ascii="Arial" w:eastAsia="Times New Roman" w:hAnsi="Arial" w:cs="Arial"/>
          <w:sz w:val="20"/>
          <w:szCs w:val="20"/>
        </w:rPr>
        <w:t xml:space="preserve">= 0.31, p = 0.024, FDR q = 0.024; Supplementary Data Table 8b). </w:t>
      </w:r>
      <w:r w:rsidR="007141C2">
        <w:rPr>
          <w:rFonts w:ascii="Arial" w:eastAsia="Times New Roman" w:hAnsi="Arial" w:cs="Arial"/>
          <w:sz w:val="20"/>
          <w:szCs w:val="20"/>
        </w:rPr>
        <w:t xml:space="preserve">Unlike for disease susceptibility, several additional microbes showed anatomically-specific correlations with the growth rate of their coral hosts, including strong positive correlations between growth and uncultured </w:t>
      </w:r>
      <w:proofErr w:type="spellStart"/>
      <w:r w:rsidR="007141C2" w:rsidRPr="00C04DDF">
        <w:rPr>
          <w:rFonts w:ascii="Arial" w:eastAsia="Times New Roman" w:hAnsi="Arial" w:cs="Arial"/>
          <w:i/>
          <w:iCs/>
          <w:sz w:val="20"/>
          <w:szCs w:val="20"/>
          <w:rPrChange w:id="97" w:author="Microsoft Office User" w:date="2024-10-28T13:13:00Z">
            <w:rPr>
              <w:rFonts w:ascii="Arial" w:eastAsia="Times New Roman" w:hAnsi="Arial" w:cs="Arial"/>
              <w:sz w:val="20"/>
              <w:szCs w:val="20"/>
            </w:rPr>
          </w:rPrChange>
        </w:rPr>
        <w:t>Rhodobacteria</w:t>
      </w:r>
      <w:proofErr w:type="spellEnd"/>
      <w:r w:rsidR="007141C2">
        <w:rPr>
          <w:rFonts w:ascii="Arial" w:eastAsia="Times New Roman" w:hAnsi="Arial" w:cs="Arial"/>
          <w:sz w:val="20"/>
          <w:szCs w:val="20"/>
        </w:rPr>
        <w:t xml:space="preserve"> </w:t>
      </w:r>
      <w:del w:id="98" w:author="Microsoft Office User" w:date="2024-10-28T13:13:00Z">
        <w:r w:rsidR="007141C2" w:rsidDel="00C04DDF">
          <w:rPr>
            <w:rFonts w:ascii="Arial" w:eastAsia="Times New Roman" w:hAnsi="Arial" w:cs="Arial"/>
            <w:sz w:val="20"/>
            <w:szCs w:val="20"/>
          </w:rPr>
          <w:delText xml:space="preserve">in </w:delText>
        </w:r>
        <w:r w:rsidR="005B141A" w:rsidDel="00C04DDF">
          <w:rPr>
            <w:rFonts w:ascii="Arial" w:eastAsia="Times New Roman" w:hAnsi="Arial" w:cs="Arial"/>
            <w:sz w:val="20"/>
            <w:szCs w:val="20"/>
          </w:rPr>
          <w:delText xml:space="preserve">the </w:delText>
        </w:r>
        <w:r w:rsidR="007141C2" w:rsidDel="00C04DDF">
          <w:rPr>
            <w:rFonts w:ascii="Arial" w:eastAsia="Times New Roman" w:hAnsi="Arial" w:cs="Arial"/>
            <w:sz w:val="20"/>
            <w:szCs w:val="20"/>
          </w:rPr>
          <w:delText>family</w:delText>
        </w:r>
      </w:del>
      <w:ins w:id="99" w:author="Microsoft Office User" w:date="2024-10-28T13:13:00Z">
        <w:r w:rsidR="00C04DDF">
          <w:rPr>
            <w:rFonts w:ascii="Arial" w:eastAsia="Times New Roman" w:hAnsi="Arial" w:cs="Arial"/>
            <w:sz w:val="20"/>
            <w:szCs w:val="20"/>
          </w:rPr>
          <w:t>(Family:</w:t>
        </w:r>
      </w:ins>
      <w:r w:rsidR="007141C2">
        <w:rPr>
          <w:rFonts w:ascii="Arial" w:eastAsia="Times New Roman" w:hAnsi="Arial" w:cs="Arial"/>
          <w:sz w:val="20"/>
          <w:szCs w:val="20"/>
        </w:rPr>
        <w:t xml:space="preserve"> </w:t>
      </w:r>
      <w:proofErr w:type="spellStart"/>
      <w:r w:rsidR="007141C2">
        <w:rPr>
          <w:rFonts w:ascii="Arial" w:eastAsia="Times New Roman" w:hAnsi="Arial" w:cs="Arial"/>
          <w:sz w:val="20"/>
          <w:szCs w:val="20"/>
        </w:rPr>
        <w:t>Terasakiellaceae</w:t>
      </w:r>
      <w:proofErr w:type="spellEnd"/>
      <w:ins w:id="100" w:author="Microsoft Office User" w:date="2024-10-28T13:13:00Z">
        <w:r w:rsidR="00C04DDF">
          <w:rPr>
            <w:rFonts w:ascii="Arial" w:eastAsia="Times New Roman" w:hAnsi="Arial" w:cs="Arial"/>
            <w:sz w:val="20"/>
            <w:szCs w:val="20"/>
          </w:rPr>
          <w:t xml:space="preserve">) </w:t>
        </w:r>
      </w:ins>
      <w:del w:id="101" w:author="Microsoft Office User" w:date="2024-10-28T13:13:00Z">
        <w:r w:rsidR="007141C2" w:rsidDel="00C04DDF">
          <w:rPr>
            <w:rFonts w:ascii="Arial" w:eastAsia="Times New Roman" w:hAnsi="Arial" w:cs="Arial"/>
            <w:sz w:val="20"/>
            <w:szCs w:val="20"/>
          </w:rPr>
          <w:delText xml:space="preserve"> (phylum: Proteobacteria) </w:delText>
        </w:r>
      </w:del>
      <w:r w:rsidR="007141C2">
        <w:rPr>
          <w:rFonts w:ascii="Arial" w:eastAsia="Times New Roman" w:hAnsi="Arial" w:cs="Arial"/>
          <w:sz w:val="20"/>
          <w:szCs w:val="20"/>
        </w:rPr>
        <w:t xml:space="preserve">and negative correlations between growth rate and the archaeal genus </w:t>
      </w:r>
      <w:proofErr w:type="spellStart"/>
      <w:r w:rsidR="007141C2">
        <w:rPr>
          <w:rFonts w:ascii="Arial" w:eastAsia="Times New Roman" w:hAnsi="Arial" w:cs="Arial"/>
          <w:i/>
          <w:iCs/>
          <w:sz w:val="20"/>
          <w:szCs w:val="20"/>
        </w:rPr>
        <w:t>Nitrosopumilis</w:t>
      </w:r>
      <w:proofErr w:type="spellEnd"/>
      <w:r w:rsidR="007141C2">
        <w:rPr>
          <w:rFonts w:ascii="Arial" w:eastAsia="Times New Roman" w:hAnsi="Arial" w:cs="Arial"/>
          <w:i/>
          <w:iCs/>
          <w:sz w:val="20"/>
          <w:szCs w:val="20"/>
        </w:rPr>
        <w:t xml:space="preserve"> </w:t>
      </w:r>
      <w:r w:rsidR="007141C2">
        <w:rPr>
          <w:rFonts w:ascii="Arial" w:eastAsia="Times New Roman" w:hAnsi="Arial" w:cs="Arial"/>
          <w:sz w:val="20"/>
          <w:szCs w:val="20"/>
        </w:rPr>
        <w:t>(Supplementary Information</w:t>
      </w:r>
      <w:r w:rsidR="00D44B56">
        <w:rPr>
          <w:rFonts w:ascii="Arial" w:eastAsia="Times New Roman" w:hAnsi="Arial" w:cs="Arial"/>
          <w:sz w:val="20"/>
          <w:szCs w:val="20"/>
        </w:rPr>
        <w:t>;</w:t>
      </w:r>
      <w:r w:rsidR="00AB043D">
        <w:rPr>
          <w:rFonts w:ascii="Arial" w:eastAsia="Times New Roman" w:hAnsi="Arial" w:cs="Arial"/>
          <w:sz w:val="20"/>
          <w:szCs w:val="20"/>
        </w:rPr>
        <w:t xml:space="preserve"> Supplementary Data Table 9;</w:t>
      </w:r>
      <w:r w:rsidR="00D44B56">
        <w:rPr>
          <w:rFonts w:ascii="Arial" w:eastAsia="Times New Roman" w:hAnsi="Arial" w:cs="Arial"/>
          <w:sz w:val="20"/>
          <w:szCs w:val="20"/>
        </w:rPr>
        <w:t xml:space="preserve"> </w:t>
      </w:r>
      <w:ins w:id="102" w:author="Microsoft Office User" w:date="2024-11-02T11:45:00Z" w16du:dateUtc="2024-11-02T11:45:00Z">
        <w:r w:rsidR="005908B3">
          <w:rPr>
            <w:rFonts w:ascii="Arial" w:eastAsia="Times New Roman" w:hAnsi="Arial" w:cs="Arial"/>
            <w:sz w:val="20"/>
            <w:szCs w:val="20"/>
          </w:rPr>
          <w:t xml:space="preserve">Supplementary </w:t>
        </w:r>
      </w:ins>
      <w:r w:rsidR="003D7494">
        <w:rPr>
          <w:rFonts w:ascii="Arial" w:eastAsia="Times New Roman" w:hAnsi="Arial" w:cs="Arial"/>
          <w:sz w:val="20"/>
          <w:szCs w:val="20"/>
        </w:rPr>
        <w:t>Fig. S3</w:t>
      </w:r>
      <w:r w:rsidR="007141C2">
        <w:rPr>
          <w:rFonts w:ascii="Arial" w:eastAsia="Times New Roman" w:hAnsi="Arial" w:cs="Arial"/>
          <w:sz w:val="20"/>
          <w:szCs w:val="20"/>
        </w:rPr>
        <w:t>)</w:t>
      </w:r>
      <w:r w:rsidR="007141C2">
        <w:rPr>
          <w:rFonts w:ascii="Arial" w:eastAsia="Times New Roman" w:hAnsi="Arial" w:cs="Arial"/>
          <w:i/>
          <w:iCs/>
          <w:sz w:val="20"/>
          <w:szCs w:val="20"/>
        </w:rPr>
        <w:t xml:space="preserve">. </w:t>
      </w:r>
      <w:r w:rsidR="007141C2">
        <w:rPr>
          <w:rFonts w:ascii="Arial" w:eastAsia="Times New Roman" w:hAnsi="Arial" w:cs="Arial"/>
          <w:sz w:val="20"/>
          <w:szCs w:val="20"/>
        </w:rPr>
        <w:t xml:space="preserve">However, </w:t>
      </w:r>
      <w:r w:rsidR="007141C2">
        <w:rPr>
          <w:rFonts w:ascii="Arial" w:eastAsia="Times New Roman" w:hAnsi="Arial" w:cs="Arial"/>
          <w:i/>
          <w:iCs/>
          <w:sz w:val="20"/>
          <w:szCs w:val="20"/>
        </w:rPr>
        <w:t xml:space="preserve">Endozoicomonas </w:t>
      </w:r>
      <w:r w:rsidR="007141C2">
        <w:rPr>
          <w:rFonts w:ascii="Arial" w:eastAsia="Times New Roman" w:hAnsi="Arial" w:cs="Arial"/>
          <w:sz w:val="20"/>
          <w:szCs w:val="20"/>
        </w:rPr>
        <w:t>appears unique in its association with both growth and disease.</w:t>
      </w:r>
    </w:p>
    <w:p w14:paraId="63CAF280" w14:textId="783F4F2C" w:rsidR="001E011D" w:rsidRDefault="00961490" w:rsidP="00961490">
      <w:pPr>
        <w:rPr>
          <w:rFonts w:ascii="Arial" w:eastAsia="Times New Roman" w:hAnsi="Arial" w:cs="Arial"/>
          <w:sz w:val="20"/>
          <w:szCs w:val="20"/>
        </w:rPr>
      </w:pPr>
      <w:del w:id="103" w:author="Microsoft Office User" w:date="2024-11-02T11:31:00Z" w16du:dateUtc="2024-11-02T11:31:00Z">
        <w:r w:rsidRPr="00961490" w:rsidDel="004E3121">
          <w:rPr>
            <w:rFonts w:ascii="Arial" w:eastAsia="Times New Roman" w:hAnsi="Arial" w:cs="Arial"/>
            <w:sz w:val="20"/>
            <w:szCs w:val="20"/>
          </w:rPr>
          <w:delText xml:space="preserve">These results are consistent with </w:delText>
        </w:r>
      </w:del>
      <w:del w:id="104" w:author="Microsoft Office User" w:date="2024-11-02T11:21:00Z" w16du:dateUtc="2024-11-02T11:21:00Z">
        <w:r w:rsidRPr="00961490" w:rsidDel="003A6A7D">
          <w:rPr>
            <w:rFonts w:ascii="Arial" w:eastAsia="Times New Roman" w:hAnsi="Arial" w:cs="Arial"/>
            <w:sz w:val="20"/>
            <w:szCs w:val="20"/>
          </w:rPr>
          <w:delText xml:space="preserve">a pattern in which </w:delText>
        </w:r>
      </w:del>
      <w:del w:id="105" w:author="Microsoft Office User" w:date="2024-11-02T11:31:00Z" w16du:dateUtc="2024-11-02T11:31:00Z">
        <w:r w:rsidRPr="00961490" w:rsidDel="004E3121">
          <w:rPr>
            <w:rFonts w:ascii="Arial" w:eastAsia="Times New Roman" w:hAnsi="Arial" w:cs="Arial"/>
            <w:sz w:val="20"/>
            <w:szCs w:val="20"/>
          </w:rPr>
          <w:delText xml:space="preserve">lineage-specific expansions of </w:delText>
        </w:r>
        <w:r w:rsidRPr="00961490" w:rsidDel="004E3121">
          <w:rPr>
            <w:rFonts w:ascii="Arial" w:eastAsia="Times New Roman" w:hAnsi="Arial" w:cs="Arial"/>
            <w:i/>
            <w:sz w:val="20"/>
            <w:szCs w:val="20"/>
          </w:rPr>
          <w:delText>Endozoicomonas</w:delText>
        </w:r>
        <w:r w:rsidR="007141C2" w:rsidDel="004E3121">
          <w:rPr>
            <w:rFonts w:ascii="Arial" w:eastAsia="Times New Roman" w:hAnsi="Arial" w:cs="Arial"/>
            <w:i/>
            <w:sz w:val="20"/>
            <w:szCs w:val="20"/>
          </w:rPr>
          <w:delText xml:space="preserve"> </w:delText>
        </w:r>
        <w:r w:rsidR="007141C2" w:rsidDel="004E3121">
          <w:rPr>
            <w:rFonts w:ascii="Arial" w:eastAsia="Times New Roman" w:hAnsi="Arial" w:cs="Arial"/>
            <w:iCs/>
            <w:sz w:val="20"/>
            <w:szCs w:val="20"/>
          </w:rPr>
          <w:delText>and other microbes</w:delText>
        </w:r>
        <w:r w:rsidRPr="00961490" w:rsidDel="004E3121">
          <w:rPr>
            <w:rFonts w:ascii="Arial" w:eastAsia="Times New Roman" w:hAnsi="Arial" w:cs="Arial"/>
            <w:i/>
            <w:sz w:val="20"/>
            <w:szCs w:val="20"/>
          </w:rPr>
          <w:delText xml:space="preserve"> </w:delText>
        </w:r>
        <w:r w:rsidRPr="00961490" w:rsidDel="004E3121">
          <w:rPr>
            <w:rFonts w:ascii="Arial" w:eastAsia="Times New Roman" w:hAnsi="Arial" w:cs="Arial"/>
            <w:sz w:val="20"/>
            <w:szCs w:val="20"/>
          </w:rPr>
          <w:delText xml:space="preserve">within coral microbiomes correlate with or potentially contribute to growth rate. </w:delText>
        </w:r>
      </w:del>
      <w:r w:rsidR="007141C2">
        <w:rPr>
          <w:rFonts w:ascii="Arial" w:eastAsia="Times New Roman" w:hAnsi="Arial" w:cs="Arial"/>
          <w:sz w:val="20"/>
          <w:szCs w:val="20"/>
        </w:rPr>
        <w:t xml:space="preserve">Overall,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 in part explain, or at least correlate with, about a third of known growth rate differences between coral genera.</w:t>
      </w:r>
      <w:r w:rsidR="00EF39F7" w:rsidRPr="00EF39F7">
        <w:rPr>
          <w:rFonts w:ascii="Arial" w:eastAsia="Times New Roman" w:hAnsi="Arial" w:cs="Arial"/>
          <w:sz w:val="20"/>
          <w:szCs w:val="20"/>
        </w:rPr>
        <w:t xml:space="preserve"> </w:t>
      </w:r>
      <w:r w:rsidR="001E011D">
        <w:rPr>
          <w:rFonts w:ascii="Arial" w:eastAsia="Times New Roman" w:hAnsi="Arial" w:cs="Arial"/>
          <w:sz w:val="20"/>
          <w:szCs w:val="20"/>
        </w:rPr>
        <w:t>Across</w:t>
      </w:r>
      <w:r w:rsidR="001E011D" w:rsidRPr="00961490">
        <w:rPr>
          <w:rFonts w:ascii="Arial" w:eastAsia="Times New Roman" w:hAnsi="Arial" w:cs="Arial"/>
          <w:sz w:val="20"/>
          <w:szCs w:val="20"/>
        </w:rPr>
        <w:t xml:space="preserve"> the coral genera surveyed in our dataset, initial, low-level symbiosis with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 xml:space="preserve">does not correlate with growth rate, but subsequent expansions of the </w:t>
      </w:r>
      <w:ins w:id="106" w:author="Microsoft Office User" w:date="2024-10-28T13:43:00Z">
        <w:r w:rsidR="005A4D34">
          <w:rPr>
            <w:rFonts w:ascii="Arial" w:eastAsia="Times New Roman" w:hAnsi="Arial" w:cs="Arial"/>
            <w:sz w:val="20"/>
            <w:szCs w:val="20"/>
          </w:rPr>
          <w:t xml:space="preserve">relative </w:t>
        </w:r>
      </w:ins>
      <w:r w:rsidR="001E011D" w:rsidRPr="00961490">
        <w:rPr>
          <w:rFonts w:ascii="Arial" w:eastAsia="Times New Roman" w:hAnsi="Arial" w:cs="Arial"/>
          <w:sz w:val="20"/>
          <w:szCs w:val="20"/>
        </w:rPr>
        <w:t xml:space="preserve">abundance of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within coral microbiomes co-occur with both higher average growth rates and greater disease susceptibility.</w:t>
      </w:r>
    </w:p>
    <w:p w14:paraId="34781789" w14:textId="63FBF366" w:rsidR="00961490" w:rsidRPr="00961490" w:rsidRDefault="00961490" w:rsidP="00961490">
      <w:pPr>
        <w:rPr>
          <w:rFonts w:ascii="Arial" w:eastAsia="Times New Roman" w:hAnsi="Arial" w:cs="Arial"/>
          <w:color w:val="24292F"/>
          <w:sz w:val="20"/>
          <w:szCs w:val="20"/>
          <w:highlight w:val="white"/>
        </w:rPr>
      </w:pPr>
      <w:r w:rsidRPr="00961490">
        <w:rPr>
          <w:rFonts w:ascii="Arial" w:eastAsia="Times New Roman" w:hAnsi="Arial" w:cs="Arial"/>
          <w:b/>
          <w:sz w:val="20"/>
          <w:szCs w:val="20"/>
        </w:rPr>
        <w:t xml:space="preserve">Endozoicomonas may mediate growth-defense tradeoffs during coral evolution. </w:t>
      </w:r>
      <w:r w:rsidRPr="00961490">
        <w:rPr>
          <w:rFonts w:ascii="Arial" w:eastAsia="Times New Roman" w:hAnsi="Arial" w:cs="Arial"/>
          <w:sz w:val="20"/>
          <w:szCs w:val="20"/>
        </w:rPr>
        <w:t xml:space="preserve">Having seen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correlated with both</w:t>
      </w:r>
      <w:r w:rsidRPr="00961490">
        <w:rPr>
          <w:rFonts w:ascii="Arial" w:eastAsia="Times New Roman" w:hAnsi="Arial" w:cs="Arial"/>
          <w:i/>
          <w:sz w:val="20"/>
          <w:szCs w:val="20"/>
        </w:rPr>
        <w:t xml:space="preserve"> </w:t>
      </w:r>
      <w:r w:rsidRPr="00961490">
        <w:rPr>
          <w:rFonts w:ascii="Arial" w:eastAsia="Times New Roman" w:hAnsi="Arial" w:cs="Arial"/>
          <w:sz w:val="20"/>
          <w:szCs w:val="20"/>
        </w:rPr>
        <w:t>disease susceptibility and growth-rate in corals, we investigated if these correlations were stronger or weaker than the direct correlation between disease and growth rate in our dataset. Across genera with both growth rate and disease prevalence data, growth and disease susceptibility were positively correlated. However, this correlation had only a modest effect size and was not statistically significant</w:t>
      </w:r>
      <w:r w:rsidR="001E011D">
        <w:rPr>
          <w:rFonts w:ascii="Arial" w:eastAsia="Times New Roman" w:hAnsi="Arial" w:cs="Arial"/>
          <w:sz w:val="20"/>
          <w:szCs w:val="20"/>
        </w:rPr>
        <w:t xml:space="preserve">. </w:t>
      </w:r>
      <w:r w:rsidRPr="00961490">
        <w:rPr>
          <w:rFonts w:ascii="Arial" w:eastAsia="Times New Roman" w:hAnsi="Arial" w:cs="Arial"/>
          <w:sz w:val="20"/>
          <w:szCs w:val="20"/>
        </w:rPr>
        <w:t xml:space="preserve">Thus, in this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showed stronger associations with both growth and disease than these factors showed with one another, regardless of whether the analysis was conducted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0.12, p = 0.17, FDR q = 0.17;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a) or just those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present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0.06, p = 0.37, FDR q = 0.37;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b). This suggested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might not merely mark tradeoffs between growth and disease but may play some causal role in one or both processes.</w:t>
      </w:r>
      <w:r w:rsidR="007141C2">
        <w:rPr>
          <w:rFonts w:ascii="Arial" w:eastAsia="Times New Roman" w:hAnsi="Arial" w:cs="Arial"/>
          <w:sz w:val="20"/>
          <w:szCs w:val="20"/>
        </w:rPr>
        <w:t xml:space="preserve"> </w:t>
      </w:r>
    </w:p>
    <w:p w14:paraId="6D9F2D79" w14:textId="20D13567" w:rsidR="00961490" w:rsidRPr="005B141A" w:rsidRDefault="00961490" w:rsidP="00961490">
      <w:pPr>
        <w:rPr>
          <w:rFonts w:ascii="Arial" w:eastAsia="Times New Roman" w:hAnsi="Arial" w:cs="Arial"/>
          <w:color w:val="000000" w:themeColor="text1"/>
          <w:sz w:val="20"/>
          <w:szCs w:val="20"/>
        </w:rPr>
      </w:pPr>
      <w:r w:rsidRPr="005B141A">
        <w:rPr>
          <w:rFonts w:ascii="Arial" w:eastAsia="Times New Roman" w:hAnsi="Arial" w:cs="Arial"/>
          <w:b/>
          <w:color w:val="000000" w:themeColor="text1"/>
          <w:sz w:val="20"/>
          <w:szCs w:val="20"/>
          <w:highlight w:val="white"/>
        </w:rPr>
        <w:t xml:space="preserve">Phylogenetic path analysis of growth, disease, and </w:t>
      </w:r>
      <w:r w:rsidRPr="005B141A">
        <w:rPr>
          <w:rFonts w:ascii="Arial" w:eastAsia="Times New Roman" w:hAnsi="Arial" w:cs="Arial"/>
          <w:b/>
          <w:i/>
          <w:color w:val="000000" w:themeColor="text1"/>
          <w:sz w:val="20"/>
          <w:szCs w:val="20"/>
          <w:highlight w:val="white"/>
        </w:rPr>
        <w:t xml:space="preserve">Endozoicomonas </w:t>
      </w:r>
      <w:r w:rsidRPr="005B141A">
        <w:rPr>
          <w:rFonts w:ascii="Arial" w:eastAsia="Times New Roman" w:hAnsi="Arial" w:cs="Arial"/>
          <w:b/>
          <w:color w:val="000000" w:themeColor="text1"/>
          <w:sz w:val="20"/>
          <w:szCs w:val="20"/>
          <w:highlight w:val="white"/>
        </w:rPr>
        <w:t xml:space="preserve">abundance. </w:t>
      </w:r>
      <w:r w:rsidRPr="005B141A">
        <w:rPr>
          <w:rFonts w:ascii="Arial" w:eastAsia="Times New Roman" w:hAnsi="Arial" w:cs="Arial"/>
          <w:color w:val="000000" w:themeColor="text1"/>
          <w:sz w:val="20"/>
          <w:szCs w:val="20"/>
          <w:highlight w:val="white"/>
        </w:rPr>
        <w:t xml:space="preserve">The univariate correlations between </w:t>
      </w:r>
      <w:r w:rsidRPr="005B141A">
        <w:rPr>
          <w:rFonts w:ascii="Arial" w:eastAsia="Times New Roman" w:hAnsi="Arial" w:cs="Arial"/>
          <w:i/>
          <w:color w:val="000000" w:themeColor="text1"/>
          <w:sz w:val="20"/>
          <w:szCs w:val="20"/>
          <w:highlight w:val="white"/>
        </w:rPr>
        <w:t xml:space="preserve">Endozoicomonas, </w:t>
      </w:r>
      <w:r w:rsidRPr="005B141A">
        <w:rPr>
          <w:rFonts w:ascii="Arial" w:eastAsia="Times New Roman" w:hAnsi="Arial" w:cs="Arial"/>
          <w:color w:val="000000" w:themeColor="text1"/>
          <w:sz w:val="20"/>
          <w:szCs w:val="20"/>
          <w:highlight w:val="white"/>
        </w:rPr>
        <w:t>host disease susceptibility and growth rate raise the question of the direction of causality by which these factors have become non-randomly associated during coral evolution. Using phylogenetic path analysis (Methods), we compar</w:t>
      </w:r>
      <w:r w:rsidRPr="005B141A">
        <w:rPr>
          <w:rFonts w:ascii="Arial" w:eastAsia="Times New Roman" w:hAnsi="Arial" w:cs="Arial"/>
          <w:color w:val="000000" w:themeColor="text1"/>
          <w:sz w:val="20"/>
          <w:szCs w:val="20"/>
        </w:rPr>
        <w:t xml:space="preserve">ed 14 models of the relationship between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relative abundance, disease susceptibility, and growth rate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a, </w:t>
      </w:r>
      <w:r w:rsidR="00DB72A3" w:rsidRPr="005B141A">
        <w:rPr>
          <w:rFonts w:ascii="Arial" w:eastAsia="Times New Roman" w:hAnsi="Arial" w:cs="Arial"/>
          <w:color w:val="000000" w:themeColor="text1"/>
          <w:sz w:val="20"/>
          <w:szCs w:val="20"/>
        </w:rPr>
        <w:t>Fig. S</w:t>
      </w:r>
      <w:ins w:id="107" w:author="Microsoft Office User" w:date="2024-11-02T11:46:00Z" w16du:dateUtc="2024-11-02T11:46:00Z">
        <w:r w:rsidR="005908B3">
          <w:rPr>
            <w:rFonts w:ascii="Arial" w:eastAsia="Times New Roman" w:hAnsi="Arial" w:cs="Arial"/>
            <w:color w:val="000000" w:themeColor="text1"/>
            <w:sz w:val="20"/>
            <w:szCs w:val="20"/>
          </w:rPr>
          <w:t>upplementary Fig. S</w:t>
        </w:r>
      </w:ins>
      <w:r w:rsidR="00DB72A3" w:rsidRPr="005B141A">
        <w:rPr>
          <w:rFonts w:ascii="Arial" w:eastAsia="Times New Roman" w:hAnsi="Arial" w:cs="Arial"/>
          <w:color w:val="000000" w:themeColor="text1"/>
          <w:sz w:val="20"/>
          <w:szCs w:val="20"/>
        </w:rPr>
        <w:t>4</w:t>
      </w:r>
      <w:r w:rsidRPr="005B141A">
        <w:rPr>
          <w:rFonts w:ascii="Arial" w:eastAsia="Times New Roman" w:hAnsi="Arial" w:cs="Arial"/>
          <w:color w:val="000000" w:themeColor="text1"/>
          <w:sz w:val="20"/>
          <w:szCs w:val="20"/>
        </w:rPr>
        <w:t xml:space="preserve">). </w:t>
      </w:r>
    </w:p>
    <w:p w14:paraId="1C3E3430" w14:textId="70124999" w:rsidR="007141C2" w:rsidRDefault="00961490" w:rsidP="00961490">
      <w:pPr>
        <w:rPr>
          <w:ins w:id="108" w:author="Microsoft Office User" w:date="2024-10-29T09:14:00Z"/>
          <w:rFonts w:ascii="Arial" w:eastAsia="Times New Roman" w:hAnsi="Arial" w:cs="Arial"/>
          <w:color w:val="000000" w:themeColor="text1"/>
          <w:sz w:val="20"/>
          <w:szCs w:val="20"/>
        </w:rPr>
      </w:pPr>
      <w:r w:rsidRPr="005B141A">
        <w:rPr>
          <w:rFonts w:ascii="Arial" w:eastAsia="Times New Roman" w:hAnsi="Arial" w:cs="Arial"/>
          <w:color w:val="000000" w:themeColor="text1"/>
          <w:sz w:val="20"/>
          <w:szCs w:val="20"/>
        </w:rPr>
        <w:lastRenderedPageBreak/>
        <w:t>As is common in this type of analysis, more than one model was consistent with the data. However, none of the top models using either B</w:t>
      </w:r>
      <w:ins w:id="109" w:author="Microsoft Office User" w:date="2024-10-28T13:15:00Z">
        <w:r w:rsidR="00E227EE">
          <w:rPr>
            <w:rFonts w:ascii="Arial" w:eastAsia="Times New Roman" w:hAnsi="Arial" w:cs="Arial"/>
            <w:color w:val="000000" w:themeColor="text1"/>
            <w:sz w:val="20"/>
            <w:szCs w:val="20"/>
          </w:rPr>
          <w:t>rownian Motion</w:t>
        </w:r>
      </w:ins>
      <w:del w:id="110" w:author="Microsoft Office User" w:date="2024-10-28T13:15:00Z">
        <w:r w:rsidRPr="005B141A" w:rsidDel="00E227EE">
          <w:rPr>
            <w:rFonts w:ascii="Arial" w:eastAsia="Times New Roman" w:hAnsi="Arial" w:cs="Arial"/>
            <w:color w:val="000000" w:themeColor="text1"/>
            <w:sz w:val="20"/>
            <w:szCs w:val="20"/>
          </w:rPr>
          <w:delText>M</w:delText>
        </w:r>
      </w:del>
      <w:r w:rsidRPr="005B141A">
        <w:rPr>
          <w:rFonts w:ascii="Arial" w:eastAsia="Times New Roman" w:hAnsi="Arial" w:cs="Arial"/>
          <w:color w:val="000000" w:themeColor="text1"/>
          <w:sz w:val="20"/>
          <w:szCs w:val="20"/>
        </w:rPr>
        <w:t xml:space="preserve"> (Supplementary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b) or </w:t>
      </w:r>
      <w:proofErr w:type="spellStart"/>
      <w:r w:rsidRPr="005B141A">
        <w:rPr>
          <w:rFonts w:ascii="Arial" w:eastAsia="Times New Roman" w:hAnsi="Arial" w:cs="Arial"/>
          <w:color w:val="000000" w:themeColor="text1"/>
          <w:sz w:val="20"/>
          <w:szCs w:val="20"/>
        </w:rPr>
        <w:t>Pagel’s</w:t>
      </w:r>
      <w:proofErr w:type="spellEnd"/>
      <w:r w:rsidRPr="005B141A">
        <w:rPr>
          <w:rFonts w:ascii="Arial" w:eastAsia="Times New Roman" w:hAnsi="Arial" w:cs="Arial"/>
          <w:color w:val="000000" w:themeColor="text1"/>
          <w:sz w:val="20"/>
          <w:szCs w:val="20"/>
        </w:rPr>
        <w:t xml:space="preserve"> lambda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c) suggested that disease influenced growth rate or vice versa without the influence of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(Fig</w:t>
      </w:r>
      <w:r w:rsidR="00DB72A3" w:rsidRPr="005B141A">
        <w:rPr>
          <w:rFonts w:ascii="Arial" w:eastAsia="Times New Roman" w:hAnsi="Arial" w:cs="Arial"/>
          <w:color w:val="000000" w:themeColor="text1"/>
          <w:sz w:val="20"/>
          <w:szCs w:val="20"/>
        </w:rPr>
        <w:t>.</w:t>
      </w:r>
      <w:r w:rsidRPr="005B141A">
        <w:rPr>
          <w:rFonts w:ascii="Arial" w:eastAsia="Times New Roman" w:hAnsi="Arial" w:cs="Arial"/>
          <w:color w:val="000000" w:themeColor="text1"/>
          <w:sz w:val="20"/>
          <w:szCs w:val="20"/>
        </w:rPr>
        <w:t xml:space="preserve"> 3D), and all significant models include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Thus, while the precise feedback remains to be determined, causality analysis suggests that, in some capacity,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likely mediates growth rate and disease.</w:t>
      </w:r>
    </w:p>
    <w:p w14:paraId="37C0B478" w14:textId="54F8C2CE" w:rsidR="008A1949" w:rsidRDefault="00F34013" w:rsidP="00C96F29">
      <w:pPr>
        <w:pStyle w:val="NormalWeb"/>
        <w:rPr>
          <w:ins w:id="111" w:author="Microsoft Office User" w:date="2024-11-02T10:16:00Z" w16du:dateUtc="2024-11-02T10:16:00Z"/>
          <w:rFonts w:ascii="Arial" w:hAnsi="Arial" w:cs="Arial"/>
          <w:color w:val="000000" w:themeColor="text1"/>
          <w:sz w:val="20"/>
          <w:szCs w:val="20"/>
        </w:rPr>
      </w:pPr>
      <w:ins w:id="112" w:author="Microsoft Office User" w:date="2024-10-29T09:15:00Z">
        <w:r>
          <w:rPr>
            <w:rFonts w:ascii="Arial" w:hAnsi="Arial" w:cs="Arial"/>
            <w:b/>
            <w:bCs/>
            <w:color w:val="000000" w:themeColor="text1"/>
            <w:sz w:val="20"/>
            <w:szCs w:val="20"/>
          </w:rPr>
          <w:t xml:space="preserve">Diversity within </w:t>
        </w:r>
        <w:r>
          <w:rPr>
            <w:rFonts w:ascii="Arial" w:hAnsi="Arial" w:cs="Arial"/>
            <w:b/>
            <w:bCs/>
            <w:i/>
            <w:iCs/>
            <w:color w:val="000000" w:themeColor="text1"/>
            <w:sz w:val="20"/>
            <w:szCs w:val="20"/>
          </w:rPr>
          <w:t xml:space="preserve">Endozoicomonas. </w:t>
        </w:r>
      </w:ins>
      <w:ins w:id="113" w:author="Microsoft Office User" w:date="2024-10-29T09:17:00Z">
        <w:r>
          <w:rPr>
            <w:rFonts w:ascii="Arial" w:hAnsi="Arial" w:cs="Arial"/>
            <w:b/>
            <w:bCs/>
            <w:i/>
            <w:iCs/>
            <w:color w:val="000000" w:themeColor="text1"/>
            <w:sz w:val="20"/>
            <w:szCs w:val="20"/>
          </w:rPr>
          <w:t xml:space="preserve"> </w:t>
        </w:r>
        <w:r>
          <w:rPr>
            <w:rFonts w:ascii="Arial" w:hAnsi="Arial" w:cs="Arial"/>
            <w:color w:val="000000" w:themeColor="text1"/>
            <w:sz w:val="20"/>
            <w:szCs w:val="20"/>
          </w:rPr>
          <w:t>Our c</w:t>
        </w:r>
      </w:ins>
      <w:ins w:id="114" w:author="Microsoft Office User" w:date="2024-10-29T09:18:00Z">
        <w:r>
          <w:rPr>
            <w:rFonts w:ascii="Arial" w:hAnsi="Arial" w:cs="Arial"/>
            <w:color w:val="000000" w:themeColor="text1"/>
            <w:sz w:val="20"/>
            <w:szCs w:val="20"/>
          </w:rPr>
          <w:t xml:space="preserve">omparative results across coral genera suggest that </w:t>
        </w:r>
      </w:ins>
      <w:ins w:id="115" w:author="Microsoft Office User" w:date="2024-10-29T09:16:00Z">
        <w:r>
          <w:rPr>
            <w:rFonts w:ascii="Arial" w:hAnsi="Arial" w:cs="Arial"/>
            <w:color w:val="000000" w:themeColor="text1"/>
            <w:sz w:val="20"/>
            <w:szCs w:val="20"/>
          </w:rPr>
          <w:t xml:space="preserve">the </w:t>
        </w:r>
      </w:ins>
      <w:ins w:id="116" w:author="Microsoft Office User" w:date="2024-11-01T09:33:00Z">
        <w:r w:rsidR="00707DE2">
          <w:rPr>
            <w:rFonts w:ascii="Arial" w:hAnsi="Arial" w:cs="Arial"/>
            <w:color w:val="000000" w:themeColor="text1"/>
            <w:sz w:val="20"/>
            <w:szCs w:val="20"/>
          </w:rPr>
          <w:t xml:space="preserve">total </w:t>
        </w:r>
      </w:ins>
      <w:ins w:id="117" w:author="Microsoft Office User" w:date="2024-10-29T09:16:00Z">
        <w:r>
          <w:rPr>
            <w:rFonts w:ascii="Arial" w:hAnsi="Arial" w:cs="Arial"/>
            <w:color w:val="000000" w:themeColor="text1"/>
            <w:sz w:val="20"/>
            <w:szCs w:val="20"/>
          </w:rPr>
          <w:t xml:space="preserve">relative abundance of microbes </w:t>
        </w:r>
      </w:ins>
      <w:ins w:id="118" w:author="Microsoft Office User" w:date="2024-11-01T09:33:00Z">
        <w:r w:rsidR="00707DE2">
          <w:rPr>
            <w:rFonts w:ascii="Arial" w:hAnsi="Arial" w:cs="Arial"/>
            <w:color w:val="000000" w:themeColor="text1"/>
            <w:sz w:val="20"/>
            <w:szCs w:val="20"/>
          </w:rPr>
          <w:t>in</w:t>
        </w:r>
      </w:ins>
      <w:ins w:id="119" w:author="Microsoft Office User" w:date="2024-10-29T09:16:00Z">
        <w:r>
          <w:rPr>
            <w:rFonts w:ascii="Arial" w:hAnsi="Arial" w:cs="Arial"/>
            <w:color w:val="000000" w:themeColor="text1"/>
            <w:sz w:val="20"/>
            <w:szCs w:val="20"/>
          </w:rPr>
          <w:t xml:space="preserve"> genus </w:t>
        </w:r>
        <w:r>
          <w:rPr>
            <w:rFonts w:ascii="Arial" w:hAnsi="Arial" w:cs="Arial"/>
            <w:i/>
            <w:iCs/>
            <w:color w:val="000000" w:themeColor="text1"/>
            <w:sz w:val="20"/>
            <w:szCs w:val="20"/>
          </w:rPr>
          <w:t xml:space="preserve">Endozoicomonas </w:t>
        </w:r>
      </w:ins>
      <w:ins w:id="120" w:author="Microsoft Office User" w:date="2024-10-29T09:18:00Z">
        <w:r>
          <w:rPr>
            <w:rFonts w:ascii="Arial" w:hAnsi="Arial" w:cs="Arial"/>
            <w:color w:val="000000" w:themeColor="text1"/>
            <w:sz w:val="20"/>
            <w:szCs w:val="20"/>
          </w:rPr>
          <w:t xml:space="preserve">is linked to </w:t>
        </w:r>
      </w:ins>
      <w:ins w:id="121" w:author="Microsoft Office User" w:date="2024-11-01T09:33:00Z">
        <w:r w:rsidR="00707DE2">
          <w:rPr>
            <w:rFonts w:ascii="Arial" w:hAnsi="Arial" w:cs="Arial"/>
            <w:color w:val="000000" w:themeColor="text1"/>
            <w:sz w:val="20"/>
            <w:szCs w:val="20"/>
          </w:rPr>
          <w:t xml:space="preserve">shifts in </w:t>
        </w:r>
      </w:ins>
      <w:ins w:id="122" w:author="Microsoft Office User" w:date="2024-10-29T09:16:00Z">
        <w:r>
          <w:rPr>
            <w:rFonts w:ascii="Arial" w:hAnsi="Arial" w:cs="Arial"/>
            <w:color w:val="000000" w:themeColor="text1"/>
            <w:sz w:val="20"/>
            <w:szCs w:val="20"/>
          </w:rPr>
          <w:t>host disease susceptibility and growth rate</w:t>
        </w:r>
      </w:ins>
      <w:ins w:id="123" w:author="Microsoft Office User" w:date="2024-11-01T09:33:00Z">
        <w:r w:rsidR="00707DE2">
          <w:rPr>
            <w:rFonts w:ascii="Arial" w:hAnsi="Arial" w:cs="Arial"/>
            <w:color w:val="000000" w:themeColor="text1"/>
            <w:sz w:val="20"/>
            <w:szCs w:val="20"/>
          </w:rPr>
          <w:t xml:space="preserve"> over coral evolution</w:t>
        </w:r>
      </w:ins>
      <w:ins w:id="124" w:author="Microsoft Office User" w:date="2024-10-29T09:16:00Z">
        <w:r>
          <w:rPr>
            <w:rFonts w:ascii="Arial" w:hAnsi="Arial" w:cs="Arial"/>
            <w:color w:val="000000" w:themeColor="text1"/>
            <w:sz w:val="20"/>
            <w:szCs w:val="20"/>
          </w:rPr>
          <w:t xml:space="preserve">. </w:t>
        </w:r>
      </w:ins>
      <w:ins w:id="125" w:author="Microsoft Office User" w:date="2024-10-29T09:18:00Z">
        <w:r>
          <w:rPr>
            <w:rFonts w:ascii="Arial" w:hAnsi="Arial" w:cs="Arial"/>
            <w:color w:val="000000" w:themeColor="text1"/>
            <w:sz w:val="20"/>
            <w:szCs w:val="20"/>
          </w:rPr>
          <w:t xml:space="preserve">However, genus </w:t>
        </w:r>
        <w:r>
          <w:rPr>
            <w:rFonts w:ascii="Arial" w:hAnsi="Arial" w:cs="Arial"/>
            <w:i/>
            <w:iCs/>
            <w:color w:val="000000" w:themeColor="text1"/>
            <w:sz w:val="20"/>
            <w:szCs w:val="20"/>
          </w:rPr>
          <w:t xml:space="preserve">Endozoicomonas </w:t>
        </w:r>
      </w:ins>
      <w:ins w:id="126" w:author="Microsoft Office User" w:date="2024-11-01T09:33:00Z">
        <w:r w:rsidR="00707DE2">
          <w:rPr>
            <w:rFonts w:ascii="Arial" w:hAnsi="Arial" w:cs="Arial"/>
            <w:color w:val="000000" w:themeColor="text1"/>
            <w:sz w:val="20"/>
            <w:szCs w:val="20"/>
          </w:rPr>
          <w:t>has many str</w:t>
        </w:r>
      </w:ins>
      <w:ins w:id="127" w:author="Microsoft Office User" w:date="2024-11-01T10:28:00Z">
        <w:r w:rsidR="00AF3C99">
          <w:rPr>
            <w:rFonts w:ascii="Arial" w:hAnsi="Arial" w:cs="Arial"/>
            <w:color w:val="000000" w:themeColor="text1"/>
            <w:sz w:val="20"/>
            <w:szCs w:val="20"/>
          </w:rPr>
          <w:t>ai</w:t>
        </w:r>
      </w:ins>
      <w:ins w:id="128" w:author="Microsoft Office User" w:date="2024-11-01T09:33:00Z">
        <w:r w:rsidR="00707DE2">
          <w:rPr>
            <w:rFonts w:ascii="Arial" w:hAnsi="Arial" w:cs="Arial"/>
            <w:color w:val="000000" w:themeColor="text1"/>
            <w:sz w:val="20"/>
            <w:szCs w:val="20"/>
          </w:rPr>
          <w:t>ns</w:t>
        </w:r>
      </w:ins>
      <w:ins w:id="129" w:author="Microsoft Office User" w:date="2024-11-01T10:28:00Z">
        <w:r w:rsidR="00F305AE">
          <w:rPr>
            <w:rFonts w:ascii="Arial" w:hAnsi="Arial" w:cs="Arial"/>
            <w:color w:val="000000" w:themeColor="text1"/>
            <w:sz w:val="20"/>
            <w:szCs w:val="20"/>
          </w:rPr>
          <w:t xml:space="preserve"> that may differ in their interactions with coral hosts. For example</w:t>
        </w:r>
      </w:ins>
      <w:ins w:id="130" w:author="Microsoft Office User" w:date="2024-11-01T09:33:00Z">
        <w:r w:rsidR="00707DE2">
          <w:rPr>
            <w:rFonts w:ascii="Arial" w:hAnsi="Arial" w:cs="Arial"/>
            <w:color w:val="000000" w:themeColor="text1"/>
            <w:sz w:val="20"/>
            <w:szCs w:val="20"/>
          </w:rPr>
          <w:t xml:space="preserve">, </w:t>
        </w:r>
      </w:ins>
      <w:ins w:id="131" w:author="Microsoft Office User" w:date="2024-11-01T11:03:00Z">
        <w:r w:rsidR="00CF6CD3">
          <w:rPr>
            <w:rFonts w:ascii="Arial" w:hAnsi="Arial" w:cs="Arial"/>
            <w:i/>
            <w:iCs/>
            <w:color w:val="000000" w:themeColor="text1"/>
            <w:sz w:val="20"/>
            <w:szCs w:val="20"/>
          </w:rPr>
          <w:t>Endozoicomonas</w:t>
        </w:r>
      </w:ins>
      <w:ins w:id="132" w:author="Microsoft Office User" w:date="2024-11-01T09:33:00Z">
        <w:r w:rsidR="00707DE2">
          <w:rPr>
            <w:rFonts w:ascii="Arial" w:hAnsi="Arial" w:cs="Arial"/>
            <w:color w:val="000000" w:themeColor="text1"/>
            <w:sz w:val="20"/>
            <w:szCs w:val="20"/>
          </w:rPr>
          <w:t xml:space="preserve"> </w:t>
        </w:r>
      </w:ins>
      <w:ins w:id="133" w:author="Microsoft Office User" w:date="2024-10-29T09:20:00Z">
        <w:r>
          <w:rPr>
            <w:rFonts w:ascii="Arial" w:hAnsi="Arial" w:cs="Arial"/>
            <w:color w:val="000000" w:themeColor="text1"/>
            <w:sz w:val="20"/>
            <w:szCs w:val="20"/>
          </w:rPr>
          <w:t>phy</w:t>
        </w:r>
      </w:ins>
      <w:ins w:id="134" w:author="Microsoft Office User" w:date="2024-10-29T09:21:00Z">
        <w:r>
          <w:rPr>
            <w:rFonts w:ascii="Arial" w:hAnsi="Arial" w:cs="Arial"/>
            <w:color w:val="000000" w:themeColor="text1"/>
            <w:sz w:val="20"/>
            <w:szCs w:val="20"/>
          </w:rPr>
          <w:t xml:space="preserve">lotypes in nearby corals may differ in genomic features </w:t>
        </w:r>
      </w:ins>
      <w:ins w:id="135" w:author="Microsoft Office User" w:date="2024-10-29T09:22:00Z">
        <w:r>
          <w:rPr>
            <w:rFonts w:ascii="Arial" w:hAnsi="Arial" w:cs="Arial"/>
            <w:color w:val="000000" w:themeColor="text1"/>
            <w:sz w:val="20"/>
            <w:szCs w:val="20"/>
          </w:rPr>
          <w:t>like capacity for reactive oxygen species scavenging that could have implications for host-micro</w:t>
        </w:r>
      </w:ins>
      <w:ins w:id="136" w:author="Microsoft Office User" w:date="2024-10-29T09:23:00Z">
        <w:r>
          <w:rPr>
            <w:rFonts w:ascii="Arial" w:hAnsi="Arial" w:cs="Arial"/>
            <w:color w:val="000000" w:themeColor="text1"/>
            <w:sz w:val="20"/>
            <w:szCs w:val="20"/>
          </w:rPr>
          <w:t>bial symbiosis</w:t>
        </w:r>
      </w:ins>
      <w:r w:rsidR="007372D3">
        <w:rPr>
          <w:rFonts w:ascii="Arial" w:hAnsi="Arial" w:cs="Arial"/>
          <w:color w:val="000000" w:themeColor="text1"/>
          <w:sz w:val="20"/>
          <w:szCs w:val="20"/>
        </w:rPr>
        <w:fldChar w:fldCharType="begin"/>
      </w:r>
      <w:r w:rsidR="007372D3">
        <w:rPr>
          <w:rFonts w:ascii="Arial" w:hAnsi="Arial" w:cs="Arial"/>
          <w:color w:val="000000" w:themeColor="text1"/>
          <w:sz w:val="20"/>
          <w:szCs w:val="20"/>
        </w:rPr>
        <w:instrText xml:space="preserve"> ADDIN ZOTERO_ITEM CSL_CITATION {"citationID":"3laLb7M5","properties":{"formattedCitation":"\\super 36\\nosupersub{}","plainCitation":"36","noteIndex":0},"citationItems":[{"id":1667,"uris":["http://zotero.org/groups/2769688/items/NQPICS5E"],"itemData":{"id":1667,"type":"article-journal","abstract":"Dominant coral-associated Endozoicomonas bacteria species are hypothesized to play a role in the coral sulfur cycle by metabolizing dimethylsulfoniopropionate (DMSP) into dimethylsulfide (DMS); however, no sequenced genome to date harbors genes for this process. In this study, we assembled high-quality (&gt;95% complete) draft genomes of strains of the recently added species Endozoicomonas acroporae (Acr-14T, Acr-1, and Acr-5) isolated from the coral Acropora sp. and performed a comparative genomic analysis on the genus Endozoicomonas. We identified DMSP CoA-transferase/lyase—a dddD gene homolog in all sequenced genomes of E. acroporae strains—and functionally characterized bacteria capable of metabolizing DMSP into DMS via the DddD cleavage pathway using RT-qPCR and gas chromatography (GC). Furthermore, we demonstrated that E. acroporae strains can use DMSP as a carbon source and have genes arranged in an operon-like manner to link DMSP metabolism to the central carbon cycle. This study confirms the role of Endozoicomonas in the coral sulfur cycle.","container-title":"The ISME Journal","DOI":"10.1038/s41396-020-0610-x","ISSN":"1751-7370","issue":"5","journalAbbreviation":"ISME J","language":"en","license":"2020 The Author(s)","note":"number: 5\npublisher: Nature Publishing Group","page":"1290-1303","source":"www.nature.com","title":"Comparative genomics: Dominant coral-bacterium Endozoicomonas acroporae metabolizes dimethylsulfoniopropionate (DMSP)","title-short":"Comparative genomics","volume":"14","author":[{"family":"Tandon","given":"Kshitij"},{"family":"Lu","given":"Chih-Ying"},{"family":"Chiang","given":"Pei-Wen"},{"family":"Wada","given":"Naohisa"},{"family":"Yang","given":"Shan-Hua"},{"family":"Chan","given":"Ya-Fan"},{"family":"Chen","given":"Ping-Yun"},{"family":"Chang","given":"Hsiao-Yu"},{"family":"Chiou","given":"Yu-Jing"},{"family":"Chou","given":"Ming-Shean"},{"family":"Chen","given":"Wen-Ming"},{"family":"Tang","given":"Sen-Lin"}],"issued":{"date-parts":[["2020",5]]}}}],"schema":"https://github.com/citation-style-language/schema/raw/master/csl-citation.json"} </w:instrText>
      </w:r>
      <w:r w:rsidR="007372D3">
        <w:rPr>
          <w:rFonts w:ascii="Arial" w:hAnsi="Arial" w:cs="Arial"/>
          <w:color w:val="000000" w:themeColor="text1"/>
          <w:sz w:val="20"/>
          <w:szCs w:val="20"/>
        </w:rPr>
        <w:fldChar w:fldCharType="separate"/>
      </w:r>
      <w:r w:rsidR="007372D3" w:rsidRPr="007372D3">
        <w:rPr>
          <w:rFonts w:ascii="Arial" w:hAnsi="Arial" w:cs="Arial"/>
          <w:color w:val="000000"/>
          <w:sz w:val="20"/>
          <w:vertAlign w:val="superscript"/>
        </w:rPr>
        <w:t>36</w:t>
      </w:r>
      <w:r w:rsidR="007372D3">
        <w:rPr>
          <w:rFonts w:ascii="Arial" w:hAnsi="Arial" w:cs="Arial"/>
          <w:color w:val="000000" w:themeColor="text1"/>
          <w:sz w:val="20"/>
          <w:szCs w:val="20"/>
        </w:rPr>
        <w:fldChar w:fldCharType="end"/>
      </w:r>
      <w:ins w:id="137" w:author="Microsoft Office User" w:date="2024-10-29T09:23:00Z">
        <w:r>
          <w:rPr>
            <w:rFonts w:ascii="Arial" w:hAnsi="Arial" w:cs="Arial"/>
            <w:color w:val="000000" w:themeColor="text1"/>
            <w:sz w:val="20"/>
            <w:szCs w:val="20"/>
          </w:rPr>
          <w:t>.</w:t>
        </w:r>
      </w:ins>
      <w:ins w:id="138" w:author="Microsoft Office User" w:date="2024-10-29T09:25:00Z">
        <w:r w:rsidR="00B3677A">
          <w:rPr>
            <w:rFonts w:ascii="Arial" w:hAnsi="Arial" w:cs="Arial"/>
            <w:color w:val="000000" w:themeColor="text1"/>
            <w:sz w:val="20"/>
            <w:szCs w:val="20"/>
          </w:rPr>
          <w:t xml:space="preserve">  </w:t>
        </w:r>
      </w:ins>
      <w:ins w:id="139" w:author="Microsoft Office User" w:date="2024-11-01T11:07:00Z">
        <w:r w:rsidR="00CB41DE">
          <w:rPr>
            <w:rFonts w:ascii="Arial" w:hAnsi="Arial" w:cs="Arial"/>
            <w:color w:val="000000" w:themeColor="text1"/>
            <w:sz w:val="20"/>
            <w:szCs w:val="20"/>
          </w:rPr>
          <w:t xml:space="preserve">Moreover, </w:t>
        </w:r>
      </w:ins>
      <w:ins w:id="140" w:author="Microsoft Office User" w:date="2024-11-01T09:33:00Z">
        <w:r w:rsidR="00707DE2">
          <w:rPr>
            <w:rFonts w:ascii="Arial" w:hAnsi="Arial" w:cs="Arial"/>
            <w:color w:val="000000" w:themeColor="text1"/>
            <w:sz w:val="20"/>
            <w:szCs w:val="20"/>
          </w:rPr>
          <w:t>our cross-compartme</w:t>
        </w:r>
      </w:ins>
      <w:ins w:id="141" w:author="Microsoft Office User" w:date="2024-11-01T09:34:00Z">
        <w:r w:rsidR="00707DE2">
          <w:rPr>
            <w:rFonts w:ascii="Arial" w:hAnsi="Arial" w:cs="Arial"/>
            <w:color w:val="000000" w:themeColor="text1"/>
            <w:sz w:val="20"/>
            <w:szCs w:val="20"/>
          </w:rPr>
          <w:t>nt analysis showed</w:t>
        </w:r>
      </w:ins>
      <w:ins w:id="142" w:author="Microsoft Office User" w:date="2024-11-01T11:07:00Z">
        <w:r w:rsidR="00CB41DE">
          <w:rPr>
            <w:rFonts w:ascii="Arial" w:hAnsi="Arial" w:cs="Arial"/>
            <w:color w:val="000000" w:themeColor="text1"/>
            <w:sz w:val="20"/>
            <w:szCs w:val="20"/>
          </w:rPr>
          <w:t xml:space="preserve"> </w:t>
        </w:r>
        <w:proofErr w:type="gramStart"/>
        <w:r w:rsidR="00CB41DE">
          <w:rPr>
            <w:rFonts w:ascii="Arial" w:hAnsi="Arial" w:cs="Arial"/>
            <w:color w:val="000000" w:themeColor="text1"/>
            <w:sz w:val="20"/>
            <w:szCs w:val="20"/>
          </w:rPr>
          <w:t>anatomically-specific</w:t>
        </w:r>
      </w:ins>
      <w:proofErr w:type="gramEnd"/>
      <w:ins w:id="143" w:author="Microsoft Office User" w:date="2024-11-01T09:34:00Z">
        <w:r w:rsidR="00707DE2">
          <w:rPr>
            <w:rFonts w:ascii="Arial" w:hAnsi="Arial" w:cs="Arial"/>
            <w:color w:val="000000" w:themeColor="text1"/>
            <w:sz w:val="20"/>
            <w:szCs w:val="20"/>
          </w:rPr>
          <w:t xml:space="preserve"> differences in associations between </w:t>
        </w:r>
        <w:r w:rsidR="00707DE2">
          <w:rPr>
            <w:rFonts w:ascii="Arial" w:hAnsi="Arial" w:cs="Arial"/>
            <w:i/>
            <w:iCs/>
            <w:color w:val="000000" w:themeColor="text1"/>
            <w:sz w:val="20"/>
            <w:szCs w:val="20"/>
          </w:rPr>
          <w:t xml:space="preserve">Endozoicomonas </w:t>
        </w:r>
        <w:r w:rsidR="00707DE2">
          <w:rPr>
            <w:rFonts w:ascii="Arial" w:hAnsi="Arial" w:cs="Arial"/>
            <w:color w:val="000000" w:themeColor="text1"/>
            <w:sz w:val="20"/>
            <w:szCs w:val="20"/>
          </w:rPr>
          <w:t>and host traits</w:t>
        </w:r>
      </w:ins>
      <w:ins w:id="144" w:author="Microsoft Office User" w:date="2024-11-01T11:14:00Z">
        <w:r w:rsidR="00CB41DE">
          <w:rPr>
            <w:rFonts w:ascii="Arial" w:hAnsi="Arial" w:cs="Arial"/>
            <w:color w:val="000000" w:themeColor="text1"/>
            <w:sz w:val="20"/>
            <w:szCs w:val="20"/>
          </w:rPr>
          <w:t xml:space="preserve">: </w:t>
        </w:r>
      </w:ins>
      <w:ins w:id="145" w:author="Microsoft Office User" w:date="2024-11-01T09:35:00Z">
        <w:r w:rsidR="008A1949">
          <w:rPr>
            <w:rFonts w:ascii="Arial" w:hAnsi="Arial" w:cs="Arial"/>
            <w:i/>
            <w:iCs/>
            <w:color w:val="000000" w:themeColor="text1"/>
            <w:sz w:val="20"/>
            <w:szCs w:val="20"/>
          </w:rPr>
          <w:t xml:space="preserve">Endozoicomonas </w:t>
        </w:r>
      </w:ins>
      <w:ins w:id="146" w:author="Microsoft Office User" w:date="2024-11-01T11:08:00Z">
        <w:r w:rsidR="00CB41DE" w:rsidRPr="00CB41DE">
          <w:rPr>
            <w:rFonts w:ascii="Arial" w:hAnsi="Arial" w:cs="Arial"/>
            <w:color w:val="000000" w:themeColor="text1"/>
            <w:sz w:val="20"/>
            <w:szCs w:val="20"/>
            <w:rPrChange w:id="147" w:author="Microsoft Office User" w:date="2024-11-01T11:08:00Z">
              <w:rPr>
                <w:rFonts w:ascii="Arial" w:hAnsi="Arial" w:cs="Arial"/>
                <w:color w:val="000000" w:themeColor="text1"/>
                <w:sz w:val="20"/>
                <w:szCs w:val="20"/>
                <w:u w:val="single"/>
              </w:rPr>
            </w:rPrChange>
          </w:rPr>
          <w:t xml:space="preserve">relative </w:t>
        </w:r>
      </w:ins>
      <w:ins w:id="148" w:author="Microsoft Office User" w:date="2024-11-01T09:36:00Z">
        <w:r w:rsidR="008A1949">
          <w:rPr>
            <w:rFonts w:ascii="Arial" w:hAnsi="Arial" w:cs="Arial"/>
            <w:color w:val="000000" w:themeColor="text1"/>
            <w:sz w:val="20"/>
            <w:szCs w:val="20"/>
          </w:rPr>
          <w:t xml:space="preserve">abundances </w:t>
        </w:r>
      </w:ins>
      <w:ins w:id="149" w:author="Microsoft Office User" w:date="2024-11-01T09:35:00Z">
        <w:r w:rsidR="008A1949">
          <w:rPr>
            <w:rFonts w:ascii="Arial" w:hAnsi="Arial" w:cs="Arial"/>
            <w:color w:val="000000" w:themeColor="text1"/>
            <w:sz w:val="20"/>
            <w:szCs w:val="20"/>
          </w:rPr>
          <w:t xml:space="preserve">were </w:t>
        </w:r>
      </w:ins>
      <w:ins w:id="150" w:author="Microsoft Office User" w:date="2024-11-01T11:09:00Z">
        <w:r w:rsidR="00CB41DE">
          <w:rPr>
            <w:rFonts w:ascii="Arial" w:hAnsi="Arial" w:cs="Arial"/>
            <w:color w:val="000000" w:themeColor="text1"/>
            <w:sz w:val="20"/>
            <w:szCs w:val="20"/>
          </w:rPr>
          <w:t xml:space="preserve">significantly </w:t>
        </w:r>
      </w:ins>
      <w:ins w:id="151" w:author="Microsoft Office User" w:date="2024-11-01T09:35:00Z">
        <w:r w:rsidR="008A1949">
          <w:rPr>
            <w:rFonts w:ascii="Arial" w:hAnsi="Arial" w:cs="Arial"/>
            <w:color w:val="000000" w:themeColor="text1"/>
            <w:sz w:val="20"/>
            <w:szCs w:val="20"/>
          </w:rPr>
          <w:t xml:space="preserve">associated </w:t>
        </w:r>
      </w:ins>
      <w:ins w:id="152" w:author="Microsoft Office User" w:date="2024-11-01T11:08:00Z">
        <w:r w:rsidR="00CB41DE">
          <w:rPr>
            <w:rFonts w:ascii="Arial" w:hAnsi="Arial" w:cs="Arial"/>
            <w:color w:val="000000" w:themeColor="text1"/>
            <w:sz w:val="20"/>
            <w:szCs w:val="20"/>
          </w:rPr>
          <w:t xml:space="preserve">with disease </w:t>
        </w:r>
      </w:ins>
      <w:ins w:id="153" w:author="Microsoft Office User" w:date="2024-11-01T11:09:00Z">
        <w:r w:rsidR="00CB41DE">
          <w:rPr>
            <w:rFonts w:ascii="Arial" w:hAnsi="Arial" w:cs="Arial"/>
            <w:color w:val="000000" w:themeColor="text1"/>
            <w:sz w:val="20"/>
            <w:szCs w:val="20"/>
          </w:rPr>
          <w:t xml:space="preserve">susceptibility </w:t>
        </w:r>
      </w:ins>
      <w:ins w:id="154" w:author="Microsoft Office User" w:date="2024-11-01T11:08:00Z">
        <w:r w:rsidR="00CB41DE">
          <w:rPr>
            <w:rFonts w:ascii="Arial" w:hAnsi="Arial" w:cs="Arial"/>
            <w:color w:val="000000" w:themeColor="text1"/>
            <w:sz w:val="20"/>
            <w:szCs w:val="20"/>
          </w:rPr>
          <w:t>and growth</w:t>
        </w:r>
      </w:ins>
      <w:ins w:id="155" w:author="Microsoft Office User" w:date="2024-11-01T11:09:00Z">
        <w:r w:rsidR="00CB41DE">
          <w:rPr>
            <w:rFonts w:ascii="Arial" w:hAnsi="Arial" w:cs="Arial"/>
            <w:color w:val="000000" w:themeColor="text1"/>
            <w:sz w:val="20"/>
            <w:szCs w:val="20"/>
          </w:rPr>
          <w:t xml:space="preserve"> rate</w:t>
        </w:r>
      </w:ins>
      <w:ins w:id="156" w:author="Microsoft Office User" w:date="2024-11-01T11:08:00Z">
        <w:r w:rsidR="00CB41DE">
          <w:rPr>
            <w:rFonts w:ascii="Arial" w:hAnsi="Arial" w:cs="Arial"/>
            <w:color w:val="000000" w:themeColor="text1"/>
            <w:sz w:val="20"/>
            <w:szCs w:val="20"/>
          </w:rPr>
          <w:t xml:space="preserve"> in tissue, but disease </w:t>
        </w:r>
      </w:ins>
      <w:proofErr w:type="spellStart"/>
      <w:ins w:id="157" w:author="Microsoft Office User" w:date="2024-11-01T11:09:00Z">
        <w:r w:rsidR="00CB41DE">
          <w:rPr>
            <w:rFonts w:ascii="Arial" w:hAnsi="Arial" w:cs="Arial"/>
            <w:color w:val="000000" w:themeColor="text1"/>
            <w:sz w:val="20"/>
            <w:szCs w:val="20"/>
          </w:rPr>
          <w:t>suceptibility</w:t>
        </w:r>
        <w:proofErr w:type="spellEnd"/>
        <w:r w:rsidR="00CB41DE">
          <w:rPr>
            <w:rFonts w:ascii="Arial" w:hAnsi="Arial" w:cs="Arial"/>
            <w:color w:val="000000" w:themeColor="text1"/>
            <w:sz w:val="20"/>
            <w:szCs w:val="20"/>
          </w:rPr>
          <w:t xml:space="preserve"> </w:t>
        </w:r>
      </w:ins>
      <w:ins w:id="158" w:author="Microsoft Office User" w:date="2024-11-01T11:08:00Z">
        <w:r w:rsidR="00CB41DE">
          <w:rPr>
            <w:rFonts w:ascii="Arial" w:hAnsi="Arial" w:cs="Arial"/>
            <w:color w:val="000000" w:themeColor="text1"/>
            <w:sz w:val="20"/>
            <w:szCs w:val="20"/>
          </w:rPr>
          <w:t xml:space="preserve">only in mucus. </w:t>
        </w:r>
      </w:ins>
      <w:ins w:id="159" w:author="Microsoft Office User" w:date="2024-11-01T13:35:00Z">
        <w:r w:rsidR="00786E7F">
          <w:rPr>
            <w:rFonts w:ascii="Arial" w:hAnsi="Arial" w:cs="Arial"/>
            <w:color w:val="000000" w:themeColor="text1"/>
            <w:sz w:val="20"/>
            <w:szCs w:val="20"/>
          </w:rPr>
          <w:t xml:space="preserve">In past literature and our results, </w:t>
        </w:r>
      </w:ins>
      <w:ins w:id="160" w:author="Microsoft Office User" w:date="2024-11-01T13:36:00Z">
        <w:r w:rsidR="00786E7F">
          <w:rPr>
            <w:rFonts w:ascii="Arial" w:hAnsi="Arial" w:cs="Arial"/>
            <w:color w:val="000000" w:themeColor="text1"/>
            <w:sz w:val="20"/>
            <w:szCs w:val="20"/>
          </w:rPr>
          <w:t>Endozoicomonas are most abundant in tissue</w:t>
        </w:r>
      </w:ins>
      <w:r w:rsidR="00786E7F">
        <w:rPr>
          <w:rFonts w:ascii="Arial" w:hAnsi="Arial" w:cs="Arial"/>
          <w:color w:val="000000" w:themeColor="text1"/>
          <w:sz w:val="20"/>
          <w:szCs w:val="20"/>
        </w:rPr>
        <w:fldChar w:fldCharType="begin"/>
      </w:r>
      <w:r w:rsidR="007372D3">
        <w:rPr>
          <w:rFonts w:ascii="Arial" w:hAnsi="Arial" w:cs="Arial"/>
          <w:color w:val="000000" w:themeColor="text1"/>
          <w:sz w:val="20"/>
          <w:szCs w:val="20"/>
        </w:rPr>
        <w:instrText xml:space="preserve"> ADDIN ZOTERO_ITEM CSL_CITATION {"citationID":"8bhkTtdp","properties":{"formattedCitation":"\\super 40\\nosupersub{}","plainCitation":"40","noteIndex":0},"citationItems":[{"id":2664,"uris":["http://zotero.org/groups/5558314/items/YFR5KH4A"],"itemData":{"id":2664,"type":"article-journal","abstract":"Corals are associated with diverse microbial assemblages; however, the spatial-temporal dynamics of intra-species microbial interactions are poorly understood. The coral-associated microbial community varies substantially between tissue and mucus microhabitats; however, the factors controlling the occurrence, abundance, and distribution of microbial taxa over time have rarely been explored for different coral compartments simultaneously. Here, we test (1) differentiation in microbiome diversity and composition between coral compartments (surface mucus and tissue) of two Acropora hosts (A. tenuis and A. millepora) common along inshore reefs of the Great Barrier Reef, as well as (2) the potential linkage between shifts in individual coral microbiome families and underlying host and environmental parameters. Amplicon based 16S ribosomal RNA gene sequencing of 136 samples collected over 14 months, revealed significant differences in bacterial richness, diversity and community structure among mucus, tissue and the surrounding seawater. Seawater samples were dominated by members of the Synechococcaceae and Pelagibacteraceae bacterial families. The mucus microbiome of Acropora spp. was dominated by members of Flavobacteriaceae, Synechococcaceae and Rhodobacteraceae and the tissue was dominated by Endozoicimonaceae. Mucus microbiome in both Acropora species was primarily correlated with seawater parameters including levels of chlorophyll a, ammonium, particulate organic carbon and the sum of nitrate and nitrite. In contrast, the correlation of the tissue microbiome to the measured environmental (i.e., seawater parameters) and host health physiological factors differed between host species, suggesting host-specific modulation of the tissue-associated microbiome to intrinsic and extrinsic factors. Furthermore, the correlation between individual coral microbiome members and environmental factors provides novel insights into coral microbiome-by-environment dynamics and hence has potential implications for current reef restoration and management efforts (e.g. microbial monitoring and observatory programs).","container-title":"PeerJ","DOI":"10.7717/peerj.9644","ISSN":"2167-8359","journalAbbreviation":"PeerJ","language":"en","note":"publisher: PeerJ Inc.","page":"e9644","source":"peerj.com","title":"Microbiome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R."}],"issued":{"date-parts":[["2020",8,17]]}}}],"schema":"https://github.com/citation-style-language/schema/raw/master/csl-citation.json"} </w:instrText>
      </w:r>
      <w:r w:rsidR="00786E7F">
        <w:rPr>
          <w:rFonts w:ascii="Arial" w:hAnsi="Arial" w:cs="Arial"/>
          <w:color w:val="000000" w:themeColor="text1"/>
          <w:sz w:val="20"/>
          <w:szCs w:val="20"/>
        </w:rPr>
        <w:fldChar w:fldCharType="separate"/>
      </w:r>
      <w:r w:rsidR="00786E7F" w:rsidRPr="00786E7F">
        <w:rPr>
          <w:rFonts w:ascii="Arial" w:hAnsi="Arial" w:cs="Arial"/>
          <w:color w:val="000000"/>
          <w:sz w:val="20"/>
          <w:vertAlign w:val="superscript"/>
        </w:rPr>
        <w:t>40</w:t>
      </w:r>
      <w:r w:rsidR="00786E7F">
        <w:rPr>
          <w:rFonts w:ascii="Arial" w:hAnsi="Arial" w:cs="Arial"/>
          <w:color w:val="000000" w:themeColor="text1"/>
          <w:sz w:val="20"/>
          <w:szCs w:val="20"/>
        </w:rPr>
        <w:fldChar w:fldCharType="end"/>
      </w:r>
      <w:ins w:id="161" w:author="Microsoft Office User" w:date="2024-11-01T13:36:00Z">
        <w:r w:rsidR="00786E7F">
          <w:rPr>
            <w:rFonts w:ascii="Arial" w:hAnsi="Arial" w:cs="Arial"/>
            <w:color w:val="000000" w:themeColor="text1"/>
            <w:sz w:val="20"/>
            <w:szCs w:val="20"/>
          </w:rPr>
          <w:t xml:space="preserve">. </w:t>
        </w:r>
      </w:ins>
      <w:proofErr w:type="gramStart"/>
      <w:ins w:id="162" w:author="Microsoft Office User" w:date="2024-11-01T13:30:00Z">
        <w:r w:rsidR="003F179A">
          <w:rPr>
            <w:rFonts w:ascii="Arial" w:hAnsi="Arial" w:cs="Arial"/>
            <w:color w:val="000000" w:themeColor="text1"/>
            <w:sz w:val="20"/>
            <w:szCs w:val="20"/>
          </w:rPr>
          <w:t>Th</w:t>
        </w:r>
      </w:ins>
      <w:ins w:id="163" w:author="Microsoft Office User" w:date="2024-11-01T13:48:00Z">
        <w:r w:rsidR="00A706E6">
          <w:rPr>
            <w:rFonts w:ascii="Arial" w:hAnsi="Arial" w:cs="Arial"/>
            <w:color w:val="000000" w:themeColor="text1"/>
            <w:sz w:val="20"/>
            <w:szCs w:val="20"/>
          </w:rPr>
          <w:t>erefore</w:t>
        </w:r>
      </w:ins>
      <w:proofErr w:type="gramEnd"/>
      <w:ins w:id="164" w:author="Microsoft Office User" w:date="2024-11-01T13:30:00Z">
        <w:r w:rsidR="003F179A">
          <w:rPr>
            <w:rFonts w:ascii="Arial" w:hAnsi="Arial" w:cs="Arial"/>
            <w:color w:val="000000" w:themeColor="text1"/>
            <w:sz w:val="20"/>
            <w:szCs w:val="20"/>
          </w:rPr>
          <w:t xml:space="preserve"> </w:t>
        </w:r>
      </w:ins>
      <w:ins w:id="165" w:author="Microsoft Office User" w:date="2024-11-01T13:31:00Z">
        <w:r w:rsidR="003F179A">
          <w:rPr>
            <w:rFonts w:ascii="Arial" w:hAnsi="Arial" w:cs="Arial"/>
            <w:color w:val="000000" w:themeColor="text1"/>
            <w:sz w:val="20"/>
            <w:szCs w:val="20"/>
          </w:rPr>
          <w:t xml:space="preserve">differences </w:t>
        </w:r>
      </w:ins>
      <w:ins w:id="166" w:author="Microsoft Office User" w:date="2024-11-01T13:49:00Z">
        <w:r w:rsidR="00A706E6">
          <w:rPr>
            <w:rFonts w:ascii="Arial" w:hAnsi="Arial" w:cs="Arial"/>
            <w:color w:val="000000" w:themeColor="text1"/>
            <w:sz w:val="20"/>
            <w:szCs w:val="20"/>
          </w:rPr>
          <w:t xml:space="preserve">in associations </w:t>
        </w:r>
      </w:ins>
      <w:ins w:id="167" w:author="Microsoft Office User" w:date="2024-11-01T13:48:00Z">
        <w:r w:rsidR="00A706E6">
          <w:rPr>
            <w:rFonts w:ascii="Arial" w:hAnsi="Arial" w:cs="Arial"/>
            <w:color w:val="000000" w:themeColor="text1"/>
            <w:sz w:val="20"/>
            <w:szCs w:val="20"/>
          </w:rPr>
          <w:t xml:space="preserve">between </w:t>
        </w:r>
      </w:ins>
      <w:ins w:id="168" w:author="Microsoft Office User" w:date="2024-11-01T13:49:00Z">
        <w:r w:rsidR="00A706E6">
          <w:rPr>
            <w:rFonts w:ascii="Arial" w:hAnsi="Arial" w:cs="Arial"/>
            <w:color w:val="000000" w:themeColor="text1"/>
            <w:sz w:val="20"/>
            <w:szCs w:val="20"/>
          </w:rPr>
          <w:t xml:space="preserve">host traits and mucus or tissue-associated </w:t>
        </w:r>
        <w:r w:rsidR="00A706E6">
          <w:rPr>
            <w:rFonts w:ascii="Arial" w:hAnsi="Arial" w:cs="Arial"/>
            <w:i/>
            <w:iCs/>
            <w:color w:val="000000" w:themeColor="text1"/>
            <w:sz w:val="20"/>
            <w:szCs w:val="20"/>
          </w:rPr>
          <w:t xml:space="preserve">Endozoicomonas </w:t>
        </w:r>
        <w:r w:rsidR="00A706E6">
          <w:rPr>
            <w:rFonts w:ascii="Arial" w:hAnsi="Arial" w:cs="Arial"/>
            <w:color w:val="000000" w:themeColor="text1"/>
            <w:sz w:val="20"/>
            <w:szCs w:val="20"/>
          </w:rPr>
          <w:t xml:space="preserve">may simply reflect somewhat less </w:t>
        </w:r>
      </w:ins>
      <w:ins w:id="169" w:author="Microsoft Office User" w:date="2024-11-01T13:31:00Z">
        <w:r w:rsidR="003F179A">
          <w:rPr>
            <w:rFonts w:ascii="Arial" w:hAnsi="Arial" w:cs="Arial"/>
            <w:color w:val="000000" w:themeColor="text1"/>
            <w:sz w:val="20"/>
            <w:szCs w:val="20"/>
          </w:rPr>
          <w:t>statistical power</w:t>
        </w:r>
      </w:ins>
      <w:ins w:id="170" w:author="Microsoft Office User" w:date="2024-11-01T13:50:00Z">
        <w:r w:rsidR="00A706E6">
          <w:rPr>
            <w:rFonts w:ascii="Arial" w:hAnsi="Arial" w:cs="Arial"/>
            <w:color w:val="000000" w:themeColor="text1"/>
            <w:sz w:val="20"/>
            <w:szCs w:val="20"/>
          </w:rPr>
          <w:t xml:space="preserve"> in mucus (where </w:t>
        </w:r>
        <w:r w:rsidR="00A706E6">
          <w:rPr>
            <w:rFonts w:ascii="Arial" w:hAnsi="Arial" w:cs="Arial"/>
            <w:i/>
            <w:iCs/>
            <w:color w:val="000000" w:themeColor="text1"/>
            <w:sz w:val="20"/>
            <w:szCs w:val="20"/>
          </w:rPr>
          <w:t xml:space="preserve">Endozoicomonas </w:t>
        </w:r>
        <w:r w:rsidR="00A706E6">
          <w:rPr>
            <w:rFonts w:ascii="Arial" w:hAnsi="Arial" w:cs="Arial"/>
            <w:color w:val="000000" w:themeColor="text1"/>
            <w:sz w:val="20"/>
            <w:szCs w:val="20"/>
          </w:rPr>
          <w:t>is less abundant) vs. tissue, and in growth rate analysis (</w:t>
        </w:r>
      </w:ins>
      <w:ins w:id="171" w:author="Microsoft Office User" w:date="2024-11-01T13:56:00Z">
        <w:r w:rsidR="00A706E6">
          <w:rPr>
            <w:rFonts w:ascii="Arial" w:hAnsi="Arial" w:cs="Arial"/>
            <w:color w:val="000000" w:themeColor="text1"/>
            <w:sz w:val="20"/>
            <w:szCs w:val="20"/>
          </w:rPr>
          <w:t>n</w:t>
        </w:r>
      </w:ins>
      <w:ins w:id="172" w:author="Microsoft Office User" w:date="2024-11-01T13:57:00Z">
        <w:r w:rsidR="00A706E6">
          <w:rPr>
            <w:rFonts w:ascii="Arial" w:hAnsi="Arial" w:cs="Arial"/>
            <w:color w:val="000000" w:themeColor="text1"/>
            <w:sz w:val="20"/>
            <w:szCs w:val="20"/>
          </w:rPr>
          <w:t xml:space="preserve"> </w:t>
        </w:r>
      </w:ins>
      <w:ins w:id="173" w:author="Microsoft Office User" w:date="2024-11-01T13:56:00Z">
        <w:r w:rsidR="00A706E6">
          <w:rPr>
            <w:rFonts w:ascii="Arial" w:hAnsi="Arial" w:cs="Arial"/>
            <w:color w:val="000000" w:themeColor="text1"/>
            <w:sz w:val="20"/>
            <w:szCs w:val="20"/>
          </w:rPr>
          <w:t>=</w:t>
        </w:r>
      </w:ins>
      <w:ins w:id="174" w:author="Microsoft Office User" w:date="2024-11-01T13:57:00Z">
        <w:r w:rsidR="00A706E6">
          <w:rPr>
            <w:rFonts w:ascii="Arial" w:hAnsi="Arial" w:cs="Arial"/>
            <w:color w:val="000000" w:themeColor="text1"/>
            <w:sz w:val="20"/>
            <w:szCs w:val="20"/>
          </w:rPr>
          <w:t xml:space="preserve"> </w:t>
        </w:r>
      </w:ins>
      <w:ins w:id="175" w:author="Microsoft Office User" w:date="2024-11-01T13:56:00Z">
        <w:r w:rsidR="00A706E6">
          <w:rPr>
            <w:rFonts w:ascii="Arial" w:hAnsi="Arial" w:cs="Arial"/>
            <w:color w:val="000000" w:themeColor="text1"/>
            <w:sz w:val="20"/>
            <w:szCs w:val="20"/>
          </w:rPr>
          <w:t>1</w:t>
        </w:r>
      </w:ins>
      <w:ins w:id="176" w:author="Microsoft Office User" w:date="2024-11-01T13:57:00Z">
        <w:r w:rsidR="00A706E6">
          <w:rPr>
            <w:rFonts w:ascii="Arial" w:hAnsi="Arial" w:cs="Arial"/>
            <w:color w:val="000000" w:themeColor="text1"/>
            <w:sz w:val="20"/>
            <w:szCs w:val="20"/>
          </w:rPr>
          <w:t>7 genera</w:t>
        </w:r>
      </w:ins>
      <w:ins w:id="177" w:author="Microsoft Office User" w:date="2024-11-01T13:50:00Z">
        <w:r w:rsidR="00A706E6">
          <w:rPr>
            <w:rFonts w:ascii="Arial" w:hAnsi="Arial" w:cs="Arial"/>
            <w:color w:val="000000" w:themeColor="text1"/>
            <w:sz w:val="20"/>
            <w:szCs w:val="20"/>
          </w:rPr>
          <w:t>) vs</w:t>
        </w:r>
      </w:ins>
      <w:ins w:id="178" w:author="Microsoft Office User" w:date="2024-11-01T13:51:00Z">
        <w:r w:rsidR="00A706E6">
          <w:rPr>
            <w:rFonts w:ascii="Arial" w:hAnsi="Arial" w:cs="Arial"/>
            <w:color w:val="000000" w:themeColor="text1"/>
            <w:sz w:val="20"/>
            <w:szCs w:val="20"/>
          </w:rPr>
          <w:t>. disease susceptibility analysis</w:t>
        </w:r>
      </w:ins>
      <w:ins w:id="179" w:author="Microsoft Office User" w:date="2024-11-01T13:57:00Z">
        <w:r w:rsidR="00A706E6">
          <w:rPr>
            <w:rFonts w:ascii="Arial" w:hAnsi="Arial" w:cs="Arial"/>
            <w:color w:val="000000" w:themeColor="text1"/>
            <w:sz w:val="20"/>
            <w:szCs w:val="20"/>
          </w:rPr>
          <w:t xml:space="preserve"> (n = 40 genera)</w:t>
        </w:r>
      </w:ins>
      <w:ins w:id="180" w:author="Microsoft Office User" w:date="2024-11-01T13:51:00Z">
        <w:r w:rsidR="00A706E6">
          <w:rPr>
            <w:rFonts w:ascii="Arial" w:hAnsi="Arial" w:cs="Arial"/>
            <w:color w:val="000000" w:themeColor="text1"/>
            <w:sz w:val="20"/>
            <w:szCs w:val="20"/>
          </w:rPr>
          <w:t>. However</w:t>
        </w:r>
      </w:ins>
      <w:ins w:id="181" w:author="Microsoft Office User" w:date="2024-11-02T11:47:00Z" w16du:dateUtc="2024-11-02T11:47:00Z">
        <w:r w:rsidR="005908B3">
          <w:rPr>
            <w:rFonts w:ascii="Arial" w:hAnsi="Arial" w:cs="Arial"/>
            <w:color w:val="000000" w:themeColor="text1"/>
            <w:sz w:val="20"/>
            <w:szCs w:val="20"/>
          </w:rPr>
          <w:t>,</w:t>
        </w:r>
      </w:ins>
      <w:ins w:id="182" w:author="Microsoft Office User" w:date="2024-11-01T13:51:00Z">
        <w:r w:rsidR="00A706E6">
          <w:rPr>
            <w:rFonts w:ascii="Arial" w:hAnsi="Arial" w:cs="Arial"/>
            <w:color w:val="000000" w:themeColor="text1"/>
            <w:sz w:val="20"/>
            <w:szCs w:val="20"/>
          </w:rPr>
          <w:t xml:space="preserve"> these results also raise the question of whether </w:t>
        </w:r>
      </w:ins>
      <w:ins w:id="183" w:author="Microsoft Office User" w:date="2024-11-01T13:31:00Z">
        <w:r w:rsidR="003F179A">
          <w:rPr>
            <w:rFonts w:ascii="Arial" w:hAnsi="Arial" w:cs="Arial"/>
            <w:color w:val="000000" w:themeColor="text1"/>
            <w:sz w:val="20"/>
            <w:szCs w:val="20"/>
          </w:rPr>
          <w:t xml:space="preserve">stable </w:t>
        </w:r>
      </w:ins>
      <w:ins w:id="184" w:author="Microsoft Office User" w:date="2024-11-01T13:27:00Z">
        <w:r w:rsidR="003F179A">
          <w:rPr>
            <w:rFonts w:ascii="Arial" w:hAnsi="Arial" w:cs="Arial"/>
            <w:color w:val="000000" w:themeColor="text1"/>
            <w:sz w:val="20"/>
            <w:szCs w:val="20"/>
          </w:rPr>
          <w:t xml:space="preserve">sub-populations of </w:t>
        </w:r>
        <w:r w:rsidR="003F179A">
          <w:rPr>
            <w:rFonts w:ascii="Arial" w:hAnsi="Arial" w:cs="Arial"/>
            <w:i/>
            <w:iCs/>
            <w:color w:val="000000" w:themeColor="text1"/>
            <w:sz w:val="20"/>
            <w:szCs w:val="20"/>
          </w:rPr>
          <w:t xml:space="preserve">Endozoicomonas </w:t>
        </w:r>
      </w:ins>
      <w:ins w:id="185" w:author="Microsoft Office User" w:date="2024-11-01T13:28:00Z">
        <w:r w:rsidR="003F179A">
          <w:rPr>
            <w:rFonts w:ascii="Arial" w:hAnsi="Arial" w:cs="Arial"/>
            <w:color w:val="000000" w:themeColor="text1"/>
            <w:sz w:val="20"/>
            <w:szCs w:val="20"/>
          </w:rPr>
          <w:t xml:space="preserve">in mucus vs. </w:t>
        </w:r>
      </w:ins>
      <w:ins w:id="186" w:author="Microsoft Office User" w:date="2024-11-01T13:29:00Z">
        <w:r w:rsidR="003F179A">
          <w:rPr>
            <w:rFonts w:ascii="Arial" w:hAnsi="Arial" w:cs="Arial"/>
            <w:color w:val="000000" w:themeColor="text1"/>
            <w:sz w:val="20"/>
            <w:szCs w:val="20"/>
          </w:rPr>
          <w:t xml:space="preserve">tissue </w:t>
        </w:r>
      </w:ins>
      <w:ins w:id="187" w:author="Microsoft Office User" w:date="2024-11-01T13:51:00Z">
        <w:r w:rsidR="00A706E6">
          <w:rPr>
            <w:rFonts w:ascii="Arial" w:hAnsi="Arial" w:cs="Arial"/>
            <w:color w:val="000000" w:themeColor="text1"/>
            <w:sz w:val="20"/>
            <w:szCs w:val="20"/>
          </w:rPr>
          <w:t xml:space="preserve">have distinct </w:t>
        </w:r>
      </w:ins>
      <w:ins w:id="188" w:author="Microsoft Office User" w:date="2024-11-01T11:15:00Z">
        <w:r w:rsidR="00CB41DE">
          <w:rPr>
            <w:rFonts w:ascii="Arial" w:hAnsi="Arial" w:cs="Arial"/>
            <w:color w:val="000000" w:themeColor="text1"/>
            <w:sz w:val="20"/>
            <w:szCs w:val="20"/>
          </w:rPr>
          <w:t>effects on host physiology.</w:t>
        </w:r>
        <w:r w:rsidR="005B5B31">
          <w:rPr>
            <w:rFonts w:ascii="Arial" w:hAnsi="Arial" w:cs="Arial"/>
            <w:color w:val="000000" w:themeColor="text1"/>
            <w:sz w:val="20"/>
            <w:szCs w:val="20"/>
          </w:rPr>
          <w:t xml:space="preserve"> </w:t>
        </w:r>
      </w:ins>
    </w:p>
    <w:p w14:paraId="22CDB7EC" w14:textId="77777777" w:rsidR="007372D3" w:rsidRDefault="007372D3" w:rsidP="00C96F29">
      <w:pPr>
        <w:pStyle w:val="NormalWeb"/>
        <w:rPr>
          <w:ins w:id="189" w:author="Microsoft Office User" w:date="2024-11-02T10:16:00Z" w16du:dateUtc="2024-11-02T10:16:00Z"/>
          <w:rFonts w:ascii="Arial" w:hAnsi="Arial" w:cs="Arial"/>
          <w:color w:val="000000" w:themeColor="text1"/>
          <w:sz w:val="20"/>
          <w:szCs w:val="20"/>
        </w:rPr>
      </w:pPr>
    </w:p>
    <w:p w14:paraId="11EFEE84" w14:textId="00DEBA42" w:rsidR="007372D3" w:rsidRPr="007372D3" w:rsidRDefault="007372D3" w:rsidP="00C96F29">
      <w:pPr>
        <w:pStyle w:val="NormalWeb"/>
        <w:rPr>
          <w:ins w:id="190" w:author="Microsoft Office User" w:date="2024-11-01T09:36:00Z"/>
          <w:rFonts w:ascii="Arial" w:hAnsi="Arial" w:cs="Arial"/>
          <w:color w:val="000000" w:themeColor="text1"/>
          <w:sz w:val="20"/>
          <w:szCs w:val="20"/>
        </w:rPr>
      </w:pPr>
      <w:ins w:id="191" w:author="Microsoft Office User" w:date="2024-11-02T10:16:00Z" w16du:dateUtc="2024-11-02T10:16:00Z">
        <w:r>
          <w:rPr>
            <w:rFonts w:ascii="Arial" w:hAnsi="Arial" w:cs="Arial"/>
            <w:color w:val="000000" w:themeColor="text1"/>
            <w:sz w:val="20"/>
            <w:szCs w:val="20"/>
          </w:rPr>
          <w:t xml:space="preserve">To test for any differences among mucus vs. tissue associated </w:t>
        </w:r>
        <w:proofErr w:type="spellStart"/>
        <w:r>
          <w:rPr>
            <w:rFonts w:ascii="Arial" w:hAnsi="Arial" w:cs="Arial"/>
            <w:i/>
            <w:iCs/>
            <w:color w:val="000000" w:themeColor="text1"/>
            <w:sz w:val="20"/>
            <w:szCs w:val="20"/>
          </w:rPr>
          <w:t>Endozcoiomonas</w:t>
        </w:r>
        <w:proofErr w:type="spellEnd"/>
        <w:r>
          <w:rPr>
            <w:rFonts w:ascii="Arial" w:hAnsi="Arial" w:cs="Arial"/>
            <w:color w:val="000000" w:themeColor="text1"/>
            <w:sz w:val="20"/>
            <w:szCs w:val="20"/>
          </w:rPr>
          <w:t xml:space="preserve">, we characterized the distribution of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ASVs across coral compartments. Our data</w:t>
        </w:r>
      </w:ins>
      <w:ins w:id="192" w:author="Microsoft Office User" w:date="2024-11-02T10:17:00Z" w16du:dateUtc="2024-11-02T10:17:00Z">
        <w:r>
          <w:rPr>
            <w:rFonts w:ascii="Arial" w:hAnsi="Arial" w:cs="Arial"/>
            <w:color w:val="000000" w:themeColor="text1"/>
            <w:sz w:val="20"/>
            <w:szCs w:val="20"/>
          </w:rPr>
          <w:t xml:space="preserve">set contained 123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 xml:space="preserve">ASVs. Of these, 23 abundant ASVs explained 95% of total </w:t>
        </w:r>
        <w:r>
          <w:rPr>
            <w:rFonts w:ascii="Arial" w:hAnsi="Arial" w:cs="Arial"/>
            <w:i/>
            <w:iCs/>
            <w:color w:val="000000" w:themeColor="text1"/>
            <w:sz w:val="20"/>
            <w:szCs w:val="20"/>
          </w:rPr>
          <w:t>Endozoicomonas</w:t>
        </w:r>
        <w:r>
          <w:rPr>
            <w:rFonts w:ascii="Arial" w:hAnsi="Arial" w:cs="Arial"/>
            <w:color w:val="000000" w:themeColor="text1"/>
            <w:sz w:val="20"/>
            <w:szCs w:val="20"/>
          </w:rPr>
          <w:t xml:space="preserve"> reads, while the remainder were relatively rare. After removing ASVs with &lt;10 counts, we sorted the remaining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ASVs according to the compartment in which they showed highest abundance. This y</w:t>
        </w:r>
      </w:ins>
      <w:ins w:id="193" w:author="Microsoft Office User" w:date="2024-11-02T10:18:00Z" w16du:dateUtc="2024-11-02T10:18:00Z">
        <w:r>
          <w:rPr>
            <w:rFonts w:ascii="Arial" w:hAnsi="Arial" w:cs="Arial"/>
            <w:color w:val="000000" w:themeColor="text1"/>
            <w:sz w:val="20"/>
            <w:szCs w:val="20"/>
          </w:rPr>
          <w:t xml:space="preserve">ielded 15 ASVs that were most prevalent in mucus, 42 in tissue and 3 in skeleton. We then analyzed the relative abundance of these compartment-specific pols separately to see which, if any, would recapture associations between genus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and host disease susceptibility. In thi</w:t>
        </w:r>
      </w:ins>
      <w:ins w:id="194" w:author="Microsoft Office User" w:date="2024-11-02T10:19:00Z" w16du:dateUtc="2024-11-02T10:19:00Z">
        <w:r>
          <w:rPr>
            <w:rFonts w:ascii="Arial" w:hAnsi="Arial" w:cs="Arial"/>
            <w:color w:val="000000" w:themeColor="text1"/>
            <w:sz w:val="20"/>
            <w:szCs w:val="20"/>
          </w:rPr>
          <w:t xml:space="preserve">s more nuanced analysis, the pool of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ASVs associated with tissue showed a strong relationship with disease susceptibility (PGLS R</w:t>
        </w:r>
        <w:r>
          <w:rPr>
            <w:rFonts w:ascii="Arial" w:hAnsi="Arial" w:cs="Arial"/>
            <w:color w:val="000000" w:themeColor="text1"/>
            <w:sz w:val="20"/>
            <w:szCs w:val="20"/>
            <w:vertAlign w:val="superscript"/>
          </w:rPr>
          <w:t>2</w:t>
        </w:r>
        <w:r>
          <w:rPr>
            <w:rFonts w:ascii="Arial" w:hAnsi="Arial" w:cs="Arial"/>
            <w:color w:val="000000" w:themeColor="text1"/>
            <w:sz w:val="20"/>
            <w:szCs w:val="20"/>
          </w:rPr>
          <w:t xml:space="preserve"> = 0.31, p = 0.0002, FDR q = 0.0005), while </w:t>
        </w:r>
      </w:ins>
      <w:ins w:id="195" w:author="Microsoft Office User" w:date="2024-11-02T10:20:00Z" w16du:dateUtc="2024-11-02T10:20:00Z">
        <w:r>
          <w:rPr>
            <w:rFonts w:ascii="Arial" w:hAnsi="Arial" w:cs="Arial"/>
            <w:color w:val="000000" w:themeColor="text1"/>
            <w:sz w:val="20"/>
            <w:szCs w:val="20"/>
          </w:rPr>
          <w:t>ASV pools associated with both mucus and skeleton showed no association</w:t>
        </w:r>
      </w:ins>
      <w:ins w:id="196" w:author="Microsoft Office User" w:date="2024-11-02T10:21:00Z" w16du:dateUtc="2024-11-02T10:21:00Z">
        <w:r>
          <w:rPr>
            <w:rFonts w:ascii="Arial" w:hAnsi="Arial" w:cs="Arial"/>
            <w:color w:val="000000" w:themeColor="text1"/>
            <w:sz w:val="20"/>
            <w:szCs w:val="20"/>
          </w:rPr>
          <w:t xml:space="preserve"> with disease</w:t>
        </w:r>
      </w:ins>
      <w:ins w:id="197" w:author="Microsoft Office User" w:date="2024-11-02T10:20:00Z" w16du:dateUtc="2024-11-02T10:20:00Z">
        <w:r>
          <w:rPr>
            <w:rFonts w:ascii="Arial" w:hAnsi="Arial" w:cs="Arial"/>
            <w:color w:val="000000" w:themeColor="text1"/>
            <w:sz w:val="20"/>
            <w:szCs w:val="20"/>
          </w:rPr>
          <w:t xml:space="preserve"> (PG</w:t>
        </w:r>
      </w:ins>
      <w:ins w:id="198" w:author="Microsoft Office User" w:date="2024-11-02T12:01:00Z" w16du:dateUtc="2024-11-02T12:01:00Z">
        <w:r w:rsidR="002049D3">
          <w:rPr>
            <w:rFonts w:ascii="Arial" w:hAnsi="Arial" w:cs="Arial"/>
            <w:color w:val="000000" w:themeColor="text1"/>
            <w:sz w:val="20"/>
            <w:szCs w:val="20"/>
          </w:rPr>
          <w:t>LS</w:t>
        </w:r>
      </w:ins>
      <w:ins w:id="199" w:author="Microsoft Office User" w:date="2024-11-02T10:20:00Z" w16du:dateUtc="2024-11-02T10:20:00Z">
        <w:r>
          <w:rPr>
            <w:rFonts w:ascii="Arial" w:hAnsi="Arial" w:cs="Arial"/>
            <w:color w:val="000000" w:themeColor="text1"/>
            <w:sz w:val="20"/>
            <w:szCs w:val="20"/>
          </w:rPr>
          <w:t xml:space="preserve"> mucus R</w:t>
        </w:r>
        <w:r>
          <w:rPr>
            <w:rFonts w:ascii="Arial" w:hAnsi="Arial" w:cs="Arial"/>
            <w:color w:val="000000" w:themeColor="text1"/>
            <w:sz w:val="20"/>
            <w:szCs w:val="20"/>
            <w:vertAlign w:val="superscript"/>
          </w:rPr>
          <w:t>2</w:t>
        </w:r>
        <w:r>
          <w:rPr>
            <w:rFonts w:ascii="Arial" w:hAnsi="Arial" w:cs="Arial"/>
            <w:color w:val="000000" w:themeColor="text1"/>
            <w:sz w:val="20"/>
            <w:szCs w:val="20"/>
          </w:rPr>
          <w:t>= 0.02, p = 0.37, FDR q = 0.5</w:t>
        </w:r>
      </w:ins>
      <w:ins w:id="200" w:author="Microsoft Office User" w:date="2024-11-02T10:21:00Z" w16du:dateUtc="2024-11-02T10:21:00Z">
        <w:r>
          <w:rPr>
            <w:rFonts w:ascii="Arial" w:hAnsi="Arial" w:cs="Arial"/>
            <w:color w:val="000000" w:themeColor="text1"/>
            <w:sz w:val="20"/>
            <w:szCs w:val="20"/>
          </w:rPr>
          <w:t xml:space="preserve">6; </w:t>
        </w:r>
        <w:commentRangeStart w:id="201"/>
        <w:commentRangeStart w:id="202"/>
        <w:r>
          <w:rPr>
            <w:rFonts w:ascii="Arial" w:hAnsi="Arial" w:cs="Arial"/>
            <w:color w:val="000000" w:themeColor="text1"/>
            <w:sz w:val="20"/>
            <w:szCs w:val="20"/>
          </w:rPr>
          <w:t>skeleton p = 0.57</w:t>
        </w:r>
      </w:ins>
      <w:commentRangeEnd w:id="201"/>
      <w:ins w:id="203" w:author="Microsoft Office User" w:date="2024-11-02T11:56:00Z" w16du:dateUtc="2024-11-02T11:56:00Z">
        <w:r w:rsidR="0042741C">
          <w:rPr>
            <w:rStyle w:val="CommentReference"/>
          </w:rPr>
          <w:commentReference w:id="201"/>
        </w:r>
      </w:ins>
      <w:commentRangeEnd w:id="202"/>
      <w:ins w:id="204" w:author="Microsoft Office User" w:date="2024-11-02T11:59:00Z" w16du:dateUtc="2024-11-02T11:59:00Z">
        <w:r w:rsidR="0042741C">
          <w:rPr>
            <w:rStyle w:val="CommentReference"/>
          </w:rPr>
          <w:commentReference w:id="202"/>
        </w:r>
      </w:ins>
      <w:ins w:id="205" w:author="Microsoft Office User" w:date="2024-11-02T10:21:00Z" w16du:dateUtc="2024-11-02T10:21:00Z">
        <w:r>
          <w:rPr>
            <w:rFonts w:ascii="Arial" w:hAnsi="Arial" w:cs="Arial"/>
            <w:color w:val="000000" w:themeColor="text1"/>
            <w:sz w:val="20"/>
            <w:szCs w:val="20"/>
          </w:rPr>
          <w:t>)</w:t>
        </w:r>
      </w:ins>
      <w:ins w:id="206" w:author="Microsoft Office User" w:date="2024-11-02T12:01:00Z" w16du:dateUtc="2024-11-02T12:01:00Z">
        <w:r w:rsidR="002049D3">
          <w:rPr>
            <w:rFonts w:ascii="Arial" w:hAnsi="Arial" w:cs="Arial"/>
            <w:color w:val="000000" w:themeColor="text1"/>
            <w:sz w:val="20"/>
            <w:szCs w:val="20"/>
          </w:rPr>
          <w:t xml:space="preserve"> </w:t>
        </w:r>
        <w:commentRangeStart w:id="207"/>
        <w:commentRangeStart w:id="208"/>
        <w:r w:rsidR="002049D3">
          <w:rPr>
            <w:rFonts w:ascii="Arial" w:hAnsi="Arial" w:cs="Arial"/>
            <w:color w:val="000000" w:themeColor="text1"/>
            <w:sz w:val="20"/>
            <w:szCs w:val="20"/>
          </w:rPr>
          <w:t xml:space="preserve">(Supplementary Data Table </w:t>
        </w:r>
      </w:ins>
      <w:ins w:id="209" w:author="Microsoft Office User" w:date="2024-11-02T12:03:00Z" w16du:dateUtc="2024-11-02T12:03:00Z">
        <w:r w:rsidR="002049D3">
          <w:rPr>
            <w:rFonts w:ascii="Arial" w:hAnsi="Arial" w:cs="Arial"/>
            <w:color w:val="000000" w:themeColor="text1"/>
            <w:sz w:val="20"/>
            <w:szCs w:val="20"/>
          </w:rPr>
          <w:t>12)</w:t>
        </w:r>
      </w:ins>
      <w:ins w:id="210" w:author="Microsoft Office User" w:date="2024-11-02T10:21:00Z" w16du:dateUtc="2024-11-02T10:21:00Z">
        <w:r>
          <w:rPr>
            <w:rFonts w:ascii="Arial" w:hAnsi="Arial" w:cs="Arial"/>
            <w:color w:val="000000" w:themeColor="text1"/>
            <w:sz w:val="20"/>
            <w:szCs w:val="20"/>
          </w:rPr>
          <w:t xml:space="preserve">. </w:t>
        </w:r>
      </w:ins>
      <w:commentRangeEnd w:id="207"/>
      <w:ins w:id="211" w:author="Microsoft Office User" w:date="2024-11-02T12:02:00Z" w16du:dateUtc="2024-11-02T12:02:00Z">
        <w:r w:rsidR="002049D3">
          <w:rPr>
            <w:rStyle w:val="CommentReference"/>
          </w:rPr>
          <w:commentReference w:id="207"/>
        </w:r>
      </w:ins>
      <w:commentRangeEnd w:id="208"/>
      <w:ins w:id="212" w:author="Microsoft Office User" w:date="2024-11-02T12:04:00Z" w16du:dateUtc="2024-11-02T12:04:00Z">
        <w:r w:rsidR="002049D3">
          <w:rPr>
            <w:rStyle w:val="CommentReference"/>
          </w:rPr>
          <w:commentReference w:id="208"/>
        </w:r>
      </w:ins>
      <w:ins w:id="213" w:author="Microsoft Office User" w:date="2024-11-02T10:21:00Z" w16du:dateUtc="2024-11-02T10:21:00Z">
        <w:r>
          <w:rPr>
            <w:rFonts w:ascii="Arial" w:hAnsi="Arial" w:cs="Arial"/>
            <w:color w:val="000000" w:themeColor="text1"/>
            <w:sz w:val="20"/>
            <w:szCs w:val="20"/>
          </w:rPr>
          <w:t xml:space="preserve">Thus, associations between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relative abundance in mucus and coral disease susceptibility appear to derive from ASVs that have highest relative abundance in bulk tissue s</w:t>
        </w:r>
      </w:ins>
      <w:ins w:id="214" w:author="Microsoft Office User" w:date="2024-11-02T10:22:00Z" w16du:dateUtc="2024-11-02T10:22:00Z">
        <w:r>
          <w:rPr>
            <w:rFonts w:ascii="Arial" w:hAnsi="Arial" w:cs="Arial"/>
            <w:color w:val="000000" w:themeColor="text1"/>
            <w:sz w:val="20"/>
            <w:szCs w:val="20"/>
          </w:rPr>
          <w:t xml:space="preserve">amples, but appear in mucus at lower relative abundance – consistent with evidence from fluorescence imaging showing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can aggregate within multiple coral tissues, including tentacles, mesenteries and calicodermis</w:t>
        </w:r>
      </w:ins>
      <w:r>
        <w:rPr>
          <w:rFonts w:ascii="Arial" w:hAnsi="Arial" w:cs="Arial"/>
          <w:color w:val="000000" w:themeColor="text1"/>
          <w:sz w:val="20"/>
          <w:szCs w:val="20"/>
        </w:rPr>
        <w:fldChar w:fldCharType="begin"/>
      </w:r>
      <w:r>
        <w:rPr>
          <w:rFonts w:ascii="Arial" w:hAnsi="Arial" w:cs="Arial"/>
          <w:color w:val="000000" w:themeColor="text1"/>
          <w:sz w:val="20"/>
          <w:szCs w:val="20"/>
        </w:rPr>
        <w:instrText xml:space="preserve"> ADDIN ZOTERO_ITEM CSL_CITATION {"citationID":"MbZ2N5WU","properties":{"formattedCitation":"\\super 32\\nosupersub{}","plainCitation":"32","noteIndex":0},"citationItems":[{"id":1834,"uris":["http://zotero.org/groups/2769688/items/BIJGWRYF"],"itemData":{"id":1834,"type":"article-journal","container-title":"Science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instrText>
      </w:r>
      <w:r>
        <w:rPr>
          <w:rFonts w:ascii="Arial" w:hAnsi="Arial" w:cs="Arial"/>
          <w:color w:val="000000" w:themeColor="text1"/>
          <w:sz w:val="20"/>
          <w:szCs w:val="20"/>
        </w:rPr>
        <w:fldChar w:fldCharType="separate"/>
      </w:r>
      <w:r w:rsidRPr="007372D3">
        <w:rPr>
          <w:rFonts w:ascii="Arial" w:hAnsi="Arial" w:cs="Arial"/>
          <w:color w:val="000000"/>
          <w:sz w:val="20"/>
          <w:vertAlign w:val="superscript"/>
        </w:rPr>
        <w:t>32</w:t>
      </w:r>
      <w:r>
        <w:rPr>
          <w:rFonts w:ascii="Arial" w:hAnsi="Arial" w:cs="Arial"/>
          <w:color w:val="000000" w:themeColor="text1"/>
          <w:sz w:val="20"/>
          <w:szCs w:val="20"/>
        </w:rPr>
        <w:fldChar w:fldCharType="end"/>
      </w:r>
      <w:ins w:id="215" w:author="Microsoft Office User" w:date="2024-11-02T10:23:00Z" w16du:dateUtc="2024-11-02T10:23:00Z">
        <w:r>
          <w:rPr>
            <w:rFonts w:ascii="Arial" w:hAnsi="Arial" w:cs="Arial"/>
            <w:color w:val="000000" w:themeColor="text1"/>
            <w:sz w:val="20"/>
            <w:szCs w:val="20"/>
          </w:rPr>
          <w:t xml:space="preserve">, but very low relative abundances of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 xml:space="preserve"> in recent microscale sampling of the luminal contents of </w:t>
        </w:r>
        <w:proofErr w:type="spellStart"/>
        <w:r>
          <w:rPr>
            <w:rFonts w:ascii="Arial" w:hAnsi="Arial" w:cs="Arial"/>
            <w:color w:val="000000" w:themeColor="text1"/>
            <w:sz w:val="20"/>
            <w:szCs w:val="20"/>
          </w:rPr>
          <w:t>gastroventricular</w:t>
        </w:r>
        <w:proofErr w:type="spellEnd"/>
        <w:r>
          <w:rPr>
            <w:rFonts w:ascii="Arial" w:hAnsi="Arial" w:cs="Arial"/>
            <w:color w:val="000000" w:themeColor="text1"/>
            <w:sz w:val="20"/>
            <w:szCs w:val="20"/>
          </w:rPr>
          <w:t xml:space="preserve"> cavities</w:t>
        </w:r>
      </w:ins>
      <w:r>
        <w:rPr>
          <w:rFonts w:ascii="Arial" w:hAnsi="Arial" w:cs="Arial"/>
          <w:color w:val="000000" w:themeColor="text1"/>
          <w:sz w:val="20"/>
          <w:szCs w:val="20"/>
        </w:rPr>
        <w:fldChar w:fldCharType="begin"/>
      </w:r>
      <w:r>
        <w:rPr>
          <w:rFonts w:ascii="Arial" w:hAnsi="Arial" w:cs="Arial"/>
          <w:color w:val="000000" w:themeColor="text1"/>
          <w:sz w:val="20"/>
          <w:szCs w:val="20"/>
        </w:rPr>
        <w:instrText xml:space="preserve"> ADDIN ZOTERO_ITEM CSL_CITATION {"citationID":"55Tjaj2F","properties":{"formattedCitation":"\\super 41\\nosupersub{}","plainCitation":"41","noteIndex":0},"citationItems":[{"id":2670,"uris":["http://zotero.org/groups/5558314/items/JYLV3TRR"],"itemData":{"id":2670,"type":"article-journal","abstract":"Animal guts contain numerous microbes, which are critical for nutrient assimilation and pathogen defence. While corals and other Cnidaria lack a true differentiated gut, they possess semi-enclosed gastrovascular cavities (GVCs), where vital processes such as digestion, reproduction and symbiotic exchanges take place. The microbiome harboured in GVCs is therefore likely key to holobiont fitness, but remains severely understudied due to challenges of working in these small compartments. Here, we developed minimally invasive methodologies to sample the GVC of coral polyps and characterise the microbial communities harboured within. We used glass capillaries, low dead volume microneedles, or nylon microswabs to sample the gastrovascular microbiome of individual polyps from six species of corals, then applied low-input DNA extraction to characterise the microbial communities from these microliter volume samples. Microsensor measurements of GVCs revealed anoxic or hypoxic micro-niches, which persist even under prolonged illumination with saturating irradiance. These niches harboured microbial communities enriched in putatively microaerophilic or facultatively anaerobic taxa, such as Epsilonproteobacteria. Some core taxa found in the GVC of Lobophyllia hemprichii from the Great Barrier Reef were also detected in conspecific colonies held in aquaria, indicating that these associations are unlikely to be transient. Our findings suggest that the coral GVC is chemically and microbiologically similar to the gut of higher Metazoa. Given the importance of gut microbiomes in mediating animal health, harnessing the coral “gut microbiome” may foster novel active interventions aimed at increasing the resilience of coral reefs to the climate crisis.","container-title":"Animal Microbiome","DOI":"10.1186/s42523-024-00341-4","ISSN":"2524-4671","issue":"1","journalAbbreviation":"Animal Microbiome","page":"55","source":"BioMed Central","title":"Microscale sampling of the coral gastrovascular cavity reveals a gut-like microbial community","volume":"6","author":[{"family":"Bollati","given":"Elena"},{"family":"Hughes","given":"David J."},{"family":"Suggett","given":"David J."},{"family":"Raina","given":"Jean-Baptiste"},{"family":"Kühl","given":"Michael"}],"issued":{"date-parts":[["2024",10,8]]}}}],"schema":"https://github.com/citation-style-language/schema/raw/master/csl-citation.json"} </w:instrText>
      </w:r>
      <w:r>
        <w:rPr>
          <w:rFonts w:ascii="Arial" w:hAnsi="Arial" w:cs="Arial"/>
          <w:color w:val="000000" w:themeColor="text1"/>
          <w:sz w:val="20"/>
          <w:szCs w:val="20"/>
        </w:rPr>
        <w:fldChar w:fldCharType="separate"/>
      </w:r>
      <w:r w:rsidRPr="007372D3">
        <w:rPr>
          <w:rFonts w:ascii="Arial" w:hAnsi="Arial" w:cs="Arial"/>
          <w:color w:val="000000"/>
          <w:sz w:val="20"/>
          <w:vertAlign w:val="superscript"/>
        </w:rPr>
        <w:t>41</w:t>
      </w:r>
      <w:r>
        <w:rPr>
          <w:rFonts w:ascii="Arial" w:hAnsi="Arial" w:cs="Arial"/>
          <w:color w:val="000000" w:themeColor="text1"/>
          <w:sz w:val="20"/>
          <w:szCs w:val="20"/>
        </w:rPr>
        <w:fldChar w:fldCharType="end"/>
      </w:r>
      <w:ins w:id="216" w:author="Microsoft Office User" w:date="2024-11-02T10:24:00Z" w16du:dateUtc="2024-11-02T10:24:00Z">
        <w:r>
          <w:rPr>
            <w:rFonts w:ascii="Arial" w:hAnsi="Arial" w:cs="Arial"/>
            <w:color w:val="000000" w:themeColor="text1"/>
            <w:sz w:val="20"/>
            <w:szCs w:val="20"/>
          </w:rPr>
          <w:t>.</w:t>
        </w:r>
      </w:ins>
    </w:p>
    <w:p w14:paraId="5DAE3DF4" w14:textId="208D40B5" w:rsidR="00F34013" w:rsidDel="007372D3" w:rsidRDefault="00F126F5" w:rsidP="00961490">
      <w:pPr>
        <w:rPr>
          <w:del w:id="217" w:author="Microsoft Office User" w:date="2024-11-01T13:05:00Z"/>
          <w:rFonts w:ascii="Arial" w:hAnsi="Arial" w:cs="Arial"/>
          <w:color w:val="000000" w:themeColor="text1"/>
        </w:rPr>
      </w:pPr>
      <w:del w:id="218" w:author="Microsoft Office User" w:date="2024-11-02T10:24:00Z" w16du:dateUtc="2024-11-02T10:24:00Z">
        <w:r w:rsidDel="007372D3">
          <w:rPr>
            <w:rFonts w:ascii="Arial" w:hAnsi="Arial" w:cs="Arial"/>
            <w:color w:val="000000" w:themeColor="text1"/>
          </w:rPr>
          <w:fldChar w:fldCharType="begin"/>
        </w:r>
        <w:r w:rsidR="007372D3" w:rsidDel="007372D3">
          <w:rPr>
            <w:rFonts w:ascii="Arial" w:hAnsi="Arial" w:cs="Arial"/>
            <w:color w:val="000000" w:themeColor="text1"/>
          </w:rPr>
          <w:delInstrText xml:space="preserve"> ADDIN ZOTERO_ITEM CSL_CITATION {"citationID":"m4O6dPT9","properties":{"formattedCitation":"\\super 42\\nosupersub{}","plainCitation":"42","noteIndex":0},"citationItems":[{"id":"ViKPBahs/17RkqV96","uris":["http://zotero.org/users/4235445/items/UCIUMHJ8"],"itemData":{"id":1116,"type":"article-journal","abstract":"Bacterial diversity associated with corals has been studied extensively, however, localization of bacterial associations within the holobiont is still poorly resolved. Here we provide novel insight into the localization of coral-associated microbial aggregates (CAMAs) within tissues of the coral Acropora hyacinthus. In total, 318 and 308 CAMAs were characterized via histological and fluorescent in situ hybridization (FISH) approaches respectively, and shown to be distributed extensively throughout coral tissues collected from five sites in Japan and Australia. The densities of CAMAs within the tissues were negatively correlated with the distance from the coastline (i.e. lowest densities at offshore sites). CAMAs were randomly distributed across the six coral tissue regions investigated. Within each CAMA, bacterial cells had similar morphological characteristics, but bacterial morphologies varied among CAMAs, with at least five distinct types identified. Identifying the location of microorganisms associated with the coral host is a prerequisite for understanding their contributions to fitness. Localization of tissue-specific communities housed within CAMAs is particularly important, as these communities are potentially important contributors to vital metabolic functions of the holobiont.","container-title":"Scientific Reports","DOI":"10.1038/s41598-019-49651-7","ISSN":"2045-2322","issue":"1","journalAbbreviation":"Sci Rep","language":"en","license":"2019 The Author(s)","note":"number: 1\npublisher: Nature Publishing Group","page":"14662","source":"www.nature.com","title":"Characterization of coral-associated microbial aggregates (CAMAs) within tissues of the coral Acropora hyacinthus","volume":"9","author":[{"family":"Wada","given":"Naohisa"},{"family":"Ishimochi","given":"Mizuki"},{"family":"Matsui","given":"Taeko"},{"family":"Pollock","given":"F. Joseph"},{"family":"Tang","given":"Sen-Lin"},{"family":"Ainsworth","given":"Tracy D."},{"family":"Willis","given":"Bette L."},{"family":"Mano","given":"Nobuhiro"},{"family":"Bourne","given":"David G."}],"issued":{"date-parts":[["2019",10,10]]}}}],"schema":"https://github.com/citation-style-language/schema/raw/master/csl-citation.json"} </w:delInstrText>
        </w:r>
        <w:r w:rsidDel="007372D3">
          <w:rPr>
            <w:rFonts w:ascii="Arial" w:hAnsi="Arial" w:cs="Arial"/>
            <w:color w:val="000000" w:themeColor="text1"/>
          </w:rPr>
          <w:fldChar w:fldCharType="separate"/>
        </w:r>
        <w:r w:rsidR="007372D3" w:rsidRPr="007372D3" w:rsidDel="007372D3">
          <w:rPr>
            <w:rFonts w:ascii="Arial" w:hAnsi="Arial" w:cs="Arial"/>
            <w:color w:val="000000"/>
            <w:sz w:val="20"/>
            <w:vertAlign w:val="superscript"/>
          </w:rPr>
          <w:delText>42</w:delText>
        </w:r>
        <w:r w:rsidDel="007372D3">
          <w:rPr>
            <w:rFonts w:ascii="Arial" w:hAnsi="Arial" w:cs="Arial"/>
            <w:color w:val="000000" w:themeColor="text1"/>
          </w:rPr>
          <w:fldChar w:fldCharType="end"/>
        </w:r>
        <w:r w:rsidR="00CF248A" w:rsidDel="007372D3">
          <w:rPr>
            <w:rFonts w:ascii="Arial" w:hAnsi="Arial" w:cs="Arial"/>
            <w:color w:val="000000" w:themeColor="text1"/>
          </w:rPr>
          <w:fldChar w:fldCharType="begin"/>
        </w:r>
        <w:r w:rsidR="007372D3" w:rsidDel="007372D3">
          <w:rPr>
            <w:rFonts w:ascii="Arial" w:hAnsi="Arial" w:cs="Arial"/>
            <w:color w:val="000000" w:themeColor="text1"/>
          </w:rPr>
          <w:delInstrText xml:space="preserve"> ADDIN ZOTERO_ITEM CSL_CITATION {"citationID":"w64q0sL1","properties":{"formattedCitation":"\\super 41\\nosupersub{}","plainCitation":"41","noteIndex":0},"citationItems":[{"id":2670,"uris":["http://zotero.org/groups/5558314/items/JYLV3TRR"],"itemData":{"id":2670,"type":"article-journal","abstract":"Animal guts contain numerous microbes, which are critical for nutrient assimilation and pathogen defence. While corals and other Cnidaria lack a true differentiated gut, they possess semi-enclosed gastrovascular cavities (GVCs), where vital processes such as digestion, reproduction and symbiotic exchanges take place. The microbiome harboured in GVCs is therefore likely key to holobiont fitness, but remains severely understudied due to challenges of working in these small compartments. Here, we developed minimally invasive methodologies to sample the GVC of coral polyps and characterise the microbial communities harboured within. We used glass capillaries, low dead volume microneedles, or nylon microswabs to sample the gastrovascular microbiome of individual polyps from six species of corals, then applied low-input DNA extraction to characterise the microbial communities from these microliter volume samples. Microsensor measurements of GVCs revealed anoxic or hypoxic micro-niches, which persist even under prolonged illumination with saturating irradiance. These niches harboured microbial communities enriched in putatively microaerophilic or facultatively anaerobic taxa, such as Epsilonproteobacteria. Some core taxa found in the GVC of Lobophyllia hemprichii from the Great Barrier Reef were also detected in conspecific colonies held in aquaria, indicating that these associations are unlikely to be transient. Our findings suggest that the coral GVC is chemically and microbiologically similar to the gut of higher Metazoa. Given the importance of gut microbiomes in mediating animal health, harnessing the coral “gut microbiome” may foster novel active interventions aimed at increasing the resilience of coral reefs to the climate crisis.","container-title":"Animal Microbiome","DOI":"10.1186/s42523-024-00341-4","ISSN":"2524-4671","issue":"1","journalAbbreviation":"Animal Microbiome","page":"55","source":"BioMed Central","title":"Microscale sampling of the coral gastrovascular cavity reveals a gut-like microbial community","volume":"6","author":[{"family":"Bollati","given":"Elena"},{"family":"Hughes","given":"David J."},{"family":"Suggett","given":"David J."},{"family":"Raina","given":"Jean-Baptiste"},{"family":"Kühl","given":"Michael"}],"issued":{"date-parts":[["2024",10,8]]}}}],"schema":"https://github.com/citation-style-language/schema/raw/master/csl-citation.json"} </w:delInstrText>
        </w:r>
        <w:r w:rsidR="00CF248A" w:rsidDel="007372D3">
          <w:rPr>
            <w:rFonts w:ascii="Arial" w:hAnsi="Arial" w:cs="Arial"/>
            <w:color w:val="000000" w:themeColor="text1"/>
          </w:rPr>
          <w:fldChar w:fldCharType="separate"/>
        </w:r>
        <w:r w:rsidR="007372D3" w:rsidRPr="007372D3" w:rsidDel="007372D3">
          <w:rPr>
            <w:rFonts w:ascii="Arial" w:hAnsi="Arial" w:cs="Arial"/>
            <w:color w:val="000000"/>
            <w:sz w:val="20"/>
            <w:vertAlign w:val="superscript"/>
          </w:rPr>
          <w:delText>41</w:delText>
        </w:r>
        <w:r w:rsidR="00CF248A" w:rsidDel="007372D3">
          <w:rPr>
            <w:rFonts w:ascii="Arial" w:hAnsi="Arial" w:cs="Arial"/>
            <w:color w:val="000000" w:themeColor="text1"/>
          </w:rPr>
          <w:fldChar w:fldCharType="end"/>
        </w:r>
        <w:r w:rsidR="00CF248A" w:rsidDel="007372D3">
          <w:rPr>
            <w:rFonts w:ascii="Arial" w:hAnsi="Arial" w:cs="Arial"/>
            <w:color w:val="000000" w:themeColor="text1"/>
          </w:rPr>
          <w:delText xml:space="preserve"> </w:delText>
        </w:r>
      </w:del>
    </w:p>
    <w:p w14:paraId="3059D19E" w14:textId="77777777" w:rsidR="007372D3" w:rsidRPr="00C96F29" w:rsidRDefault="007372D3">
      <w:pPr>
        <w:pStyle w:val="NormalWeb"/>
        <w:rPr>
          <w:ins w:id="219" w:author="Microsoft Office User" w:date="2024-11-02T10:24:00Z" w16du:dateUtc="2024-11-02T10:24:00Z"/>
          <w:rPrChange w:id="220" w:author="Microsoft Office User" w:date="2024-10-29T09:47:00Z">
            <w:rPr>
              <w:ins w:id="221" w:author="Microsoft Office User" w:date="2024-11-02T10:24:00Z" w16du:dateUtc="2024-11-02T10:24:00Z"/>
              <w:rFonts w:ascii="Arial" w:eastAsia="Times New Roman" w:hAnsi="Arial" w:cs="Arial"/>
              <w:color w:val="000000" w:themeColor="text1"/>
              <w:sz w:val="20"/>
              <w:szCs w:val="20"/>
            </w:rPr>
          </w:rPrChange>
        </w:rPr>
        <w:pPrChange w:id="222" w:author="Microsoft Office User" w:date="2024-10-29T09:47:00Z">
          <w:pPr/>
        </w:pPrChange>
      </w:pPr>
    </w:p>
    <w:p w14:paraId="35133737" w14:textId="3AD96422" w:rsidR="007141C2" w:rsidRPr="00993F13" w:rsidRDefault="007141C2" w:rsidP="00961490">
      <w:pPr>
        <w:rPr>
          <w:rFonts w:ascii="Arial" w:eastAsia="Times New Roman" w:hAnsi="Arial" w:cs="Arial"/>
          <w:b/>
          <w:bCs/>
          <w:color w:val="24292F"/>
          <w:sz w:val="20"/>
          <w:szCs w:val="20"/>
          <w:highlight w:val="white"/>
        </w:rPr>
      </w:pPr>
      <w:r w:rsidRPr="00993F13">
        <w:rPr>
          <w:rFonts w:ascii="Arial" w:eastAsia="Times New Roman" w:hAnsi="Arial" w:cs="Arial"/>
          <w:b/>
          <w:bCs/>
          <w:color w:val="24292F"/>
          <w:sz w:val="20"/>
          <w:szCs w:val="20"/>
        </w:rPr>
        <w:t>Discussion</w:t>
      </w:r>
    </w:p>
    <w:p w14:paraId="733A4777" w14:textId="5DD36859"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The findings of positive correlations between</w:t>
      </w:r>
      <w:ins w:id="223" w:author="Microsoft Office User" w:date="2024-11-02T10:25:00Z" w16du:dateUtc="2024-11-02T10:25:00Z">
        <w:r w:rsidR="007372D3">
          <w:rPr>
            <w:rFonts w:ascii="Arial" w:eastAsia="Times New Roman" w:hAnsi="Arial" w:cs="Arial"/>
            <w:sz w:val="20"/>
            <w:szCs w:val="20"/>
          </w:rPr>
          <w:t xml:space="preserve"> the relative abundance of</w:t>
        </w:r>
      </w:ins>
      <w:r w:rsidRPr="00961490">
        <w:rPr>
          <w:rFonts w:ascii="Arial" w:eastAsia="Times New Roman" w:hAnsi="Arial" w:cs="Arial"/>
          <w:sz w:val="20"/>
          <w:szCs w:val="20"/>
        </w:rPr>
        <w:t xml:space="preserve"> </w:t>
      </w:r>
      <w:ins w:id="224" w:author="Microsoft Office User" w:date="2024-11-01T14:00:00Z">
        <w:r w:rsidR="00807677">
          <w:rPr>
            <w:rFonts w:ascii="Arial" w:eastAsia="Times New Roman" w:hAnsi="Arial" w:cs="Arial"/>
            <w:sz w:val="20"/>
            <w:szCs w:val="20"/>
          </w:rPr>
          <w:t xml:space="preserve">tissue-associated </w:t>
        </w:r>
      </w:ins>
      <w:r w:rsidRPr="00961490">
        <w:rPr>
          <w:rFonts w:ascii="Arial" w:eastAsia="Times New Roman" w:hAnsi="Arial" w:cs="Arial"/>
          <w:i/>
          <w:sz w:val="20"/>
          <w:szCs w:val="20"/>
        </w:rPr>
        <w:t>Endozoicomonas</w:t>
      </w:r>
      <w:ins w:id="225" w:author="Microsoft Office User" w:date="2024-11-01T14:00:00Z">
        <w:r w:rsidR="00807677">
          <w:rPr>
            <w:rFonts w:ascii="Arial" w:eastAsia="Times New Roman" w:hAnsi="Arial" w:cs="Arial"/>
            <w:i/>
            <w:sz w:val="20"/>
            <w:szCs w:val="20"/>
          </w:rPr>
          <w:t xml:space="preserve"> </w:t>
        </w:r>
        <w:r w:rsidR="00807677">
          <w:rPr>
            <w:rFonts w:ascii="Arial" w:eastAsia="Times New Roman" w:hAnsi="Arial" w:cs="Arial"/>
            <w:iCs/>
            <w:sz w:val="20"/>
            <w:szCs w:val="20"/>
          </w:rPr>
          <w:t>populations</w:t>
        </w:r>
      </w:ins>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host growth rate, and host disease susceptibility documented in this study complement and contextualize much of the ongoing work on the mechanisms underlying </w:t>
      </w:r>
      <w:ins w:id="226" w:author="Microsoft Office User" w:date="2024-11-02T10:25:00Z" w16du:dateUtc="2024-11-02T10:25:00Z">
        <w:r w:rsidR="007372D3">
          <w:rPr>
            <w:rFonts w:ascii="Arial" w:eastAsia="Times New Roman" w:hAnsi="Arial" w:cs="Arial"/>
            <w:sz w:val="20"/>
            <w:szCs w:val="20"/>
          </w:rPr>
          <w:t xml:space="preserve">the </w:t>
        </w:r>
      </w:ins>
      <w:del w:id="227" w:author="Microsoft Office User" w:date="2024-11-02T10:25:00Z" w16du:dateUtc="2024-11-02T10:25:00Z">
        <w:r w:rsidRPr="00961490" w:rsidDel="007372D3">
          <w:rPr>
            <w:rFonts w:ascii="Arial" w:eastAsia="Times New Roman" w:hAnsi="Arial" w:cs="Arial"/>
            <w:sz w:val="20"/>
            <w:szCs w:val="20"/>
          </w:rPr>
          <w:delText xml:space="preserve">proposed </w:delText>
        </w:r>
      </w:del>
      <w:r w:rsidRPr="00961490">
        <w:rPr>
          <w:rFonts w:ascii="Arial" w:eastAsia="Times New Roman" w:hAnsi="Arial" w:cs="Arial"/>
          <w:sz w:val="20"/>
          <w:szCs w:val="20"/>
        </w:rPr>
        <w:t>coral-</w:t>
      </w:r>
      <w:r w:rsidRPr="00961490">
        <w:rPr>
          <w:rFonts w:ascii="Arial" w:eastAsia="Times New Roman" w:hAnsi="Arial" w:cs="Arial"/>
          <w:i/>
          <w:sz w:val="20"/>
          <w:szCs w:val="20"/>
        </w:rPr>
        <w:t>Endozoicomonas</w:t>
      </w:r>
      <w:ins w:id="228" w:author="Microsoft Office User" w:date="2024-11-02T10:25:00Z" w16du:dateUtc="2024-11-02T10:25:00Z">
        <w:r w:rsidR="007372D3">
          <w:rPr>
            <w:rFonts w:ascii="Arial" w:eastAsia="Times New Roman" w:hAnsi="Arial" w:cs="Arial"/>
            <w:iCs/>
            <w:sz w:val="20"/>
            <w:szCs w:val="20"/>
          </w:rPr>
          <w:t xml:space="preserve"> symbiosis</w:t>
        </w:r>
      </w:ins>
      <w:r w:rsidR="007372D3">
        <w:rPr>
          <w:rFonts w:ascii="Arial" w:eastAsia="Times New Roman" w:hAnsi="Arial" w:cs="Arial"/>
          <w:iCs/>
          <w:sz w:val="20"/>
          <w:szCs w:val="20"/>
        </w:rPr>
        <w:fldChar w:fldCharType="begin"/>
      </w:r>
      <w:r w:rsidR="007372D3">
        <w:rPr>
          <w:rFonts w:ascii="Arial" w:eastAsia="Times New Roman" w:hAnsi="Arial" w:cs="Arial"/>
          <w:iCs/>
          <w:sz w:val="20"/>
          <w:szCs w:val="20"/>
        </w:rPr>
        <w:instrText xml:space="preserve"> ADDIN ZOTERO_ITEM CSL_CITATION {"citationID":"OKFbW2eM","properties":{"formattedCitation":"\\super 34\\nosupersub{}","plainCitation":"34","noteIndex":0},"citationItems":[{"id":2632,"uris":["http://zotero.org/users/5951735/items/RDSKEA9S"],"itemData":{"id":2632,"type":"article-journal","abstract":"Stony corals are poster child holobionts due to their intimate association with diverse microorganisms from all domains of life. We are only beginning to understand the diverse functions of most of these microbial associates, including potential main contributors to holobiont health and resilience. Among these, bacteria of the elusive genus Endozoicomonas are widely perceived as beneficial symbionts based on their genomic potential and their high prevalence and ubiquitous presence in coral tissues. Simultaneously, evidence of pathogenic and parasitic Endozoicomonas lineages in other marine animals is emerging. Synthesizing the current knowledge on the association of Endozoicomonas with marine holobionts, we challenge the perception of a purely mutualistic coral-Endozoicomonas relationship and propose directions to elucidate its role along the symbiotic spectrum.","container-title":"Trends in Microbiology","DOI":"10.1016/j.tim.2023.11.006","ISSN":"1878-4380","issue":"5","journalAbbreviation":"Trends Microbiol","language":"eng","note":"PMID: 38216372","page":"422-434","source":"PubMed","title":"Frenemies on the reef? Resolving the coral-Endozoicomonas association","title-short":"Frenemies on the reef?","volume":"32","author":[{"family":"Pogoreutz","given":"Claudia"},{"family":"Ziegler","given":"Maren"}],"issued":{"date-parts":[["2024",5]]}}}],"schema":"https://github.com/citation-style-language/schema/raw/master/csl-citation.json"} </w:instrText>
      </w:r>
      <w:r w:rsidR="007372D3">
        <w:rPr>
          <w:rFonts w:ascii="Arial" w:eastAsia="Times New Roman" w:hAnsi="Arial" w:cs="Arial"/>
          <w:iCs/>
          <w:sz w:val="20"/>
          <w:szCs w:val="20"/>
        </w:rPr>
        <w:fldChar w:fldCharType="separate"/>
      </w:r>
      <w:r w:rsidR="007372D3" w:rsidRPr="007372D3">
        <w:rPr>
          <w:rFonts w:ascii="Arial" w:hAnsi="Arial" w:cs="Arial"/>
          <w:sz w:val="20"/>
          <w:vertAlign w:val="superscript"/>
        </w:rPr>
        <w:t>34</w:t>
      </w:r>
      <w:r w:rsidR="007372D3">
        <w:rPr>
          <w:rFonts w:ascii="Arial" w:eastAsia="Times New Roman" w:hAnsi="Arial" w:cs="Arial"/>
          <w:iCs/>
          <w:sz w:val="20"/>
          <w:szCs w:val="20"/>
        </w:rPr>
        <w:fldChar w:fldCharType="end"/>
      </w:r>
      <w:ins w:id="229" w:author="Microsoft Office User" w:date="2024-11-02T10:26:00Z" w16du:dateUtc="2024-11-02T10:26:00Z">
        <w:r w:rsidR="007372D3">
          <w:rPr>
            <w:rFonts w:ascii="Arial" w:eastAsia="Times New Roman" w:hAnsi="Arial" w:cs="Arial"/>
            <w:iCs/>
            <w:sz w:val="20"/>
            <w:szCs w:val="20"/>
          </w:rPr>
          <w:t xml:space="preserve"> and the potential role of </w:t>
        </w:r>
        <w:r w:rsidR="007372D3">
          <w:rPr>
            <w:rFonts w:ascii="Arial" w:eastAsia="Times New Roman" w:hAnsi="Arial" w:cs="Arial"/>
            <w:i/>
            <w:sz w:val="20"/>
            <w:szCs w:val="20"/>
          </w:rPr>
          <w:t xml:space="preserve">Endozoicomonas </w:t>
        </w:r>
        <w:r w:rsidR="007372D3">
          <w:rPr>
            <w:rFonts w:ascii="Arial" w:eastAsia="Times New Roman" w:hAnsi="Arial" w:cs="Arial"/>
            <w:iCs/>
            <w:sz w:val="20"/>
            <w:szCs w:val="20"/>
          </w:rPr>
          <w:t>as a</w:t>
        </w:r>
      </w:ins>
      <w:ins w:id="230" w:author="Microsoft Office User" w:date="2024-11-02T10:25:00Z" w16du:dateUtc="2024-11-02T10:25:00Z">
        <w:r w:rsidR="007372D3">
          <w:rPr>
            <w:rFonts w:ascii="Arial" w:eastAsia="Times New Roman" w:hAnsi="Arial" w:cs="Arial"/>
            <w:iCs/>
            <w:sz w:val="20"/>
            <w:szCs w:val="20"/>
          </w:rPr>
          <w:t xml:space="preserve"> </w:t>
        </w:r>
      </w:ins>
      <w:del w:id="231" w:author="Microsoft Office User" w:date="2024-11-02T10:25:00Z" w16du:dateUtc="2024-11-02T10:25:00Z">
        <w:r w:rsidRPr="00961490" w:rsidDel="007372D3">
          <w:rPr>
            <w:rFonts w:ascii="Arial" w:eastAsia="Times New Roman" w:hAnsi="Arial" w:cs="Arial"/>
            <w:i/>
            <w:sz w:val="20"/>
            <w:szCs w:val="20"/>
          </w:rPr>
          <w:delText xml:space="preserve"> </w:delText>
        </w:r>
      </w:del>
      <w:r w:rsidRPr="00961490">
        <w:rPr>
          <w:rFonts w:ascii="Arial" w:eastAsia="Times New Roman" w:hAnsi="Arial" w:cs="Arial"/>
          <w:sz w:val="20"/>
          <w:szCs w:val="20"/>
        </w:rPr>
        <w:t>metabolic mutualis</w:t>
      </w:r>
      <w:ins w:id="232" w:author="Microsoft Office User" w:date="2024-11-02T10:26:00Z" w16du:dateUtc="2024-11-02T10:26:00Z">
        <w:r w:rsidR="007372D3">
          <w:rPr>
            <w:rFonts w:ascii="Arial" w:eastAsia="Times New Roman" w:hAnsi="Arial" w:cs="Arial"/>
            <w:sz w:val="20"/>
            <w:szCs w:val="20"/>
          </w:rPr>
          <w:t>t</w:t>
        </w:r>
      </w:ins>
      <w:del w:id="233" w:author="Microsoft Office User" w:date="2024-11-02T10:26:00Z" w16du:dateUtc="2024-11-02T10:26:00Z">
        <w:r w:rsidRPr="00961490" w:rsidDel="007372D3">
          <w:rPr>
            <w:rFonts w:ascii="Arial" w:eastAsia="Times New Roman" w:hAnsi="Arial" w:cs="Arial"/>
            <w:sz w:val="20"/>
            <w:szCs w:val="20"/>
          </w:rPr>
          <w:delText>m</w:delText>
        </w:r>
      </w:del>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{"citationID":"kTZtFZ6Z","properties":{"formattedCitation":"\\super 32,35\\nosupersub{}","plainCitation":"32,35","noteIndex":0},"citationItems":[{"id":1834,"uris":["http://zotero.org/groups/2769688/items/BIJGWRYF"],"itemData":{"id":1834,"type":"article-journal","container-title":"Science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G."},{"family":"Tang","given":"Sen-Lin"}],"issued":{"date-parts":[["2022",7,6]]}}},{"id":1661,"uris":["http://zotero.org/groups/2769688/items/AIA2Q5Y9"],"itemData":{"id":1661,"type":"article-journal","abstract":"Endozoicomonas bacteria are globally distributed and often abundantly associated with diverse marine hosts including reef-building corals, yet their function remains unknown. In this study we generated novel Endozoicomonas genomes from single cells and metagenomes obtained directly from the corals Stylophora pistillata, Pocillopora verrucosa, and Acropora humilis. We then compared these culture-independent genomes to existing genomes of bacterial isolates acquired from a sponge, sea slug, and coral to examine the functional landscape of this enigmatic genus. Sequencing and analysis of single cells and metagenomes resulted in four novel genomes with 60–76% and 81–90% genome completeness, respectively. These data also confirmed that Endozoicomonas genomes are large and are not streamlined for an obligate endosymbiotic lifestyle, implying that they have free-living stages. All genomes show an enrichment of genes associated with carbon sugar transport and utilization and protein secretion, potentially indicating that Endozoicomonas contribute to the cycling of carbohydrates and the provision of proteins to their respective hosts. Importantly, besides these commonalities, the genomes showed evidence for differential functional specificity and diversification, including genes for the production of amino acids. Given this metabolic diversity of Endozoicomonas we propose that different genotypes play disparate roles and have diversified in concert with their hosts.","container-title":"Scientific Reports","DOI":"10.1038/srep40579","ISSN":"2045-2322","issue":"1","journalAbbreviation":"Sci Rep","language":"en","license":"2017 The Author(s)","note":"number: 1\npublisher: Nature Publishing Group","page":"40579","source":"www.nature.com","title":"Endozoicomonas genomes reveal functional adaptation and plasticity in bacterial strains symbiotically associated with diverse marine hosts","volume":"7","author":[{"family":"Neave","given":"Matthew J."},{"family":"Michell","given":"Craig T."},{"family":"Apprill","given":"Amy"},{"family":"Voolstra","given":"Christian R."}],"issued":{"date-parts":[["2017",1,17]]}}}],"schema":"https://github.com/citation-style-language/schema/raw/master/csl-citation.json"} </w:instrText>
      </w:r>
      <w:r w:rsidR="00AE7C6A">
        <w:rPr>
          <w:rFonts w:ascii="Arial" w:eastAsia="Times New Roman" w:hAnsi="Arial" w:cs="Arial"/>
          <w:sz w:val="20"/>
          <w:szCs w:val="20"/>
        </w:rPr>
        <w:fldChar w:fldCharType="separate"/>
      </w:r>
      <w:r w:rsidR="00C04DDF" w:rsidRPr="00C04DDF">
        <w:rPr>
          <w:rFonts w:ascii="Arial" w:hAnsi="Arial" w:cs="Arial"/>
          <w:sz w:val="20"/>
          <w:vertAlign w:val="superscript"/>
        </w:rPr>
        <w:t>32,35</w:t>
      </w:r>
      <w:r w:rsidR="00AE7C6A">
        <w:rPr>
          <w:rFonts w:ascii="Arial" w:eastAsia="Times New Roman" w:hAnsi="Arial" w:cs="Arial"/>
          <w:sz w:val="20"/>
          <w:szCs w:val="20"/>
        </w:rPr>
        <w:fldChar w:fldCharType="end"/>
      </w:r>
      <w:ins w:id="234" w:author="Microsoft Office User" w:date="2024-11-02T10:26:00Z" w16du:dateUtc="2024-11-02T10:26:00Z">
        <w:r w:rsidR="007372D3">
          <w:rPr>
            <w:rFonts w:ascii="Arial" w:eastAsia="Times New Roman" w:hAnsi="Arial" w:cs="Arial"/>
            <w:sz w:val="20"/>
            <w:szCs w:val="20"/>
          </w:rPr>
          <w:t>. While the use of rela</w:t>
        </w:r>
      </w:ins>
      <w:ins w:id="235" w:author="Microsoft Office User" w:date="2024-11-02T10:27:00Z" w16du:dateUtc="2024-11-02T10:27:00Z">
        <w:r w:rsidR="007372D3">
          <w:rPr>
            <w:rFonts w:ascii="Arial" w:eastAsia="Times New Roman" w:hAnsi="Arial" w:cs="Arial"/>
            <w:sz w:val="20"/>
            <w:szCs w:val="20"/>
          </w:rPr>
          <w:t>tive abundance in these findings may ma</w:t>
        </w:r>
      </w:ins>
      <w:ins w:id="236" w:author="Microsoft Office User" w:date="2024-11-02T11:47:00Z" w16du:dateUtc="2024-11-02T11:47:00Z">
        <w:r w:rsidR="005908B3">
          <w:rPr>
            <w:rFonts w:ascii="Arial" w:eastAsia="Times New Roman" w:hAnsi="Arial" w:cs="Arial"/>
            <w:sz w:val="20"/>
            <w:szCs w:val="20"/>
          </w:rPr>
          <w:t>sk</w:t>
        </w:r>
      </w:ins>
      <w:ins w:id="237" w:author="Microsoft Office User" w:date="2024-11-02T10:27:00Z" w16du:dateUtc="2024-11-02T10:27:00Z">
        <w:r w:rsidR="007372D3">
          <w:rPr>
            <w:rFonts w:ascii="Arial" w:eastAsia="Times New Roman" w:hAnsi="Arial" w:cs="Arial"/>
            <w:sz w:val="20"/>
            <w:szCs w:val="20"/>
          </w:rPr>
          <w:t xml:space="preserve"> potential differences or similarities in the true abundances of this taxon within each coral genus – for example, if coral taxa harbor either high or low true microbial abundances, an observation </w:t>
        </w:r>
        <w:r w:rsidR="007372D3">
          <w:rPr>
            <w:rFonts w:ascii="Arial" w:eastAsia="Times New Roman" w:hAnsi="Arial" w:cs="Arial"/>
            <w:sz w:val="20"/>
            <w:szCs w:val="20"/>
          </w:rPr>
          <w:lastRenderedPageBreak/>
          <w:t>common to sponges</w:t>
        </w:r>
      </w:ins>
      <w:r w:rsidR="007372D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{"citationID":"LGtygMQP","properties":{"formattedCitation":"\\super 42,43\\nosupersub{}","plainCitation":"42,43","noteIndex":0},"citationItems":[{"id":2659,"uris":["http://zotero.org/groups/2769688/items/MSWH6D78"],"itemData":{"id":2659,"type":"article-journal","container-title":"Marine Biology","DOI":"10.1007/s00227-007-0708-y","ISSN":"0025-3162, 1432-1793","issue":"2","journalAbbreviation":"Mar Biol","language":"en","license":"http://www.springer.com/tdm","page":"475-483","source":"DOI.org (Crossref)","title":"Linking abundance and diversity of sponge-associated microbial communities to metabolic differences in host sponges","volume":"152","author":[{"family":"Weisz","given":"Jeremy B."},{"family":"Hentschel","given":"Ute"},{"family":"Lindquist","given":"Niels"},{"family":"Martens","given":"Christopher S."}],"issued":{"date-parts":[["2007",8]]}}},{"id":2655,"uris":["http://zotero.org/groups/2769688/items/IN7HR5AN"],"itemData":{"id":2655,"type":"article-journal","abstract":"The ecological and evolutionary forces that shape interactions between marine sponges and their symbiotic microbiota remain poorly understood. Considerable work has been done to characterize the sponge microbiome, and this research has shown that there are two distinct types of sponges: those with high microbial abundances (HMA) and those with low microbial abundances (LMA). There is no clear evolutionary driver for this distinction, and we have only a limited understanding of how HMA or LMA status affects host phenotypes (e.g. feeding behavior, capacity for nutrient cycling). We had two primary goals with the present study. First, we used a variety of microscopic techniques to compare aspects of host biology (e.g. choanocyte chamber morphology and density) in the context of symbiont status. Secondly, we used molecular approaches to uncover components of ecological structure of bacterial communities in HMA versus LMA sponges (e.g. species richness, evenness). We found that choanocyte chamber density is greater in LMA sponges than in HMA sponges. We also found distinct patterns of organization for bacterial communities in HMA and LMA sponges, although environmental factors, to a lesser degree, also influence community structure in the Floridian sponges we examined. These results suggest that the large bacterial communities found in HMA sponges may allow the host to decrease their heterotrophy versus that of LMA sponges with minimal bacterial communities.","container-title":"Marine Ecology","DOI":"10.1111/maec.12098","ISSN":"1439-0485","issue":"4","language":"en","license":"© 2013 Blackwell Verlag GmbH","note":"_eprint: https://onlinelibrary.wiley.com/doi/pdf/10.1111/maec.12098","page":"414-424","source":"Wiley Online Library","title":"Sponge heterotrophic capacity and bacterial community structure in high- and low-microbial abundance sponges","volume":"35","author":[{"family":"Poppell","given":"Ericka"},{"family":"Weisz","given":"Jeremy"},{"family":"Spicer","given":"Lori"},{"family":"Massaro","given":"Andrew"},{"family":"Hill","given":"April"},{"family":"Hill","given":"Malcolm"}],"issued":{"date-parts":[["2014"]]}}}],"schema":"https://github.com/citation-style-language/schema/raw/master/csl-citation.json"} </w:instrText>
      </w:r>
      <w:r w:rsidR="007372D3">
        <w:rPr>
          <w:rFonts w:ascii="Arial" w:eastAsia="Times New Roman" w:hAnsi="Arial" w:cs="Arial"/>
          <w:sz w:val="20"/>
          <w:szCs w:val="20"/>
        </w:rPr>
        <w:fldChar w:fldCharType="separate"/>
      </w:r>
      <w:r w:rsidR="007372D3" w:rsidRPr="007372D3">
        <w:rPr>
          <w:rFonts w:ascii="Arial" w:hAnsi="Arial" w:cs="Arial"/>
          <w:sz w:val="20"/>
          <w:vertAlign w:val="superscript"/>
        </w:rPr>
        <w:t>42,43</w:t>
      </w:r>
      <w:r w:rsidR="007372D3">
        <w:rPr>
          <w:rFonts w:ascii="Arial" w:eastAsia="Times New Roman" w:hAnsi="Arial" w:cs="Arial"/>
          <w:sz w:val="20"/>
          <w:szCs w:val="20"/>
        </w:rPr>
        <w:fldChar w:fldCharType="end"/>
      </w:r>
      <w:ins w:id="238" w:author="Microsoft Office User" w:date="2024-11-02T10:28:00Z" w16du:dateUtc="2024-11-02T10:28:00Z">
        <w:r w:rsidR="007372D3">
          <w:rPr>
            <w:rFonts w:ascii="Arial" w:eastAsia="Times New Roman" w:hAnsi="Arial" w:cs="Arial"/>
            <w:sz w:val="20"/>
            <w:szCs w:val="20"/>
          </w:rPr>
          <w:t xml:space="preserve">, this may cause relative </w:t>
        </w:r>
      </w:ins>
      <w:ins w:id="239" w:author="Microsoft Office User" w:date="2024-11-02T11:48:00Z" w16du:dateUtc="2024-11-02T11:48:00Z">
        <w:r w:rsidR="005908B3">
          <w:rPr>
            <w:rFonts w:ascii="Arial" w:eastAsia="Times New Roman" w:hAnsi="Arial" w:cs="Arial"/>
            <w:sz w:val="20"/>
            <w:szCs w:val="20"/>
          </w:rPr>
          <w:t>abundances</w:t>
        </w:r>
      </w:ins>
      <w:ins w:id="240" w:author="Microsoft Office User" w:date="2024-11-02T10:28:00Z" w16du:dateUtc="2024-11-02T10:28:00Z">
        <w:r w:rsidR="007372D3">
          <w:rPr>
            <w:rFonts w:ascii="Arial" w:eastAsia="Times New Roman" w:hAnsi="Arial" w:cs="Arial"/>
            <w:sz w:val="20"/>
            <w:szCs w:val="20"/>
          </w:rPr>
          <w:t xml:space="preserve"> of </w:t>
        </w:r>
        <w:r w:rsidR="007372D3">
          <w:rPr>
            <w:rFonts w:ascii="Arial" w:eastAsia="Times New Roman" w:hAnsi="Arial" w:cs="Arial"/>
            <w:i/>
            <w:iCs/>
            <w:sz w:val="20"/>
            <w:szCs w:val="20"/>
          </w:rPr>
          <w:t xml:space="preserve">Endozoicomonas </w:t>
        </w:r>
        <w:r w:rsidR="007372D3">
          <w:rPr>
            <w:rFonts w:ascii="Arial" w:eastAsia="Times New Roman" w:hAnsi="Arial" w:cs="Arial"/>
            <w:sz w:val="20"/>
            <w:szCs w:val="20"/>
          </w:rPr>
          <w:t xml:space="preserve"> to differ between genera even when their true </w:t>
        </w:r>
      </w:ins>
      <w:ins w:id="241" w:author="Microsoft Office User" w:date="2024-11-02T10:45:00Z" w16du:dateUtc="2024-11-02T10:45:00Z">
        <w:r w:rsidR="006D5FE3">
          <w:rPr>
            <w:rFonts w:ascii="Arial" w:eastAsia="Times New Roman" w:hAnsi="Arial" w:cs="Arial"/>
            <w:sz w:val="20"/>
            <w:szCs w:val="20"/>
          </w:rPr>
          <w:t>abundances</w:t>
        </w:r>
      </w:ins>
      <w:ins w:id="242" w:author="Microsoft Office User" w:date="2024-11-02T10:28:00Z" w16du:dateUtc="2024-11-02T10:28:00Z">
        <w:r w:rsidR="007372D3">
          <w:rPr>
            <w:rFonts w:ascii="Arial" w:eastAsia="Times New Roman" w:hAnsi="Arial" w:cs="Arial"/>
            <w:sz w:val="20"/>
            <w:szCs w:val="20"/>
          </w:rPr>
          <w:t xml:space="preserve"> may be equal – these results</w:t>
        </w:r>
      </w:ins>
      <w:ins w:id="243" w:author="Microsoft Office User" w:date="2024-11-02T10:29:00Z" w16du:dateUtc="2024-11-02T10:29:00Z">
        <w:r w:rsidR="007372D3">
          <w:rPr>
            <w:rFonts w:ascii="Arial" w:eastAsia="Times New Roman" w:hAnsi="Arial" w:cs="Arial"/>
            <w:sz w:val="20"/>
            <w:szCs w:val="20"/>
          </w:rPr>
          <w:t xml:space="preserve"> nevertheless</w:t>
        </w:r>
      </w:ins>
      <w:r w:rsidRPr="00961490">
        <w:rPr>
          <w:rFonts w:ascii="Arial" w:eastAsia="Times New Roman" w:hAnsi="Arial" w:cs="Arial"/>
          <w:sz w:val="20"/>
          <w:szCs w:val="20"/>
        </w:rPr>
        <w:t xml:space="preserve"> </w:t>
      </w:r>
      <w:del w:id="244" w:author="Microsoft Office User" w:date="2024-11-02T10:29:00Z" w16du:dateUtc="2024-11-02T10:29:00Z">
        <w:r w:rsidRPr="00961490" w:rsidDel="007372D3">
          <w:rPr>
            <w:rFonts w:ascii="Arial" w:eastAsia="Times New Roman" w:hAnsi="Arial" w:cs="Arial"/>
            <w:sz w:val="20"/>
            <w:szCs w:val="20"/>
          </w:rPr>
          <w:delText xml:space="preserve">and </w:delText>
        </w:r>
      </w:del>
      <w:r w:rsidRPr="00961490">
        <w:rPr>
          <w:rFonts w:ascii="Arial" w:eastAsia="Times New Roman" w:hAnsi="Arial" w:cs="Arial"/>
          <w:sz w:val="20"/>
          <w:szCs w:val="20"/>
        </w:rPr>
        <w:t xml:space="preserve">suggest that the interaction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with</w:t>
      </w:r>
      <w:r w:rsidR="007141C2">
        <w:rPr>
          <w:rFonts w:ascii="Arial" w:eastAsia="Times New Roman" w:hAnsi="Arial" w:cs="Arial"/>
          <w:sz w:val="20"/>
          <w:szCs w:val="20"/>
        </w:rPr>
        <w:t xml:space="preserve"> </w:t>
      </w:r>
      <w:r w:rsidRPr="00961490">
        <w:rPr>
          <w:rFonts w:ascii="Arial" w:eastAsia="Times New Roman" w:hAnsi="Arial" w:cs="Arial"/>
          <w:sz w:val="20"/>
          <w:szCs w:val="20"/>
        </w:rPr>
        <w:t>coral disease susceptibility deserves greater scrutiny. They also echo findings of correlations between life-history strategy and microbiome structure in other important marine invertebrates, such as that between predator defense and microbial abundance in marine sponges</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{"citationID":"51MusAbb","properties":{"formattedCitation":"\\super 44\\nosupersub{}","plainCitation":"44","noteIndex":0},"citationItems":[{"id":1889,"uris":["http://zotero.org/groups/2769688/items/HDNR7F4G"],"itemData":{"id":1889,"type":"article-journal","abstract":"Symbiotic microbial communities of sponges serve critical functions that have shaped the evolution of reef ecosystems since their origins. Symbiont abundance varies tremendously among sponges, with many species classified as either low microbial abundance (LMA) or high microbial abundance (HMA), but the evolutionary dynamics of these symbiotic states remain unknown. This study examines the LMA/HMA dichotomy across an exhaustive sampling of Caribbean sponge biodiversity and predicts that the LMA symbiotic state is the ancestral state among sponges. Conversely, HMA symbioses, consisting of more specialized microorganisms, have evolved multiple times by recruiting similar assemblages, mostly since the rise of scleractinian-dominated reefs. Additionally, HMA symbioses show stronger signals of phylosymbiosis and cophylogeny, consistent with stronger co-evolutionary interaction in these complex holobionts. These results indicate that HMA holobionts are characterized by increased endemism, metabolic dependence and chemical defences. The selective forces driving these patterns may include the concurrent increase in dissolved organic matter in reef ecosystems or the diversification of spongivorous fishes.","container-title":"Nature Ecology &amp; Evolution","DOI":"10.1038/s41559-022-01712-3","ISSN":"2397-334X","issue":"6","journalAbbreviation":"Nat Ecol Evol","language":"en","license":"2022 The Author(s), under exclusive licence to Springer Nature Limited","note":"number: 6\npublisher: Nature Publishing Group","page":"750-762","source":"www.nature.com","title":"Cophylogeny and convergence shape holobiont evolution in sponge–microbe symbioses","volume":"6","author":[{"family":"Sabrina Pankey","given":"M."},{"family":"Plachetzki","given":"David C."},{"family":"Macartney","given":"Keir J."},{"family":"Gastaldi","given":"Marianela"},{"family":"Slattery","given":"Marc"},{"family":"Gochfeld","given":"Deborah J."},{"family":"Lesser","given":"Michael P."}],"issued":{"date-parts":[["2022",6]]}}}],"schema":"https://github.com/citation-style-language/schema/raw/master/csl-citation.json"} </w:instrText>
      </w:r>
      <w:r w:rsidR="00AE7C6A">
        <w:rPr>
          <w:rFonts w:ascii="Arial" w:eastAsia="Times New Roman" w:hAnsi="Arial" w:cs="Arial"/>
          <w:sz w:val="20"/>
          <w:szCs w:val="20"/>
        </w:rPr>
        <w:fldChar w:fldCharType="separate"/>
      </w:r>
      <w:r w:rsidR="007372D3" w:rsidRPr="007372D3">
        <w:rPr>
          <w:rFonts w:ascii="Arial" w:hAnsi="Arial" w:cs="Arial"/>
          <w:sz w:val="20"/>
          <w:vertAlign w:val="superscript"/>
        </w:rPr>
        <w:t>44</w:t>
      </w:r>
      <w:r w:rsidR="00AE7C6A">
        <w:rPr>
          <w:rFonts w:ascii="Arial" w:eastAsia="Times New Roman" w:hAnsi="Arial" w:cs="Arial"/>
          <w:sz w:val="20"/>
          <w:szCs w:val="20"/>
        </w:rPr>
        <w:fldChar w:fldCharType="end"/>
      </w:r>
      <w:r w:rsidRPr="00961490">
        <w:rPr>
          <w:rFonts w:ascii="Arial" w:eastAsia="Times New Roman" w:hAnsi="Arial" w:cs="Arial"/>
          <w:sz w:val="20"/>
          <w:szCs w:val="20"/>
        </w:rPr>
        <w:t>.</w:t>
      </w:r>
    </w:p>
    <w:p w14:paraId="7D97DC9F" w14:textId="2079E569"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mechanism by which corals with high proportions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become more vulnerable to disease are not yet </w:t>
      </w:r>
      <w:proofErr w:type="gramStart"/>
      <w:r w:rsidRPr="00961490">
        <w:rPr>
          <w:rFonts w:ascii="Arial" w:eastAsia="Times New Roman" w:hAnsi="Arial" w:cs="Arial"/>
          <w:sz w:val="20"/>
          <w:szCs w:val="20"/>
        </w:rPr>
        <w:t>known, but</w:t>
      </w:r>
      <w:proofErr w:type="gramEnd"/>
      <w:ins w:id="245" w:author="Microsoft Office User" w:date="2024-10-28T13:47:00Z">
        <w:r w:rsidR="005A4D34">
          <w:rPr>
            <w:rFonts w:ascii="Arial" w:eastAsia="Times New Roman" w:hAnsi="Arial" w:cs="Arial"/>
            <w:sz w:val="20"/>
            <w:szCs w:val="20"/>
          </w:rPr>
          <w:t xml:space="preserve"> may shed light on their role</w:t>
        </w:r>
      </w:ins>
      <w:ins w:id="246" w:author="Microsoft Office User" w:date="2024-10-28T13:48:00Z">
        <w:r w:rsidR="005A4D34">
          <w:rPr>
            <w:rFonts w:ascii="Arial" w:eastAsia="Times New Roman" w:hAnsi="Arial" w:cs="Arial"/>
            <w:sz w:val="20"/>
            <w:szCs w:val="20"/>
          </w:rPr>
          <w:t xml:space="preserve"> in coral symbiosis</w:t>
        </w:r>
      </w:ins>
      <w:ins w:id="247" w:author="Microsoft Office User" w:date="2024-10-28T13:47:00Z">
        <w:r w:rsidR="005A4D34">
          <w:rPr>
            <w:rFonts w:ascii="Arial" w:eastAsia="Times New Roman" w:hAnsi="Arial" w:cs="Arial"/>
            <w:sz w:val="20"/>
            <w:szCs w:val="20"/>
          </w:rPr>
          <w:t>.</w:t>
        </w:r>
      </w:ins>
      <w:ins w:id="248" w:author="Microsoft Office User" w:date="2024-10-28T15:36:00Z">
        <w:r w:rsidR="009E7CFE">
          <w:rPr>
            <w:rFonts w:ascii="Arial" w:eastAsia="Times New Roman" w:hAnsi="Arial" w:cs="Arial"/>
            <w:sz w:val="20"/>
            <w:szCs w:val="20"/>
          </w:rPr>
          <w:t xml:space="preserve"> </w:t>
        </w:r>
      </w:ins>
      <w:del w:id="249" w:author="Microsoft Office User" w:date="2024-10-28T15:36:00Z">
        <w:r w:rsidRPr="00961490" w:rsidDel="009E7CFE">
          <w:rPr>
            <w:rFonts w:ascii="Arial" w:eastAsia="Times New Roman" w:hAnsi="Arial" w:cs="Arial"/>
            <w:sz w:val="20"/>
            <w:szCs w:val="20"/>
          </w:rPr>
          <w:delText xml:space="preserve"> </w:delText>
        </w:r>
      </w:del>
      <w:ins w:id="250" w:author="Microsoft Office User" w:date="2024-10-28T13:48:00Z">
        <w:r w:rsidR="005A4D34">
          <w:rPr>
            <w:rFonts w:ascii="Arial" w:eastAsia="Times New Roman" w:hAnsi="Arial" w:cs="Arial"/>
            <w:sz w:val="20"/>
            <w:szCs w:val="20"/>
          </w:rPr>
          <w:t>P</w:t>
        </w:r>
      </w:ins>
      <w:del w:id="251" w:author="Microsoft Office User" w:date="2024-10-28T13:48:00Z">
        <w:r w:rsidRPr="00961490" w:rsidDel="005A4D34">
          <w:rPr>
            <w:rFonts w:ascii="Arial" w:eastAsia="Times New Roman" w:hAnsi="Arial" w:cs="Arial"/>
            <w:sz w:val="20"/>
            <w:szCs w:val="20"/>
          </w:rPr>
          <w:delText>p</w:delText>
        </w:r>
      </w:del>
      <w:r w:rsidRPr="00961490">
        <w:rPr>
          <w:rFonts w:ascii="Arial" w:eastAsia="Times New Roman" w:hAnsi="Arial" w:cs="Arial"/>
          <w:sz w:val="20"/>
          <w:szCs w:val="20"/>
        </w:rPr>
        <w:t>otential explanations fall into three main categories: ecological, structural, or immunological.</w:t>
      </w:r>
    </w:p>
    <w:p w14:paraId="4C66DA3C" w14:textId="103EF749"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Many coral microbes (but not </w:t>
      </w:r>
      <w:r w:rsidRPr="00961490">
        <w:rPr>
          <w:rFonts w:ascii="Arial" w:eastAsia="Times New Roman" w:hAnsi="Arial" w:cs="Arial"/>
          <w:i/>
          <w:sz w:val="20"/>
          <w:szCs w:val="20"/>
        </w:rPr>
        <w:t>Endozoicomonas</w:t>
      </w:r>
      <w:r w:rsidRPr="00961490">
        <w:rPr>
          <w:rFonts w:ascii="Arial" w:eastAsia="Times New Roman" w:hAnsi="Arial" w:cs="Arial"/>
          <w:sz w:val="20"/>
          <w:szCs w:val="20"/>
        </w:rPr>
        <w:t>) are thought to protect against pathogenic disease by mechanisms such as antibiotic secretion</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{"citationID":"52TLUaOL","properties":{"formattedCitation":"\\super 24\\nosupersub{}","plainCitation":"24","noteIndex":0},"citationItems":[{"id":1794,"uris":["http://zotero.org/groups/2769688/items/W7KF478B"],"itemData":{"id":1794,"type":"article-journal","abstract":"Global increases in coral disease prevalence have been linked to ocean warming through changes in coral-associated bacterial communities, pathogen virulence and immune system function. However, the interactive effects of temperature and pathogens on the coral holobiont are poorly understood. Here, we assessed three compartments of the holobiont (host, Symbiodinium and bacterial community) of the coral Montipora aequituberculata challenged with the pathogen Vibrio coralliilyticus and the commensal bacterium Oceanospirillales sp. under ambient (27°C) and elevated (29.5 and 32°C) seawater temperatures. Few visual signs of bleaching and disease development were apparent in any of the treatments, but responses were detected in the holobiont compartments. V. coralliilyticus acted synergistically and negatively impacted the photochemical efficiency of Symbiodinium at 32°C, while Oceanospirillales had no significant effect on photosynthetic efficiency. The coral, however, exhibited a minor response to the bacterial challenges, with the response towards V. coralliilyticus being significantly more pronounced, and involving the prophenoloxidase-activating system and multiple immune system-related genes. Elevated seawater temperatures did not induce shifts in the coral-associated bacterial community, but caused significant gene expression modulation in both Symbiodinium and the coral host. While Symbiodinium exhibited an antiviral response and upregulated stress response genes, M. aequituberculata showed regulation of genes involved in stress and innate immune response processes, including immune and cytokine receptor signalling, the complement system, immune cell activation and phagocytosis, as well as molecular chaperones. These observations show that M. aequituberculata is capable of maintaining a stable bacterial community under elevated seawater temperatures and thereby contributes to preventing disease development.","container-title":"Molecular Ecology","DOI":"10.1111/mec.14489","ISSN":"1365-294X","issue":"4","language":"en","note":"_eprint: https://onlinelibrary.wiley.com/doi/pdf/10.1111/mec.14489","page":"1065-1080","source":"Wiley Online Library","title":"Antimicrobial and stress responses to increased temperature and bacterial pathogen challenge in the holobiont of a reef-building coral","volume":"27","author":[{"family":"Water","given":"Jeroen A. J. M.","non-dropping-particle":"van de"},{"family":"Chaib De Mares","given":"Maryam"},{"family":"Dixon","given":"Groves B."},{"family":"Raina","given":"Jean-Baptiste"},{"family":"Willis","given":"Bette L."},{"family":"Bourne","given":"David G."},{"family":"Oppen","given":"Madeleine J. H.","non-dropping-particle":"van"}],"issued":{"date-parts":[["2018"]]}}}],"schema":"https://github.com/citation-style-language/schema/raw/master/csl-citation.json"}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24</w:t>
      </w:r>
      <w:r w:rsidR="00AE7C6A">
        <w:rPr>
          <w:rFonts w:ascii="Arial" w:eastAsia="Times New Roman" w:hAnsi="Arial" w:cs="Arial"/>
          <w:sz w:val="20"/>
          <w:szCs w:val="20"/>
        </w:rPr>
        <w:fldChar w:fldCharType="end"/>
      </w:r>
      <w:r w:rsidR="00AE7C6A">
        <w:rPr>
          <w:rFonts w:ascii="Arial" w:eastAsia="Times New Roman" w:hAnsi="Arial" w:cs="Arial"/>
          <w:sz w:val="20"/>
          <w:szCs w:val="20"/>
        </w:rPr>
        <w:t>,</w:t>
      </w:r>
      <w:r w:rsidRPr="00961490">
        <w:rPr>
          <w:rFonts w:ascii="Arial" w:eastAsia="Times New Roman" w:hAnsi="Arial" w:cs="Arial"/>
          <w:sz w:val="20"/>
          <w:szCs w:val="20"/>
        </w:rPr>
        <w:t xml:space="preserve"> direct predation</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{"citationID":"6oh7QTgv","properties":{"formattedCitation":"\\super 25\\nosupersub{}","plainCitation":"25","noteIndex":0},"citationItems":[{"id":2086,"uris":["http://zotero.org/groups/2769688/items/KIPVZSC9"],"itemData":{"id":2086,"type":"article-journal","abstract":"In many ecological communities, predation has a key role in regulating community structure or function. Although predation has been extensively explored in animals and microbial eukaryotes, predation by bacteria is less well understood. Here we show that predatory bacteria of the genus Halobacteriovorax are prevalent and active predators on the surface of several genera of reef-building corals. Across a library of 198 16S rRNA samples spanning three coral genera, 79% were positive for carriage of Halobacteriovorax. Cultured Halobacteriovorax from Porites asteroides corals tested positive for predation on the putative coral pathogens Vibrio corallyticus and Vibrio harveyii. Co-occurrence network analysis showed that Halobacteriovorax’s interactions with other bacteria are influenced by temperature and inorganic nutrient concentration, and further suggested that this bacterial predator’s abundance may be driven by prey availability. Thus, animal microbiomes can harbor active bacterial predators, which may regulate microbiome structure and protect the host by consuming potential pathogens.","container-title":"The ISME Journal","DOI":"10.1038/ismej.2015.219","ISSN":"1751-7370","issue":"6","journalAbbreviation":"ISME J","language":"en","license":"2015 International Society for Microbial Ecology","note":"number: 6\npublisher: Nature Publishing Group","page":"1540-1544","source":"www.nature.com","title":"Bacterial predation in a marine host-associated microbiome","volume":"10","author":[{"family":"Welsh","given":"Rory M."},{"family":"Zaneveld","given":"Jesse R."},{"family":"Rosales","given":"Stephanie M."},{"family":"Payet","given":"Jérôme P."},{"family":"Burkepile","given":"Deron E."},{"family":"Thurber","given":"Rebecca Vega"}],"issued":{"date-parts":[["2016",6]]}}}],"schema":"https://github.com/citation-style-language/schema/raw/master/csl-citation.json"}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25</w:t>
      </w:r>
      <w:r w:rsidR="00AE7C6A">
        <w:rPr>
          <w:rFonts w:ascii="Arial" w:eastAsia="Times New Roman" w:hAnsi="Arial" w:cs="Arial"/>
          <w:sz w:val="20"/>
          <w:szCs w:val="20"/>
        </w:rPr>
        <w:fldChar w:fldCharType="end"/>
      </w:r>
      <w:r w:rsidRPr="00961490">
        <w:rPr>
          <w:rFonts w:ascii="Arial" w:eastAsia="Times New Roman" w:hAnsi="Arial" w:cs="Arial"/>
          <w:sz w:val="20"/>
          <w:szCs w:val="20"/>
        </w:rPr>
        <w:t>, jamming of quorum signaling</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{"citationID":"L7ulLWHk","properties":{"formattedCitation":"\\super 26\\nosupersub{}","plainCitation":"26","noteIndex":0},"citationItems":[{"id":1822,"uris":["http://zotero.org/groups/2769688/items/LY4TUSGY"],"itemData":{"id":1822,"type":"article-journal","container-title":"Coral Reefs","ISSN":"1432-0975","issue":"4","journalAbbreviation":"Coral Reefs","note":"publisher: Springer","page":"1235-1241","title":"Production of quorum-sensing signals by bacteria in the coral mucus layer","volume":"36","author":[{"family":"Li","given":"Jie"},{"family":"Kuang","given":"Weiqi"},{"family":"Long","given":"Lijuan"},{"family":"Zhang","given":"Si"}],"issued":{"date-parts":[["2017"]]}}}],"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26</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and through physically occupying space close to host tissues that may restrict binding sites for opportunists and pathogens. </w:t>
      </w:r>
      <w:del w:id="252" w:author="Microsoft Office User" w:date="2024-10-28T15:41:00Z">
        <w:r w:rsidR="00133DAB" w:rsidDel="00133DAB">
          <w:rPr>
            <w:rFonts w:ascii="Arial" w:eastAsia="Times New Roman" w:hAnsi="Arial" w:cs="Arial"/>
            <w:sz w:val="20"/>
            <w:szCs w:val="20"/>
          </w:rPr>
          <w:fldChar w:fldCharType="begin"/>
        </w:r>
        <w:r w:rsidR="00133DAB" w:rsidDel="00133DAB">
          <w:rPr>
            <w:rFonts w:ascii="Arial" w:eastAsia="Times New Roman" w:hAnsi="Arial" w:cs="Arial"/>
            <w:sz w:val="20"/>
            <w:szCs w:val="20"/>
          </w:rPr>
          <w:delInstrText xml:space="preserve"> ADDIN ZOTERO_ITEM CSL_CITATION {"citationID":"JhdgBbqn","properties":{"formattedCitation":"\\super 40,41\\nosupersub{}","plainCitation":"40,41","noteIndex":0},"citationItems":[{"id":2641,"uris":["http://zotero.org/groups/2769688/items/6FHAB459"],"itemData":{"id":2641,"type":"article-journal","abstract":"The global decline of coral reefs heightens the need to understand how corals respond to changing environmental conditions. Corals are metaorganisms, so-called holobionts, and restructuring of the associated bacterial community has been suggested as a means of holobiont adaptation. However, the potential for restructuring of bacterial communities across coral species in different environments has not been systematically investigated. Here we show that bacterial community structure responds in a coral host-specific manner upon cross-transplantation between reef sites with differing levels of anthropogenic impact. The coral Acropora hemprichii harbors a highly flexible microbiome that differs between each level of anthropogenic impact to which the corals had been transplanted. In contrast, the microbiome of the coral Pocillopora verrucosa remains remarkably stable. Interestingly, upon cross-transplantation to unaffected sites, we find that microbiomes become indistinguishable from back-transplanted controls, suggesting the ability of microbiomes to recover. It remains unclear whether differences to associate with bacteria flexibly reflects different holobiont adaptation mechanisms to respond to environmental change.","container-title":"Nature Communications","DOI":"10.1038/s41467-019-10969-5","ISSN":"2041-1723","issue":"1","journalAbbreviation":"Nat Commun","language":"en","license":"2019 The Author(s)","note":"publisher: Nature Publishing Group","page":"3092","source":"www.nature.com","title":"Coral bacterial community structure responds to environmental change in a host-specific manner","volume":"10","author":[{"family":"Ziegler","given":"Maren"},{"family":"Grupstra","given":"Carsten G. B."},{"family":"Barreto","given":"Marcelle M."},{"family":"Eaton","given":"Martin"},{"family":"BaOmar","given":"Jaafar"},{"family":"Zubier","given":"Khalid"},{"family":"Al-Sofyani","given":"Abdulmohsin"},{"family":"Turki","given":"Adnan J."},{"family":"Ormond","given":"Rupert"},{"family":"Voolstra","given":"Christian R."}],"issued":{"date-parts":[["2019",7,12]]}}},{"id":2637,"uris":["http://zotero.org/groups/2769688/items/VRYN77EI"],"itemData":{"id":2637,"type":"article-journal","abstract":"Animals and plants are metaorganisms and associate with microbes that affect their physiology, stress tolerance, and fitness. Here the hypothesis that alteration of the microbiome may constitute a fast-response mechanism to environmental change is examined. This is supported by recent reciprocal transplant experiments with reef corals, which have shown that their microbiome adapts to thermally variable habitats and changes over time when transplanted into different environments. Further, inoculation of corals with beneficial bacteria increases their stress tolerance. But corals differ in their ability to flexibly associate with different bacteria. How scales of microbiome flexibility may reflect different metaorganism adaptation mechanisms is discussed and future directions for research are pinpointed. It is posited that microbiome flexibility is a broad phenomenon that contributes to the ability of organisms to respond to environmental change. Importantly, adapting with microbial help may provide an alternate route to organismal adaptation that facilitates rapid responses.","container-title":"BioEssays","DOI":"10.1002/bies.202000004","ISSN":"1521-1878","issue":"7","language":"en","license":"© 2020 The Authors. BioEssays published by Wiley Periodicals LLC","note":"_eprint: https://onlinelibrary.wiley.com/doi/pdf/10.1002/bies.202000004","page":"2000004","source":"Wiley Online Library","title":"Adapting with Microbial Help: Microbiome Flexibility Facilitates Rapid Responses to Environmental Change","title-short":"Adapting with Microbial Help","volume":"42","author":[{"family":"Voolstra","given":"Christian R."},{"family":"Ziegler","given":"Maren"}],"issued":{"date-parts":[["2020"]]}}}],"schema":"https://github.com/citation-style-language/schema/raw/master/csl-citation.json"} </w:delInstrText>
        </w:r>
        <w:r w:rsidR="00133DAB" w:rsidDel="00133DAB">
          <w:rPr>
            <w:rFonts w:ascii="Arial" w:eastAsia="Times New Roman" w:hAnsi="Arial" w:cs="Arial"/>
            <w:sz w:val="20"/>
            <w:szCs w:val="20"/>
          </w:rPr>
          <w:fldChar w:fldCharType="separate"/>
        </w:r>
        <w:r w:rsidR="00133DAB" w:rsidRPr="00133DAB" w:rsidDel="00133DAB">
          <w:rPr>
            <w:rFonts w:ascii="Arial" w:hAnsi="Arial" w:cs="Arial"/>
            <w:sz w:val="20"/>
            <w:vertAlign w:val="superscript"/>
          </w:rPr>
          <w:delText>40,41</w:delText>
        </w:r>
        <w:r w:rsidR="00133DAB" w:rsidDel="00133DAB">
          <w:rPr>
            <w:rFonts w:ascii="Arial" w:eastAsia="Times New Roman" w:hAnsi="Arial" w:cs="Arial"/>
            <w:sz w:val="20"/>
            <w:szCs w:val="20"/>
          </w:rPr>
          <w:fldChar w:fldCharType="end"/>
        </w:r>
      </w:del>
      <w:r w:rsidRPr="00961490">
        <w:rPr>
          <w:rFonts w:ascii="Arial" w:eastAsia="Times New Roman" w:hAnsi="Arial" w:cs="Arial"/>
          <w:sz w:val="20"/>
          <w:szCs w:val="20"/>
        </w:rPr>
        <w:t>In theory, it is possible that</w:t>
      </w:r>
      <w:ins w:id="253" w:author="Microsoft Office User" w:date="2024-10-28T14:16:00Z">
        <w:r w:rsidR="008242C9">
          <w:rPr>
            <w:rFonts w:ascii="Arial" w:eastAsia="Times New Roman" w:hAnsi="Arial" w:cs="Arial"/>
            <w:sz w:val="20"/>
            <w:szCs w:val="20"/>
          </w:rPr>
          <w:t xml:space="preserve"> high dominance of</w:t>
        </w:r>
      </w:ins>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del w:id="254" w:author="Microsoft Office User" w:date="2024-10-28T14:16:00Z">
        <w:r w:rsidRPr="00961490" w:rsidDel="008242C9">
          <w:rPr>
            <w:rFonts w:ascii="Arial" w:eastAsia="Times New Roman" w:hAnsi="Arial" w:cs="Arial"/>
            <w:sz w:val="20"/>
            <w:szCs w:val="20"/>
          </w:rPr>
          <w:delText>abundance may interact with other aspects of coral microbial ecology</w:delText>
        </w:r>
      </w:del>
      <w:ins w:id="255" w:author="Microsoft Office User" w:date="2024-10-28T14:17:00Z">
        <w:r w:rsidR="008242C9">
          <w:rPr>
            <w:rFonts w:ascii="Arial" w:eastAsia="Times New Roman" w:hAnsi="Arial" w:cs="Arial"/>
            <w:sz w:val="20"/>
            <w:szCs w:val="20"/>
          </w:rPr>
          <w:t xml:space="preserve">may </w:t>
        </w:r>
      </w:ins>
      <w:ins w:id="256" w:author="Microsoft Office User" w:date="2024-10-28T14:18:00Z">
        <w:r w:rsidR="008242C9">
          <w:rPr>
            <w:rFonts w:ascii="Arial" w:eastAsia="Times New Roman" w:hAnsi="Arial" w:cs="Arial"/>
            <w:sz w:val="20"/>
            <w:szCs w:val="20"/>
          </w:rPr>
          <w:t xml:space="preserve">impact </w:t>
        </w:r>
      </w:ins>
      <w:ins w:id="257" w:author="Microsoft Office User" w:date="2024-10-28T14:17:00Z">
        <w:r w:rsidR="008242C9">
          <w:rPr>
            <w:rFonts w:ascii="Arial" w:eastAsia="Times New Roman" w:hAnsi="Arial" w:cs="Arial"/>
            <w:sz w:val="20"/>
            <w:szCs w:val="20"/>
          </w:rPr>
          <w:t xml:space="preserve">the </w:t>
        </w:r>
      </w:ins>
      <w:ins w:id="258" w:author="Microsoft Office User" w:date="2024-10-28T14:19:00Z">
        <w:r w:rsidR="008242C9">
          <w:rPr>
            <w:rFonts w:ascii="Arial" w:eastAsia="Times New Roman" w:hAnsi="Arial" w:cs="Arial"/>
            <w:sz w:val="20"/>
            <w:szCs w:val="20"/>
          </w:rPr>
          <w:t xml:space="preserve">overall </w:t>
        </w:r>
      </w:ins>
      <w:ins w:id="259" w:author="Microsoft Office User" w:date="2024-10-28T14:17:00Z">
        <w:r w:rsidR="008242C9">
          <w:rPr>
            <w:rFonts w:ascii="Arial" w:eastAsia="Times New Roman" w:hAnsi="Arial" w:cs="Arial"/>
            <w:sz w:val="20"/>
            <w:szCs w:val="20"/>
          </w:rPr>
          <w:t>diversity or richness of the coral microbiome, effectively</w:t>
        </w:r>
      </w:ins>
      <w:ins w:id="260" w:author="Microsoft Office User" w:date="2024-10-28T14:18:00Z">
        <w:r w:rsidR="008242C9">
          <w:rPr>
            <w:rFonts w:ascii="Arial" w:eastAsia="Times New Roman" w:hAnsi="Arial" w:cs="Arial"/>
            <w:sz w:val="20"/>
            <w:szCs w:val="20"/>
          </w:rPr>
          <w:t xml:space="preserve"> </w:t>
        </w:r>
      </w:ins>
      <w:del w:id="261" w:author="Microsoft Office User" w:date="2024-10-28T14:18:00Z">
        <w:r w:rsidRPr="00961490" w:rsidDel="008242C9">
          <w:rPr>
            <w:rFonts w:ascii="Arial" w:eastAsia="Times New Roman" w:hAnsi="Arial" w:cs="Arial"/>
            <w:sz w:val="20"/>
            <w:szCs w:val="20"/>
          </w:rPr>
          <w:delText xml:space="preserve">, thereby </w:delText>
        </w:r>
      </w:del>
      <w:r w:rsidRPr="00961490">
        <w:rPr>
          <w:rFonts w:ascii="Arial" w:eastAsia="Times New Roman" w:hAnsi="Arial" w:cs="Arial"/>
          <w:sz w:val="20"/>
          <w:szCs w:val="20"/>
        </w:rPr>
        <w:t>r</w:t>
      </w:r>
      <w:del w:id="262" w:author="Microsoft Office User" w:date="2024-10-28T15:36:00Z">
        <w:r w:rsidRPr="00961490" w:rsidDel="009E7CFE">
          <w:rPr>
            <w:rFonts w:ascii="Arial" w:eastAsia="Times New Roman" w:hAnsi="Arial" w:cs="Arial"/>
            <w:sz w:val="20"/>
            <w:szCs w:val="20"/>
          </w:rPr>
          <w:delText>educing</w:delText>
        </w:r>
      </w:del>
      <w:ins w:id="263" w:author="Microsoft Office User" w:date="2024-10-28T15:36:00Z">
        <w:r w:rsidR="009E7CFE">
          <w:rPr>
            <w:rFonts w:ascii="Arial" w:eastAsia="Times New Roman" w:hAnsi="Arial" w:cs="Arial"/>
            <w:sz w:val="20"/>
            <w:szCs w:val="20"/>
          </w:rPr>
          <w:t>estricting</w:t>
        </w:r>
      </w:ins>
      <w:r w:rsidRPr="00961490">
        <w:rPr>
          <w:rFonts w:ascii="Arial" w:eastAsia="Times New Roman" w:hAnsi="Arial" w:cs="Arial"/>
          <w:sz w:val="20"/>
          <w:szCs w:val="20"/>
        </w:rPr>
        <w:t xml:space="preserve"> </w:t>
      </w:r>
      <w:ins w:id="264" w:author="Microsoft Office User" w:date="2024-10-28T14:17:00Z">
        <w:r w:rsidR="008242C9">
          <w:rPr>
            <w:rFonts w:ascii="Arial" w:eastAsia="Times New Roman" w:hAnsi="Arial" w:cs="Arial"/>
            <w:sz w:val="20"/>
            <w:szCs w:val="20"/>
          </w:rPr>
          <w:t xml:space="preserve">the </w:t>
        </w:r>
      </w:ins>
      <w:ins w:id="265" w:author="Microsoft Office User" w:date="2024-10-28T14:18:00Z">
        <w:r w:rsidR="008242C9">
          <w:rPr>
            <w:rFonts w:ascii="Arial" w:eastAsia="Times New Roman" w:hAnsi="Arial" w:cs="Arial"/>
            <w:sz w:val="20"/>
            <w:szCs w:val="20"/>
          </w:rPr>
          <w:t xml:space="preserve">diversity of </w:t>
        </w:r>
      </w:ins>
      <w:ins w:id="266" w:author="Microsoft Office User" w:date="2024-10-28T14:19:00Z">
        <w:r w:rsidR="008242C9">
          <w:rPr>
            <w:rFonts w:ascii="Arial" w:eastAsia="Times New Roman" w:hAnsi="Arial" w:cs="Arial"/>
            <w:sz w:val="20"/>
            <w:szCs w:val="20"/>
          </w:rPr>
          <w:t xml:space="preserve">potential </w:t>
        </w:r>
      </w:ins>
      <w:ins w:id="267" w:author="Microsoft Office User" w:date="2024-10-28T14:18:00Z">
        <w:r w:rsidR="008242C9">
          <w:rPr>
            <w:rFonts w:ascii="Arial" w:eastAsia="Times New Roman" w:hAnsi="Arial" w:cs="Arial"/>
            <w:sz w:val="20"/>
            <w:szCs w:val="20"/>
          </w:rPr>
          <w:t>microbi</w:t>
        </w:r>
      </w:ins>
      <w:ins w:id="268" w:author="Microsoft Office User" w:date="2024-10-28T14:19:00Z">
        <w:r w:rsidR="008242C9">
          <w:rPr>
            <w:rFonts w:ascii="Arial" w:eastAsia="Times New Roman" w:hAnsi="Arial" w:cs="Arial"/>
            <w:sz w:val="20"/>
            <w:szCs w:val="20"/>
          </w:rPr>
          <w:t xml:space="preserve">al </w:t>
        </w:r>
      </w:ins>
      <w:ins w:id="269" w:author="Microsoft Office User" w:date="2024-10-28T14:18:00Z">
        <w:r w:rsidR="008242C9">
          <w:rPr>
            <w:rFonts w:ascii="Arial" w:eastAsia="Times New Roman" w:hAnsi="Arial" w:cs="Arial"/>
            <w:sz w:val="20"/>
            <w:szCs w:val="20"/>
          </w:rPr>
          <w:t>defense</w:t>
        </w:r>
      </w:ins>
      <w:ins w:id="270" w:author="Microsoft Office User" w:date="2024-10-28T14:19:00Z">
        <w:r w:rsidR="008242C9">
          <w:rPr>
            <w:rFonts w:ascii="Arial" w:eastAsia="Times New Roman" w:hAnsi="Arial" w:cs="Arial"/>
            <w:sz w:val="20"/>
            <w:szCs w:val="20"/>
          </w:rPr>
          <w:t>s</w:t>
        </w:r>
      </w:ins>
      <w:ins w:id="271" w:author="Microsoft Office User" w:date="2024-10-28T14:18:00Z">
        <w:r w:rsidR="008242C9">
          <w:rPr>
            <w:rFonts w:ascii="Arial" w:eastAsia="Times New Roman" w:hAnsi="Arial" w:cs="Arial"/>
            <w:sz w:val="20"/>
            <w:szCs w:val="20"/>
          </w:rPr>
          <w:t xml:space="preserve"> that may benefit the </w:t>
        </w:r>
      </w:ins>
      <w:ins w:id="272" w:author="Microsoft Office User" w:date="2024-10-28T14:20:00Z">
        <w:r w:rsidR="008242C9">
          <w:rPr>
            <w:rFonts w:ascii="Arial" w:eastAsia="Times New Roman" w:hAnsi="Arial" w:cs="Arial"/>
            <w:sz w:val="20"/>
            <w:szCs w:val="20"/>
          </w:rPr>
          <w:t xml:space="preserve">health of the coral. Similarly, </w:t>
        </w:r>
        <w:r w:rsidR="008242C9">
          <w:rPr>
            <w:rFonts w:ascii="Arial" w:eastAsia="Times New Roman" w:hAnsi="Arial" w:cs="Arial"/>
            <w:i/>
            <w:iCs/>
            <w:sz w:val="20"/>
            <w:szCs w:val="20"/>
          </w:rPr>
          <w:t xml:space="preserve">Endozoicomonas </w:t>
        </w:r>
        <w:r w:rsidR="008242C9">
          <w:rPr>
            <w:rFonts w:ascii="Arial" w:eastAsia="Times New Roman" w:hAnsi="Arial" w:cs="Arial"/>
            <w:sz w:val="20"/>
            <w:szCs w:val="20"/>
          </w:rPr>
          <w:t xml:space="preserve">may interact </w:t>
        </w:r>
      </w:ins>
      <w:ins w:id="273" w:author="Microsoft Office User" w:date="2024-10-28T14:21:00Z">
        <w:r w:rsidR="008242C9">
          <w:rPr>
            <w:rFonts w:ascii="Arial" w:eastAsia="Times New Roman" w:hAnsi="Arial" w:cs="Arial"/>
            <w:sz w:val="20"/>
            <w:szCs w:val="20"/>
          </w:rPr>
          <w:t xml:space="preserve">directly </w:t>
        </w:r>
      </w:ins>
      <w:ins w:id="274" w:author="Microsoft Office User" w:date="2024-10-28T14:20:00Z">
        <w:r w:rsidR="008242C9">
          <w:rPr>
            <w:rFonts w:ascii="Arial" w:eastAsia="Times New Roman" w:hAnsi="Arial" w:cs="Arial"/>
            <w:sz w:val="20"/>
            <w:szCs w:val="20"/>
          </w:rPr>
          <w:t xml:space="preserve">with </w:t>
        </w:r>
      </w:ins>
      <w:ins w:id="275" w:author="Microsoft Office User" w:date="2024-10-28T14:21:00Z">
        <w:r w:rsidR="008242C9">
          <w:rPr>
            <w:rFonts w:ascii="Arial" w:eastAsia="Times New Roman" w:hAnsi="Arial" w:cs="Arial"/>
            <w:sz w:val="20"/>
            <w:szCs w:val="20"/>
          </w:rPr>
          <w:t>other microbiome members in a way that reduces</w:t>
        </w:r>
      </w:ins>
      <w:ins w:id="276" w:author="Microsoft Office User" w:date="2024-10-28T14:18:00Z">
        <w:r w:rsidR="008242C9">
          <w:rPr>
            <w:rFonts w:ascii="Arial" w:eastAsia="Times New Roman" w:hAnsi="Arial" w:cs="Arial"/>
            <w:sz w:val="20"/>
            <w:szCs w:val="20"/>
          </w:rPr>
          <w:t xml:space="preserve"> </w:t>
        </w:r>
      </w:ins>
      <w:proofErr w:type="gramStart"/>
      <w:r w:rsidRPr="00961490">
        <w:rPr>
          <w:rFonts w:ascii="Arial" w:eastAsia="Times New Roman" w:hAnsi="Arial" w:cs="Arial"/>
          <w:sz w:val="20"/>
          <w:szCs w:val="20"/>
        </w:rPr>
        <w:t>microbially-derived</w:t>
      </w:r>
      <w:proofErr w:type="gramEnd"/>
      <w:r w:rsidRPr="00961490">
        <w:rPr>
          <w:rFonts w:ascii="Arial" w:eastAsia="Times New Roman" w:hAnsi="Arial" w:cs="Arial"/>
          <w:sz w:val="20"/>
          <w:szCs w:val="20"/>
        </w:rPr>
        <w:t xml:space="preserve"> host defenses. However,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frequently observed in discrete CAMAs complicates this possibility, as any effects on microbes outside the local area of these CAMAs would have to rely on indirect consequences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-coral interactions or secreted factors. Nevertheless, if this hypothesis were correct, the reductions in the abundance</w:t>
      </w:r>
      <w:ins w:id="277" w:author="Microsoft Office User" w:date="2024-10-28T13:44:00Z">
        <w:r w:rsidR="005A4D34">
          <w:rPr>
            <w:rFonts w:ascii="Arial" w:eastAsia="Times New Roman" w:hAnsi="Arial" w:cs="Arial"/>
            <w:sz w:val="20"/>
            <w:szCs w:val="20"/>
          </w:rPr>
          <w:t xml:space="preserve"> or relative abundance</w:t>
        </w:r>
      </w:ins>
      <w:r w:rsidRPr="00961490">
        <w:rPr>
          <w:rFonts w:ascii="Arial" w:eastAsia="Times New Roman" w:hAnsi="Arial" w:cs="Arial"/>
          <w:sz w:val="20"/>
          <w:szCs w:val="20"/>
        </w:rPr>
        <w:t xml:space="preserv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that are often reported in diseased coral phenotypes (e.g.,</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{"citationID":"vZmW63Hi","properties":{"formattedCitation":"\\super 33\\nosupersub{}","plainCitation":"33","noteIndex":0},"citationItems":[{"id":157,"uris":["http://zotero.org/users/5951735/items/VFSLLWK8"],"itemData":{"id":157,"type":"article-journal","container-title":"The ISME Journal","DOI":"10.1038/ismej.2007.112","ISSN":"1751-7362, 1751-7370","issue":"4","journalAbbreviation":"ISME J","language":"en","page":"350-363","source":"DOI.org (Crossref)","title":"Changes in coral-associated microbial communities during a bleaching event","volume":"2","author":[{"family":"Bourne","given":"David"},{"family":"Iida","given":"Yuki"},{"family":"Uthicke","given":"Sven"},{"family":"Smith-Keune","given":"Carolyn"}],"issued":{"date-parts":[["2008",4]]}}}],"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33</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would then be adaptive on the part of the host, by allowing proportionally greater growth of other, more protective microbes. This hypothesis could be tested by microbial inoculation experiments that increase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prior to or concurrent with disease exposure, with the prediction that this would increase disease severity (although care must be taken to exclude nutritional benefits from corals directly eating the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confounding the results). More systematic studies of whether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exclusively found in visible CAMAs could also speak to the plausibility of this ecological hypothesis, by clarifying the likely routes for interaction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other coral-associated microbes.  </w:t>
      </w:r>
    </w:p>
    <w:p w14:paraId="403EB492" w14:textId="2AEC00CA"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In addition to ecological interactions,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 disease susceptibility correlation may also arise </w:t>
      </w:r>
      <w:proofErr w:type="gramStart"/>
      <w:r w:rsidRPr="00961490">
        <w:rPr>
          <w:rFonts w:ascii="Arial" w:eastAsia="Times New Roman" w:hAnsi="Arial" w:cs="Arial"/>
          <w:sz w:val="20"/>
          <w:szCs w:val="20"/>
        </w:rPr>
        <w:t>as a result of</w:t>
      </w:r>
      <w:proofErr w:type="gramEnd"/>
      <w:r w:rsidRPr="00961490">
        <w:rPr>
          <w:rFonts w:ascii="Arial" w:eastAsia="Times New Roman" w:hAnsi="Arial" w:cs="Arial"/>
          <w:sz w:val="20"/>
          <w:szCs w:val="20"/>
        </w:rPr>
        <w:t xml:space="preserve"> host traits that are permissive for the formation of microbial aggregates. As the cellular processes involved in establishing mutualism, commensalism and pathogenesis often overlap, the same host-microbe interactions that allow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and some other microbes like</w:t>
      </w:r>
      <w:r w:rsidRPr="00961490">
        <w:rPr>
          <w:rFonts w:ascii="Arial" w:eastAsia="Times New Roman" w:hAnsi="Arial" w:cs="Arial"/>
          <w:i/>
          <w:sz w:val="20"/>
          <w:szCs w:val="20"/>
        </w:rPr>
        <w:t xml:space="preserve"> Simkania</w:t>
      </w:r>
      <w:r w:rsidR="00AE7C6A">
        <w:rPr>
          <w:rFonts w:ascii="Arial" w:eastAsia="Times New Roman" w:hAnsi="Arial" w:cs="Arial"/>
          <w:i/>
          <w:sz w:val="20"/>
          <w:szCs w:val="20"/>
        </w:rPr>
        <w:fldChar w:fldCharType="begin"/>
      </w:r>
      <w:r w:rsidR="007372D3">
        <w:rPr>
          <w:rFonts w:ascii="Arial" w:eastAsia="Times New Roman" w:hAnsi="Arial" w:cs="Arial"/>
          <w:i/>
          <w:sz w:val="20"/>
          <w:szCs w:val="20"/>
        </w:rPr>
        <w:instrText xml:space="preserve"> ADDIN ZOTERO_ITEM CSL_CITATION {"citationID":"MwJh6Tna","properties":{"formattedCitation":"\\super 32\\nosupersub{}","plainCitation":"32","noteIndex":0},"citationItems":[{"id":1834,"uris":["http://zotero.org/groups/2769688/items/BIJGWRYF"],"itemData":{"id":1834,"type":"article-journal","container-title":"Science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instrText>
      </w:r>
      <w:r w:rsidR="00AE7C6A">
        <w:rPr>
          <w:rFonts w:ascii="Arial" w:eastAsia="Times New Roman" w:hAnsi="Arial" w:cs="Arial"/>
          <w:i/>
          <w:sz w:val="20"/>
          <w:szCs w:val="20"/>
        </w:rPr>
        <w:fldChar w:fldCharType="separate"/>
      </w:r>
      <w:r w:rsidR="00AE7C6A" w:rsidRPr="00AE7C6A">
        <w:rPr>
          <w:rFonts w:ascii="Arial" w:hAnsi="Arial" w:cs="Arial"/>
          <w:sz w:val="20"/>
          <w:vertAlign w:val="superscript"/>
        </w:rPr>
        <w:t>32</w:t>
      </w:r>
      <w:r w:rsidR="00AE7C6A">
        <w:rPr>
          <w:rFonts w:ascii="Arial" w:eastAsia="Times New Roman" w:hAnsi="Arial" w:cs="Arial"/>
          <w:i/>
          <w:sz w:val="20"/>
          <w:szCs w:val="20"/>
        </w:rPr>
        <w:fldChar w:fldCharType="end"/>
      </w:r>
      <w:r w:rsidRPr="00961490">
        <w:rPr>
          <w:rFonts w:ascii="Arial" w:eastAsia="Times New Roman" w:hAnsi="Arial" w:cs="Arial"/>
          <w:sz w:val="20"/>
          <w:szCs w:val="20"/>
        </w:rPr>
        <w:t xml:space="preserve"> to aggregate within coral tissues may also be more permissive towards invasion by pathogens. So far known coral pathogens have not been reported to be present within CAMAs. However, other structural mechanisms are possible.  For example, the density, morphology, or diversity of septate junctions — which form epithelial barriers similar to tight junctions in chordates</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{"citationID":"6wREOkP6","properties":{"formattedCitation":"\\super 45\\nosupersub{}","plainCitation":"45","noteIndex":0},"citationItems":[{"id":1931,"uris":["http://zotero.org/groups/2769688/items/UUNJ7FD5"],"itemData":{"id":1931,"type":"article-journal","abstract":"Septate junctions (SJs) insure barrier properties and control paracellular diffusion of solutes across epithelia in invertebrates. However, the origin and evolution of their molecular constituents in Metazoa have not been firmly established. Here, we investigated the genomes of early branching metazoan representatives to reconstruct the phylogeny of the molecular components of SJs. Although Claudins and SJ cytoplasmic adaptor components appeared successively throughout metazoan evolution, the structural components of SJs arose at the time of Placozoa/Cnidaria/Bilateria radiation. We also show that in the scleractinian coral Stylophora pistillata, the structural SJ component Neurexin IV colocalizes with the cortical actin network at the apical border of the cells, at the place of SJs. We propose a model for SJ components in Cnidaria. Moreover, our study reveals an unanticipated diversity of SJ structural component variants in cnidarians. This diversity correlates with gene-specific expression in calcifying and noncalcifying tissues, suggesting specific paracellular pathways across the cell layers of these diploblastic animals.","container-title":"Molecular Biology and Evolution","DOI":"10.1093/molbev/msu265","ISSN":"1537-1719","issue":"1","journalAbbreviation":"Mol Biol Evol","language":"eng","note":"PMID: 25246700","page":"44-62","source":"PubMed","title":"Structural molecular components of septate junctions in cnidarians point to the origin of epithelial junctions in eukaryotes","volume":"32","author":[{"family":"Ganot","given":"Philippe"},{"family":"Zoccola","given":"Didier"},{"family":"Tambutté","given":"Eric"},{"family":"Voolstra","given":"Christian R."},{"family":"Aranda","given":"Manuel"},{"family":"Allemand","given":"Denis"},{"family":"Tambutté","given":"Sylvie"}],"issued":{"date-parts":[["2015",1]]}}}],"schema":"https://github.com/citation-style-language/schema/raw/master/csl-citation.json"} </w:instrText>
      </w:r>
      <w:r w:rsidR="00AE7C6A">
        <w:rPr>
          <w:rFonts w:ascii="Arial" w:eastAsia="Times New Roman" w:hAnsi="Arial" w:cs="Arial"/>
          <w:sz w:val="20"/>
          <w:szCs w:val="20"/>
        </w:rPr>
        <w:fldChar w:fldCharType="separate"/>
      </w:r>
      <w:r w:rsidR="007372D3" w:rsidRPr="007372D3">
        <w:rPr>
          <w:rFonts w:ascii="Arial" w:hAnsi="Arial" w:cs="Arial"/>
          <w:sz w:val="20"/>
          <w:vertAlign w:val="superscript"/>
        </w:rPr>
        <w:t>45</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 might, in theory, influence the ability of both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and pathogenic microbes to enter coral tissues. This idea could be tested by examining cellular morphology, sequence similarity, and/or gene expression of septate junctions and their constituent components in coral species in which CAMAs did or did not form. </w:t>
      </w:r>
    </w:p>
    <w:p w14:paraId="25A459A1" w14:textId="1ED56D33"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Finally, it is possible that coral immunological strategies that permit symbiosis with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also tend to make corals more vulnerable to pathogens. Coral species vary in immune investment (as measured by immune parameters like melanin abundance, </w:t>
      </w:r>
      <w:proofErr w:type="spellStart"/>
      <w:r w:rsidRPr="00961490">
        <w:rPr>
          <w:rFonts w:ascii="Arial" w:eastAsia="Times New Roman" w:hAnsi="Arial" w:cs="Arial"/>
          <w:sz w:val="20"/>
          <w:szCs w:val="20"/>
        </w:rPr>
        <w:t>phenoloxidase</w:t>
      </w:r>
      <w:proofErr w:type="spellEnd"/>
      <w:r w:rsidRPr="00961490">
        <w:rPr>
          <w:rFonts w:ascii="Arial" w:eastAsia="Times New Roman" w:hAnsi="Arial" w:cs="Arial"/>
          <w:sz w:val="20"/>
          <w:szCs w:val="20"/>
        </w:rPr>
        <w:t xml:space="preserve"> activity, etc</w:t>
      </w:r>
      <w:r>
        <w:rPr>
          <w:rFonts w:ascii="Arial" w:eastAsia="Times New Roman" w:hAnsi="Arial" w:cs="Arial"/>
          <w:sz w:val="20"/>
          <w:szCs w:val="20"/>
        </w:rPr>
        <w:t>.</w:t>
      </w:r>
      <w:r w:rsidRPr="00961490">
        <w:rPr>
          <w:rFonts w:ascii="Arial" w:eastAsia="Times New Roman" w:hAnsi="Arial" w:cs="Arial"/>
          <w:sz w:val="20"/>
          <w:szCs w:val="20"/>
        </w:rPr>
        <w:t>), and low immune investment has been observed to correlate with disease susceptibility</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{"citationID":"x2R6Cqus","properties":{"formattedCitation":"\\super 46\\nosupersub{}","plainCitation":"46","noteIndex":0},"citationItems":[{"id":1936,"uris":["http://zotero.org/groups/2769688/items/6MRULHAE"],"itemData":{"id":1936,"type":"article-journal","abstract":"Immunity is a key life history trait that may explain hierarchies in the susceptibility of corals to disease and thermal bleaching, two of the greatest current threats to coral health and the persistence of tropical reefs. Despite their ongoing and rapid global decline, there have been few investigations into the immunity mechanisms of reef-building corals. Variables commonly associated with invertebrate immunity, including the presence of melanin, size of melanin-containing granular cells, and phenoloxidase (PO) activity, as well as concentrations of fluorescent proteins (FPs), were investigated in hard (Scleractinia) and soft (Alcyonacea) corals spanning 10 families from the Great Barrier Reef. Detectable levels of these indicators were present in all corals investigated, although relative investment differed among coral taxa. Overall levels of investment were inversely correlated to thermal bleaching and disease susceptibility. In addition, PO activity, melanin-containing granular cell size, and FP concentration were each found to be significant predictors of susceptibility and thus may play key roles in coral immunity. Correlative evidence that taxonomic (family-level) variation in the levels of these constituent immunity parameters underpins susceptibility to both thermal bleaching and disease indicates that baseline immunity underlies the vulnerability of corals to these two threats. This reinforces the necessity of a holistic approach to understanding bleaching and disease in order to accurately determine the resilience of coral reefs.","container-title":"FASEB journal: official publication of the Federation of American Societies for Experimental Biology","DOI":"10.1096/fj.09-152447","ISSN":"1530-6860","issue":"6","journalAbbreviation":"FASEB J","language":"eng","note":"PMID: 20124432","page":"1935-1946","source":"PubMed","title":"Levels of immunity parameters underpin bleaching and disease susceptibility of reef corals","volume":"24","author":[{"family":"Palmer","given":"Caroline V."},{"family":"Bythell","given":"John C."},{"family":"Willis","given":"Bette L."}],"issued":{"date-parts":[["2010",6]]}}}],"schema":"https://github.com/citation-style-language/schema/raw/master/csl-citation.json"} </w:instrText>
      </w:r>
      <w:r w:rsidR="00AE7C6A">
        <w:rPr>
          <w:rFonts w:ascii="Arial" w:eastAsia="Times New Roman" w:hAnsi="Arial" w:cs="Arial"/>
          <w:sz w:val="20"/>
          <w:szCs w:val="20"/>
        </w:rPr>
        <w:fldChar w:fldCharType="separate"/>
      </w:r>
      <w:r w:rsidR="007372D3" w:rsidRPr="007372D3">
        <w:rPr>
          <w:rFonts w:ascii="Arial" w:hAnsi="Arial" w:cs="Arial"/>
          <w:sz w:val="20"/>
          <w:vertAlign w:val="superscript"/>
        </w:rPr>
        <w:t>46</w:t>
      </w:r>
      <w:r w:rsidR="00AE7C6A">
        <w:rPr>
          <w:rFonts w:ascii="Arial" w:eastAsia="Times New Roman" w:hAnsi="Arial" w:cs="Arial"/>
          <w:sz w:val="20"/>
          <w:szCs w:val="20"/>
        </w:rPr>
        <w:fldChar w:fldCharType="end"/>
      </w:r>
      <w:r w:rsidRPr="00961490">
        <w:rPr>
          <w:rFonts w:ascii="Arial" w:eastAsia="Times New Roman" w:hAnsi="Arial" w:cs="Arial"/>
          <w:sz w:val="20"/>
          <w:szCs w:val="20"/>
        </w:rPr>
        <w:t>. Some theory predicts that the evolution of more permissive immunological strategies is favored by symbionts that provide metabolic benefits to the host</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{"citationID":"gHeygVii","properties":{"formattedCitation":"\\super 47\\nosupersub{}","plainCitation":"47","noteIndex":0},"citationItems":[{"id":1890,"uris":["http://zotero.org/groups/2769688/items/H87MPI5R"],"itemData":{"id":1890,"type":"article-journal","abstract":"The evolution of host immunity occurs in the context of the microbiome, but little theory exists to predict how resistance against pathogens might be influenced by the need to tolerate and regulate commensal microbiota. We present a general model to explore the optimal investment in host immunity under conditions in which the host can, versus cannot easily distinguish among commensal versus pathogenic bacteria, and when commensal microbiota can, versus cannot protect the host against the impacts of pathogen infection. We find that a loss of immune vigilance associated with innate immunity over evolutionary time can occur due to the challenge of discriminating between pathogenic and other microbe species. Further, we find the greater the protective effect of microbiome species, acting either directly or via competition with a pathogen, or the higher the costs of immunity, the more likely the loss of immune vigilance is. Conversely, this effect can be reversed when pathogens increase host mortality. Generally, the magnitude of costs of immunity required to allow evolution of decreased immune vigilance are predicted to be lowest when microbiome and pathogen species most resemble each other (in terms of host recognition), and when immune effects on the pathogen are weak. Our model framework makes explicit the core trade-offs likely to shape the evolution of immunity in the context of microbiome/pathogen discrimination. We discuss how this informs interpretation of patterns and process in natural systems, including vulnerability to pathogen emergence.","container-title":"Evolution Letters","DOI":"10.1002/evl3.140","ISSN":"2056-3744","issue":"5","language":"en","note":"_eprint: https://onlinelibrary.wiley.com/doi/pdf/10.1002/evl3.140","page":"534-543","source":"Wiley Online Library","title":"Protective microbiomes can limit the evolution of host pathogen defense","volume":"3","author":[{"family":"Metcalf","given":"C. Jessica E."},{"family":"Koskella","given":"Britt"}],"issued":{"date-parts":[["2019"]]}}}],"schema":"https://github.com/citation-style-language/schema/raw/master/csl-citation.json"} </w:instrText>
      </w:r>
      <w:r w:rsidR="00AE7C6A">
        <w:rPr>
          <w:rFonts w:ascii="Arial" w:eastAsia="Times New Roman" w:hAnsi="Arial" w:cs="Arial"/>
          <w:sz w:val="20"/>
          <w:szCs w:val="20"/>
        </w:rPr>
        <w:fldChar w:fldCharType="separate"/>
      </w:r>
      <w:r w:rsidR="007372D3" w:rsidRPr="007372D3">
        <w:rPr>
          <w:rFonts w:ascii="Arial" w:hAnsi="Arial" w:cs="Arial"/>
          <w:sz w:val="20"/>
          <w:vertAlign w:val="superscript"/>
        </w:rPr>
        <w:t>47</w:t>
      </w:r>
      <w:r w:rsidR="00AE7C6A">
        <w:rPr>
          <w:rFonts w:ascii="Arial" w:eastAsia="Times New Roman" w:hAnsi="Arial" w:cs="Arial"/>
          <w:sz w:val="20"/>
          <w:szCs w:val="20"/>
        </w:rPr>
        <w:fldChar w:fldCharType="end"/>
      </w:r>
      <w:r w:rsidRPr="00961490">
        <w:rPr>
          <w:rFonts w:ascii="Arial" w:eastAsia="Times New Roman" w:hAnsi="Arial" w:cs="Arial"/>
          <w:sz w:val="20"/>
          <w:szCs w:val="20"/>
        </w:rPr>
        <w:t>. In corals specifically, immune repertoires in key gene families such as TIR-domain containing genes vary greatly between species, which has been hypothesized to influence microbiome structure</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{"citationID":"nPLLhP2a","properties":{"formattedCitation":"\\super 48\\nosupersub{}","plainCitation":"48","noteIndex":0},"citationItems":[{"id":2090,"uris":["http://zotero.org/groups/2769688/items/QVSGZYSU"],"itemData":{"id":2090,"type":"article-journal","abstract":"The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AE7C6A">
        <w:rPr>
          <w:rFonts w:ascii="Arial" w:eastAsia="Times New Roman" w:hAnsi="Arial" w:cs="Arial"/>
          <w:sz w:val="20"/>
          <w:szCs w:val="20"/>
        </w:rPr>
        <w:fldChar w:fldCharType="separate"/>
      </w:r>
      <w:r w:rsidR="007372D3" w:rsidRPr="007372D3">
        <w:rPr>
          <w:rFonts w:ascii="Arial" w:hAnsi="Arial" w:cs="Arial"/>
          <w:sz w:val="20"/>
          <w:vertAlign w:val="superscript"/>
        </w:rPr>
        <w:t>48</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Indeed, in sequenced coral genomes the copy number of some of these, such as IL-1R </w:t>
      </w:r>
      <w:r w:rsidRPr="00961490">
        <w:rPr>
          <w:rFonts w:ascii="Arial" w:eastAsia="Times New Roman" w:hAnsi="Arial" w:cs="Arial"/>
          <w:sz w:val="20"/>
          <w:szCs w:val="20"/>
        </w:rPr>
        <w:lastRenderedPageBreak/>
        <w:t xml:space="preserve">receptors, appear to correlate with several features of coral microbiomes, including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{"citationID":"huf7IQK1","properties":{"formattedCitation":"\\super 49\\nosupersub{}","plainCitation":"49","noteIndex":0},"citationItems":[{"id":1977,"uris":["http://zotero.org/groups/2769688/items/589BVLFM"],"itemData":{"id":1977,"type":"article","abstract":"Tropical reef-building corals exist in intimate symbiosis with diverse microbes and viruses. Coral microbiomes are generally much less diverse than their environment, but across studied corals, the biodiversity of these microbiomes varies greatly. It has previously been hypothesized that differences in coral innate immunity in general, and the copy number of TIR-domain containing innate immune genes in particular, may drive interspecific differences in microbiome structure. Despite many existing studies of coral microbiomes, this hypothesis has previously been difficult to test due to a lack of consistently collected cross-species data on coral microbiomes. 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 interspecific differences in microbiome richness and beta-diversity among corals with sequenced genomes. We find that these correlations are also anatomically specific, with an especially strong correlation between IL-1R gene copy numbers and microbiome richness in the coral's endolithic skeleton. Together, these results suggest innate immunity may play a key role in sculpting microbiome structure in corals.","DOI":"10.1101/2023.04.26.538298","language":"en","license":"© 2023, Posted by Cold Spring Harbor Laboratory. This pre-print is available under a Creative Commons License (Attribution-NonCommercial 4.0 International), CC BY-NC 4.0, as described at http://creativecommons.org/licenses/by-nc/4.0/","note":"page: 2023.04.26.538298\nsection: New Results","publisher":"bioRxiv","source":"bioRxiv","title":"Anatomically-specific coupling between innate immune gene repertoire and microbiome structure during coral evolution.","URL":"https://www.biorxiv.org/content/10.1101/2023.04.26.538298v2","author":[{"family":"Brown","given":"Tanya"},{"family":"Sonett","given":"Dylan"},{"family":"McMinds","given":"Ryan"},{"family":"Pollock","given":"F. Joseph"},{"family":"Medina","given":"Mónica"},{"family":"Zaneveld","given":"Jesse Robert"}],"accessed":{"date-parts":[["2023",5,1]]},"issued":{"date-parts":[["2023",4,29]]}}}],"schema":"https://github.com/citation-style-language/schema/raw/master/csl-citation.json"} </w:instrText>
      </w:r>
      <w:r w:rsidR="00AE7C6A">
        <w:rPr>
          <w:rFonts w:ascii="Arial" w:eastAsia="Times New Roman" w:hAnsi="Arial" w:cs="Arial"/>
          <w:sz w:val="20"/>
          <w:szCs w:val="20"/>
        </w:rPr>
        <w:fldChar w:fldCharType="separate"/>
      </w:r>
      <w:r w:rsidR="007372D3" w:rsidRPr="007372D3">
        <w:rPr>
          <w:rFonts w:ascii="Arial" w:hAnsi="Arial" w:cs="Arial"/>
          <w:sz w:val="20"/>
          <w:vertAlign w:val="superscript"/>
        </w:rPr>
        <w:t>49</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Thus,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w:t>
      </w:r>
      <w:r w:rsidRPr="00961490">
        <w:rPr>
          <w:rFonts w:ascii="Arial" w:eastAsia="Times New Roman" w:hAnsi="Arial" w:cs="Arial"/>
          <w:i/>
          <w:sz w:val="20"/>
          <w:szCs w:val="20"/>
        </w:rPr>
        <w:t xml:space="preserve"> </w:t>
      </w:r>
      <w:r w:rsidRPr="00961490">
        <w:rPr>
          <w:rFonts w:ascii="Arial" w:eastAsia="Times New Roman" w:hAnsi="Arial" w:cs="Arial"/>
          <w:sz w:val="20"/>
          <w:szCs w:val="20"/>
        </w:rPr>
        <w:t>promote lower immune investment in corals, which in turn increases disease susceptibility. This hypothesis could be tested by comparing the length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to see whether longer histories of association lead to low immune investment, or by examining selection on innate immune genes in low vs. high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coral lineages (e.g., by </w:t>
      </w:r>
      <w:proofErr w:type="spellStart"/>
      <w:r w:rsidRPr="00961490">
        <w:rPr>
          <w:rFonts w:ascii="Arial" w:eastAsia="Times New Roman" w:hAnsi="Arial" w:cs="Arial"/>
          <w:sz w:val="20"/>
          <w:szCs w:val="20"/>
        </w:rPr>
        <w:t>dN</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dS</w:t>
      </w:r>
      <w:proofErr w:type="spellEnd"/>
      <w:r w:rsidRPr="00961490">
        <w:rPr>
          <w:rFonts w:ascii="Arial" w:eastAsia="Times New Roman" w:hAnsi="Arial" w:cs="Arial"/>
          <w:sz w:val="20"/>
          <w:szCs w:val="20"/>
        </w:rPr>
        <w:t xml:space="preserve"> ratios).</w:t>
      </w:r>
    </w:p>
    <w:p w14:paraId="3C5DDDFA" w14:textId="52DB426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 related immunological explanation would occur if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itself achieves high</w:t>
      </w:r>
      <w:r w:rsidR="00847C6F">
        <w:rPr>
          <w:rFonts w:ascii="Arial" w:eastAsia="Times New Roman" w:hAnsi="Arial" w:cs="Arial"/>
          <w:sz w:val="20"/>
          <w:szCs w:val="20"/>
        </w:rPr>
        <w:t xml:space="preserve"> </w:t>
      </w:r>
      <w:ins w:id="278" w:author="Microsoft Office User" w:date="2024-10-28T13:39:00Z">
        <w:r w:rsidR="00847C6F">
          <w:rPr>
            <w:rFonts w:ascii="Arial" w:eastAsia="Times New Roman" w:hAnsi="Arial" w:cs="Arial"/>
            <w:sz w:val="20"/>
            <w:szCs w:val="20"/>
          </w:rPr>
          <w:t xml:space="preserve">relative </w:t>
        </w:r>
      </w:ins>
      <w:r w:rsidRPr="00961490">
        <w:rPr>
          <w:rFonts w:ascii="Arial" w:eastAsia="Times New Roman" w:hAnsi="Arial" w:cs="Arial"/>
          <w:sz w:val="20"/>
          <w:szCs w:val="20"/>
        </w:rPr>
        <w:t xml:space="preserve">abundances by suppressing aspects of host immunity. Genomic studies of host-associated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identified variation in the proportion of eukaryote-derived genes and domains as a key feature of strain variation, including some domains thought to suppress immunity-induced apoptosis</w:t>
      </w:r>
      <w:r w:rsidR="00A32B0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{"citationID":"nC6SZtSf","properties":{"formattedCitation":"\\super 50\\nosupersub{}","plainCitation":"50","noteIndex":0},"citationItems":[{"id":1879,"uris":["http://zotero.org/groups/2769688/items/63QGZW6F"],"itemData":{"id":1879,"type":"article-journal","abstract":"Endozoicomonas bacteria symbiosis with various marine organisms is hypothesized as a potential indicator of health in corals. Although many amplicon analyses using 16S rRNA gene have suggested the diversity of Endozoicomonas species, genome analysis has been limited due to contamination of host-derived sequences and difficulties in culture and metagenomic analysis. Therefore, the evolutionary and functional potential of individual Endozoicomonas species symbiotic with the same coral species remains unresolved.","container-title":"Microbiome","DOI":"10.1186/s40168-022-01395-9","ISSN":"2049-2618","issue":"1","journalAbbreviation":"Microbiome","page":"220","source":"BioMed Central","title":"Targeted single-cell genomics reveals novel host adaptation strategies of the symbiotic bacteria Endozoicomonas in Acropora tenuis coral","volume":"10","author":[{"family":"Ide","given":"Keigo"},{"family":"Nishikawa","given":"Yohei"},{"family":"Maruyama","given":"Toru"},{"family":"Tsukada","given":"Yuko"},{"family":"Kogawa","given":"Masato"},{"family":"Takeda","given":"Hiroki"},{"family":"Ito","given":"Haruka"},{"family":"Wagatsuma","given":"Ryota"},{"family":"Miyaoka","given":"Rimi"},{"family":"Nakano","given":"Yoshikatsu"},{"family":"Kinjo","given":"Koji"},{"family":"Ito","given":"Michihiro"},{"family":"Hosokawa","given":"Masahito"},{"family":"Yura","given":"Kei"},{"family":"Suda","given":"Shoichiro"},{"family":"Takeyama","given":"Haruko"}],"issued":{"date-parts":[["2022",12,12]]}}}],"schema":"https://github.com/citation-style-language/schema/raw/master/csl-citation.json"} </w:instrText>
      </w:r>
      <w:r w:rsidR="00A32B03">
        <w:rPr>
          <w:rFonts w:ascii="Arial" w:eastAsia="Times New Roman" w:hAnsi="Arial" w:cs="Arial"/>
          <w:sz w:val="20"/>
          <w:szCs w:val="20"/>
        </w:rPr>
        <w:fldChar w:fldCharType="separate"/>
      </w:r>
      <w:r w:rsidR="007372D3" w:rsidRPr="007372D3">
        <w:rPr>
          <w:rFonts w:ascii="Arial" w:hAnsi="Arial" w:cs="Arial"/>
          <w:sz w:val="20"/>
          <w:vertAlign w:val="superscript"/>
        </w:rPr>
        <w:t>50</w:t>
      </w:r>
      <w:r w:rsidR="00A32B03">
        <w:rPr>
          <w:rFonts w:ascii="Arial" w:eastAsia="Times New Roman" w:hAnsi="Arial" w:cs="Arial"/>
          <w:sz w:val="20"/>
          <w:szCs w:val="20"/>
        </w:rPr>
        <w:fldChar w:fldCharType="end"/>
      </w:r>
      <w:r w:rsidRPr="00961490">
        <w:rPr>
          <w:rFonts w:ascii="Arial" w:eastAsia="Times New Roman" w:hAnsi="Arial" w:cs="Arial"/>
          <w:sz w:val="20"/>
          <w:szCs w:val="20"/>
        </w:rPr>
        <w:t>.</w:t>
      </w:r>
      <w:ins w:id="279" w:author="Microsoft Office User" w:date="2024-11-01T13:00:00Z">
        <w:r w:rsidR="00A143DC">
          <w:rPr>
            <w:rFonts w:ascii="Arial" w:eastAsia="Times New Roman" w:hAnsi="Arial" w:cs="Arial"/>
            <w:sz w:val="20"/>
            <w:szCs w:val="20"/>
          </w:rPr>
          <w:t xml:space="preserve"> </w:t>
        </w:r>
        <w:r w:rsidR="00A143DC">
          <w:rPr>
            <w:rFonts w:ascii="Arial" w:eastAsia="Times New Roman" w:hAnsi="Arial" w:cs="Arial"/>
            <w:i/>
            <w:iCs/>
            <w:sz w:val="20"/>
            <w:szCs w:val="20"/>
          </w:rPr>
          <w:t xml:space="preserve">Endozoicomonas </w:t>
        </w:r>
        <w:r w:rsidR="00A143DC">
          <w:rPr>
            <w:rFonts w:ascii="Arial" w:eastAsia="Times New Roman" w:hAnsi="Arial" w:cs="Arial"/>
            <w:sz w:val="20"/>
            <w:szCs w:val="20"/>
          </w:rPr>
          <w:t>has also recently been suggested to play a role in coral hormone homeostasis</w:t>
        </w:r>
      </w:ins>
      <w:ins w:id="280" w:author="Microsoft Office User" w:date="2024-11-01T13:24:00Z">
        <w:r w:rsidR="00EF57E3">
          <w:rPr>
            <w:rFonts w:ascii="Arial" w:hAnsi="Arial" w:cs="Arial"/>
            <w:sz w:val="20"/>
            <w:szCs w:val="20"/>
          </w:rPr>
          <w:fldChar w:fldCharType="begin"/>
        </w:r>
      </w:ins>
      <w:r w:rsidR="007372D3">
        <w:rPr>
          <w:rFonts w:ascii="Arial" w:hAnsi="Arial" w:cs="Arial"/>
          <w:sz w:val="20"/>
          <w:szCs w:val="20"/>
        </w:rPr>
        <w:instrText xml:space="preserve"> ADDIN ZOTERO_ITEM CSL_CITATION {"citationID":"mTQs7wk5","properties":{"formattedCitation":"\\super 37\\nosupersub{}","plainCitation":"37","noteIndex":0},"citationItems":[{"id":2150,"uris":["http://zotero.org/groups/2769688/items/8ZCEF283"],"itemData":{"id":2150,"type":"article","abstract":"Summary Paragraph\nRising temperatures are devastating coral populations throughout the globe1. The coral microbiome is believed to play a critical role in sustaining corals and enabling their adaptation to environmental changes, particularly thermal stress2–4. A ubiquitous group of coral-associated bacteria, known as Endozoicomonas, are hypothesized to provide their host with essential metabolites5. However, the nature of coral-Endozoicomonas symbiosis and the role these bacteria play in adaptation to thermal stress are largely unknown. Here, we show that symbiotic Endozoicomonas adapt to the host environment by gaining the ability to degrade coral-derived steroids and Symbiodiniaceae-derived galactose while losing the ability to synthesize iron-binding siderophores, a common feature of free-living marine bacteria6. More importantly, under thermal stress Endozoicomonas utilizes coral-derived cholesterol partially as a carbon source while simultaneously converting it to the hormones testosterone and progesterone. Both steroids prime the innate immune system and inhibit pathogenic bacteria and fungi7. These findings highlight an unknown interaction between corals and their microbiome that may be critical to coral health as oceans warm up. The ability of bacteria to synthesize eukaryotic steroid hormones underscores the importance of these molecules in inter-kingdom interactions and suggests that their origin may have evolved as a result of eukaryogenesis.","DOI":"10.1101/2023.09.19.558257","language":"en","license":"© 2023, Posted by Cold Spring Harbor Laboratory. This pre-print is available under a Creative Commons License (Attribution-NonCommercial-NoDerivs 4.0 International), CC BY-NC-ND 4.0, as described at http://creativecommons.org/licenses/by-nc-nd/4.0/","note":"page: 2023.09.19.558257\nsection: New Results","publisher":"bioRxiv","source":"bioRxiv","title":"Endozoicomonas provides corals with steroid hormones during thermal stress","URL":"https://www.biorxiv.org/content/10.1101/2023.09.19.558257v1","author":[{"family":"Ochsenkühn","given":"Michael A."},{"family":"Mohamed","given":"Amin R."},{"family":"Haydon","given":"Trent D."},{"family":"Coe","given":"Lisa S. Y."},{"family":"Abrego","given":"David"},{"family":"Amin","given":"Shady A."}],"accessed":{"date-parts":[["2024",3,18]]},"issued":{"date-parts":[["2023",9,19]]}}}],"schema":"https://github.com/citation-style-language/schema/raw/master/csl-citation.json"} </w:instrText>
      </w:r>
      <w:ins w:id="281" w:author="Microsoft Office User" w:date="2024-11-01T13:24:00Z">
        <w:r w:rsidR="00EF57E3">
          <w:rPr>
            <w:rFonts w:ascii="Arial" w:hAnsi="Arial" w:cs="Arial"/>
            <w:sz w:val="20"/>
            <w:szCs w:val="20"/>
          </w:rPr>
          <w:fldChar w:fldCharType="separate"/>
        </w:r>
        <w:r w:rsidR="00EF57E3" w:rsidRPr="00F44CA0">
          <w:rPr>
            <w:rFonts w:ascii="Arial" w:hAnsi="Arial" w:cs="Arial"/>
            <w:sz w:val="20"/>
            <w:vertAlign w:val="superscript"/>
          </w:rPr>
          <w:t>37</w:t>
        </w:r>
        <w:r w:rsidR="00EF57E3">
          <w:rPr>
            <w:rFonts w:ascii="Arial" w:hAnsi="Arial" w:cs="Arial"/>
            <w:sz w:val="20"/>
            <w:szCs w:val="20"/>
          </w:rPr>
          <w:fldChar w:fldCharType="end"/>
        </w:r>
      </w:ins>
      <w:ins w:id="282" w:author="Microsoft Office User" w:date="2024-11-01T13:00:00Z">
        <w:r w:rsidR="00A143DC">
          <w:rPr>
            <w:rFonts w:ascii="Arial" w:eastAsia="Times New Roman" w:hAnsi="Arial" w:cs="Arial"/>
            <w:sz w:val="20"/>
            <w:szCs w:val="20"/>
          </w:rPr>
          <w:t>, which could have multiple physiological effects</w:t>
        </w:r>
      </w:ins>
      <w:ins w:id="283" w:author="Microsoft Office User" w:date="2024-11-01T13:03:00Z">
        <w:r w:rsidR="00A143DC">
          <w:rPr>
            <w:rFonts w:ascii="Arial" w:eastAsia="Times New Roman" w:hAnsi="Arial" w:cs="Arial"/>
            <w:sz w:val="20"/>
            <w:szCs w:val="20"/>
          </w:rPr>
          <w:t xml:space="preserve"> on coral tissue</w:t>
        </w:r>
      </w:ins>
      <w:ins w:id="284" w:author="Microsoft Office User" w:date="2024-11-01T13:04:00Z">
        <w:r w:rsidR="00A143DC">
          <w:rPr>
            <w:rFonts w:ascii="Arial" w:eastAsia="Times New Roman" w:hAnsi="Arial" w:cs="Arial"/>
            <w:sz w:val="20"/>
            <w:szCs w:val="20"/>
          </w:rPr>
          <w:t>s (even those not in direct contact with CAMAs)</w:t>
        </w:r>
      </w:ins>
      <w:ins w:id="285" w:author="Microsoft Office User" w:date="2024-11-01T13:00:00Z">
        <w:r w:rsidR="00A143DC">
          <w:rPr>
            <w:rFonts w:ascii="Arial" w:eastAsia="Times New Roman" w:hAnsi="Arial" w:cs="Arial"/>
            <w:sz w:val="20"/>
            <w:szCs w:val="20"/>
          </w:rPr>
          <w:t>, including potentially influencing both growth rate and immunity.</w:t>
        </w:r>
      </w:ins>
      <w:ins w:id="286" w:author="Microsoft Office User" w:date="2024-11-01T12:57:00Z">
        <w:r w:rsidR="00A143DC">
          <w:rPr>
            <w:rFonts w:ascii="Arial" w:eastAsia="Times New Roman" w:hAnsi="Arial" w:cs="Arial"/>
            <w:sz w:val="20"/>
            <w:szCs w:val="20"/>
          </w:rPr>
          <w:t xml:space="preserve"> </w:t>
        </w:r>
      </w:ins>
      <w:del w:id="287" w:author="Microsoft Office User" w:date="2024-11-01T13:00:00Z">
        <w:r w:rsidRPr="00961490" w:rsidDel="00A143DC">
          <w:rPr>
            <w:rFonts w:ascii="Arial" w:eastAsia="Times New Roman" w:hAnsi="Arial" w:cs="Arial"/>
            <w:sz w:val="20"/>
            <w:szCs w:val="20"/>
          </w:rPr>
          <w:delText xml:space="preserve"> </w:delText>
        </w:r>
      </w:del>
      <w:r w:rsidRPr="00961490">
        <w:rPr>
          <w:rFonts w:ascii="Arial" w:eastAsia="Times New Roman" w:hAnsi="Arial" w:cs="Arial"/>
          <w:sz w:val="20"/>
          <w:szCs w:val="20"/>
        </w:rPr>
        <w:t xml:space="preserve">If representatives of </w:t>
      </w:r>
      <w:ins w:id="288" w:author="Microsoft Office User" w:date="2024-11-01T13:00:00Z">
        <w:r w:rsidR="00A143DC">
          <w:rPr>
            <w:rFonts w:ascii="Arial" w:eastAsia="Times New Roman" w:hAnsi="Arial" w:cs="Arial"/>
            <w:sz w:val="20"/>
            <w:szCs w:val="20"/>
          </w:rPr>
          <w:t xml:space="preserve">diverse </w:t>
        </w:r>
      </w:ins>
      <w:del w:id="289" w:author="Microsoft Office User" w:date="2024-11-01T13:00:00Z">
        <w:r w:rsidRPr="00961490" w:rsidDel="00A143DC">
          <w:rPr>
            <w:rFonts w:ascii="Arial" w:eastAsia="Times New Roman" w:hAnsi="Arial" w:cs="Arial"/>
            <w:sz w:val="20"/>
            <w:szCs w:val="20"/>
          </w:rPr>
          <w:delText xml:space="preserve">those different </w:delText>
        </w:r>
      </w:del>
      <w:r w:rsidRPr="00961490">
        <w:rPr>
          <w:rFonts w:ascii="Arial" w:eastAsia="Times New Roman" w:hAnsi="Arial" w:cs="Arial"/>
          <w:sz w:val="20"/>
          <w:szCs w:val="20"/>
        </w:rPr>
        <w:t xml:space="preserve">strains could be cultured, experiments adding exogenous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might clarify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strains have any direct effects on coral immunity, and if so whether they differ from strain to strain.</w:t>
      </w:r>
      <w:ins w:id="290" w:author="Microsoft Office User" w:date="2024-11-01T13:00:00Z">
        <w:r w:rsidR="00A143DC">
          <w:rPr>
            <w:rFonts w:ascii="Arial" w:eastAsia="Times New Roman" w:hAnsi="Arial" w:cs="Arial"/>
            <w:sz w:val="20"/>
            <w:szCs w:val="20"/>
          </w:rPr>
          <w:t xml:space="preserve"> </w:t>
        </w:r>
      </w:ins>
    </w:p>
    <w:p w14:paraId="087F21B3" w14:textId="20317F3E"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Conclusions. </w:t>
      </w:r>
      <w:r w:rsidRPr="00961490">
        <w:rPr>
          <w:rFonts w:ascii="Arial" w:eastAsia="Times New Roman" w:hAnsi="Arial" w:cs="Arial"/>
          <w:sz w:val="20"/>
          <w:szCs w:val="20"/>
        </w:rPr>
        <w:t xml:space="preserve">Animals evolved in a microbial world. The resulting interactions between animal hosts and their associated microbes influence organismal fitness, and the history of these interactions across generations may influence eco-evolutionary patterns. Using evolutionary analyses of coral microbiomes, we provide evidence that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 mediate growth vs. disease resistance</w:t>
      </w:r>
      <w:del w:id="291" w:author="Microsoft Office User" w:date="2024-11-01T13:02:00Z">
        <w:r w:rsidRPr="00961490" w:rsidDel="00A143DC">
          <w:rPr>
            <w:rFonts w:ascii="Arial" w:eastAsia="Times New Roman" w:hAnsi="Arial" w:cs="Arial"/>
            <w:sz w:val="20"/>
            <w:szCs w:val="20"/>
          </w:rPr>
          <w:delText xml:space="preserve"> (defensive)</w:delText>
        </w:r>
      </w:del>
      <w:r w:rsidRPr="00961490">
        <w:rPr>
          <w:rFonts w:ascii="Arial" w:eastAsia="Times New Roman" w:hAnsi="Arial" w:cs="Arial"/>
          <w:sz w:val="20"/>
          <w:szCs w:val="20"/>
        </w:rPr>
        <w:t xml:space="preserve"> tradeoffs. While further manipulative studies are necessary to confirm this finding and determine the directionality of the relationship, evidence for this trend across the coral tree of life is compelling. </w:t>
      </w:r>
    </w:p>
    <w:p w14:paraId="7E70A7CE" w14:textId="75E5293C"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Our comparative approach suggests that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lineages of corals may grow more quickly under ideal conditions but are more likely to succumb to coral disease. Because much other work has shown that coral disease is exacerbated by global and local stressors such as climate-change driven heat waves or local pollution events</w:t>
      </w:r>
      <w:r w:rsidR="00A32B0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{"citationID":"c71QApSo","properties":{"formattedCitation":"\\super 51,52\\nosupersub{}","plainCitation":"51,52","noteIndex":0},"citationItems":[{"id":1839,"uris":["http://zotero.org/groups/2769688/items/NWBQPNLP"],"itemData":{"id":1839,"type":"article-journal","abstract":"Although knowledge on the diseases affecting corals has been accumulating exponentially since the 2000s, even more effort is required to summarize and guide further investigation. Here, we used the Web of Science database to review 226 studies published, between 2000 and 2020, to identify the major geographic and taxonomic gaps in the literature, and propose future directions for the study of coral diseases. We classified the studies according to the ocean, ecoregion, coral species, disease types, approach (e.g., observational or experimental), and depth. In total, 22 types of diseases were reported for 165 coral species. Acropora spp. was the most studied taxa with 12 types of diseases and 8.2% of the records. Black band, white plague, white syndromes, skeletal eroding, dark spot, and yellow band were the six most common diseases, accounting together for 76.8% of the records. As expected, most studies were conducted in the Caribbean and Indo-Pacific (34.0% and 28.7%, respectively), but only in 44 of the 141 global ecoregions that harbour corals. Observational approaches were the most frequent (75.6% of the records), while experimental approaches accounted for 19.9% and were mainly done on Acropora. The vast majority of studies (</w:instrText>
      </w:r>
      <w:r w:rsidR="007372D3">
        <w:rPr>
          <w:rFonts w:ascii="Cambria Math" w:eastAsia="Times New Roman" w:hAnsi="Cambria Math" w:cs="Cambria Math"/>
          <w:sz w:val="20"/>
          <w:szCs w:val="20"/>
        </w:rPr>
        <w:instrText>∼</w:instrText>
      </w:r>
      <w:r w:rsidR="007372D3">
        <w:rPr>
          <w:rFonts w:ascii="Arial" w:eastAsia="Times New Roman" w:hAnsi="Arial" w:cs="Arial"/>
          <w:sz w:val="20"/>
          <w:szCs w:val="20"/>
        </w:rPr>
        <w:instrText xml:space="preserve">98%) were performed in shallow waters (&lt;30 m depth). We conclude that over the past two decades, coral diseases have been assessed on a very small fraction of coral species, in very few locations around the globe, and at a limited range of their depth distribution. While monitoring bleaching is mandatory for reef ecology and conservation, the ecoepidemiology of coral diseases deserves more space in the research agenda of reef ecosystems.","container-title":"Environmental Advances","DOI":"10.1016/j.envadv.2022.100231","ISSN":"2666-7657","journalAbbreviation":"Environmental Advances","language":"en","page":"100231","source":"ScienceDirect","title":"A global synthesis of the current knowledge on the taxonomic and geographic distribution of major coral diseases","volume":"8","author":[{"family":"Morais","given":"Juliano"},{"family":"Cardoso","given":"Aiara P. L. R"},{"family":"Santos","given":"Bráulio A."}],"issued":{"date-parts":[["2022",7,1]]}}},{"id":1670,"uris":["http://zotero.org/groups/2769688/items/97SA2FIN"],"itemData":{"id":1670,"type":"article-journal","abstract":"Diseases of tropical reef organisms is an intensive area of study, but despite significant advances in methodology and the global knowledge base, identifying the proximate causes of disease outbreaks remains difficult. The dynamics of infectious wildlife diseases are known to be influenced by shifting interactions among the host, pathogen, and other members of the microbiome, and a collective body of work clearly demonstrates that this is also the case for the main foundation species on reefs, corals. Yet, among wildlife, outbreaks of coral diseases stand out as being driven largely by a changing environment. These outbreaks contributed not only to significant losses of coral species but also to whole ecosystem regime shifts. Here we suggest that to better decipher the disease dynamics of corals, we must integrate more holistic and modern paradigms that consider multiple and variable interactions among the three major players in epizootics: the host, its associated microbiome, and the environment. In this perspective, we discuss how expanding the pathogen component of the classic host-pathogen-environment disease triad to incorporate shifts in the microbiome leading to dysbiosis provides a better model for understanding coral disease dynamics. We outline and discuss issues arising when evaluating each component of this trio and make suggestions for bridging gaps between them. We further suggest that to best tackle these challenges, researchers must adjust standard paradigms, like the classic one pathogen-one disease model, that, to date, have been ineffectual at uncovering many of the emergent properties of coral reef disease dynamics. Lastly, we make recommendations for ways forward in the fields of marine disease ecology and the future of coral reef conservation and restoration given these observations.","container-title":"Frontiers in Ecology and Evolution","ISSN":"2296-701X","source":"Frontiers","title":"Deciphering Coral Disease Dynamics: Integrating Host, Microbiome, and the Changing Environment","title-short":"Deciphering Coral Disease Dynamics","URL":"https://www.frontiersin.org/articles/10.3389/fevo.2020.575927","volume":"8","author":[{"family":"Vega Thurber","given":"Rebecca"},{"family":"Mydlarz","given":"Laura D."},{"family":"Brandt","given":"Marilyn"},{"family":"Harvell","given":"Drew"},{"family":"Weil","given":"Ernesto"},{"family":"Raymundo","given":"Laurie"},{"family":"Willis","given":"Bette L."},{"family":"Langevin","given":"Stan"},{"family":"Tracy","given":"Allison M."},{"family":"Littman","given":"Raechel"},{"family":"Kemp","given":"Keri M."},{"family":"Dawkins","given":"Phoebe"},{"family":"Prager","given":"Katherine C."},{"family":"Garren","given":"Melissa"},{"family":"Lamb","given":"Joleah"}],"accessed":{"date-parts":[["2022",7,12]]},"issued":{"date-parts":[["2020"]]}}}],"schema":"https://github.com/citation-style-language/schema/raw/master/csl-citation.json"} </w:instrText>
      </w:r>
      <w:r w:rsidR="00A32B03">
        <w:rPr>
          <w:rFonts w:ascii="Arial" w:eastAsia="Times New Roman" w:hAnsi="Arial" w:cs="Arial"/>
          <w:sz w:val="20"/>
          <w:szCs w:val="20"/>
        </w:rPr>
        <w:fldChar w:fldCharType="separate"/>
      </w:r>
      <w:r w:rsidR="007372D3" w:rsidRPr="007372D3">
        <w:rPr>
          <w:rFonts w:ascii="Arial" w:hAnsi="Arial" w:cs="Arial"/>
          <w:sz w:val="20"/>
          <w:vertAlign w:val="superscript"/>
        </w:rPr>
        <w:t>51,52</w:t>
      </w:r>
      <w:r w:rsidR="00A32B03">
        <w:rPr>
          <w:rFonts w:ascii="Arial" w:eastAsia="Times New Roman" w:hAnsi="Arial" w:cs="Arial"/>
          <w:sz w:val="20"/>
          <w:szCs w:val="20"/>
        </w:rPr>
        <w:fldChar w:fldCharType="end"/>
      </w:r>
      <w:r w:rsidRPr="00961490">
        <w:rPr>
          <w:rFonts w:ascii="Arial" w:eastAsia="Times New Roman" w:hAnsi="Arial" w:cs="Arial"/>
          <w:sz w:val="20"/>
          <w:szCs w:val="20"/>
        </w:rPr>
        <w:t xml:space="preserve">, this may make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dominated coral especially vulnerable to environmental change (Fig</w:t>
      </w:r>
      <w:r w:rsidR="00DB72A3">
        <w:rPr>
          <w:rFonts w:ascii="Arial" w:eastAsia="Times New Roman" w:hAnsi="Arial" w:cs="Arial"/>
          <w:sz w:val="20"/>
          <w:szCs w:val="20"/>
        </w:rPr>
        <w:t>.</w:t>
      </w:r>
      <w:r w:rsidRPr="00961490">
        <w:rPr>
          <w:rFonts w:ascii="Arial" w:eastAsia="Times New Roman" w:hAnsi="Arial" w:cs="Arial"/>
          <w:sz w:val="20"/>
          <w:szCs w:val="20"/>
        </w:rPr>
        <w:t xml:space="preserve"> 4). </w:t>
      </w:r>
      <w:ins w:id="292" w:author="Microsoft Office User" w:date="2024-10-28T15:41:00Z">
        <w:r w:rsidR="00133DAB">
          <w:rPr>
            <w:rFonts w:ascii="Arial" w:eastAsia="Times New Roman" w:hAnsi="Arial" w:cs="Arial"/>
            <w:sz w:val="20"/>
            <w:szCs w:val="20"/>
          </w:rPr>
          <w:t>I</w:t>
        </w:r>
      </w:ins>
      <w:ins w:id="293" w:author="Microsoft Office User" w:date="2024-10-28T15:42:00Z">
        <w:r w:rsidR="00133DAB">
          <w:rPr>
            <w:rFonts w:ascii="Arial" w:eastAsia="Times New Roman" w:hAnsi="Arial" w:cs="Arial"/>
            <w:sz w:val="20"/>
            <w:szCs w:val="20"/>
          </w:rPr>
          <w:t xml:space="preserve">t has even been suggested that </w:t>
        </w:r>
      </w:ins>
      <w:ins w:id="294" w:author="Microsoft Office User" w:date="2024-10-28T15:41:00Z">
        <w:r w:rsidR="00133DAB">
          <w:rPr>
            <w:rFonts w:ascii="Arial" w:eastAsia="Times New Roman" w:hAnsi="Arial" w:cs="Arial"/>
            <w:sz w:val="20"/>
            <w:szCs w:val="20"/>
          </w:rPr>
          <w:t>high dominance</w:t>
        </w:r>
      </w:ins>
      <w:ins w:id="295" w:author="Microsoft Office User" w:date="2024-10-28T15:42:00Z">
        <w:r w:rsidR="00133DAB">
          <w:rPr>
            <w:rFonts w:ascii="Arial" w:eastAsia="Times New Roman" w:hAnsi="Arial" w:cs="Arial"/>
            <w:sz w:val="20"/>
            <w:szCs w:val="20"/>
          </w:rPr>
          <w:t xml:space="preserve"> of one microbial taxon</w:t>
        </w:r>
      </w:ins>
      <w:ins w:id="296" w:author="Microsoft Office User" w:date="2024-10-28T15:47:00Z">
        <w:r w:rsidR="00133DAB">
          <w:rPr>
            <w:rFonts w:ascii="Arial" w:eastAsia="Times New Roman" w:hAnsi="Arial" w:cs="Arial"/>
            <w:sz w:val="20"/>
            <w:szCs w:val="20"/>
          </w:rPr>
          <w:t xml:space="preserve"> </w:t>
        </w:r>
      </w:ins>
      <w:ins w:id="297" w:author="Microsoft Office User" w:date="2024-10-28T15:46:00Z">
        <w:r w:rsidR="00133DAB">
          <w:rPr>
            <w:rFonts w:ascii="Arial" w:eastAsia="Times New Roman" w:hAnsi="Arial" w:cs="Arial"/>
            <w:sz w:val="20"/>
            <w:szCs w:val="20"/>
          </w:rPr>
          <w:t xml:space="preserve">in the coral microbiome </w:t>
        </w:r>
      </w:ins>
      <w:ins w:id="298" w:author="Microsoft Office User" w:date="2024-10-28T15:41:00Z">
        <w:r w:rsidR="00133DAB">
          <w:rPr>
            <w:rFonts w:ascii="Arial" w:eastAsia="Times New Roman" w:hAnsi="Arial" w:cs="Arial"/>
            <w:sz w:val="20"/>
            <w:szCs w:val="20"/>
          </w:rPr>
          <w:t xml:space="preserve">may </w:t>
        </w:r>
      </w:ins>
      <w:ins w:id="299" w:author="Microsoft Office User" w:date="2024-10-28T15:43:00Z">
        <w:r w:rsidR="00133DAB">
          <w:rPr>
            <w:rFonts w:ascii="Arial" w:eastAsia="Times New Roman" w:hAnsi="Arial" w:cs="Arial"/>
            <w:sz w:val="20"/>
            <w:szCs w:val="20"/>
          </w:rPr>
          <w:t xml:space="preserve">have a stabilizing effect </w:t>
        </w:r>
      </w:ins>
      <w:ins w:id="300" w:author="Microsoft Office User" w:date="2024-10-28T15:46:00Z">
        <w:r w:rsidR="00133DAB">
          <w:rPr>
            <w:rFonts w:ascii="Arial" w:eastAsia="Times New Roman" w:hAnsi="Arial" w:cs="Arial"/>
            <w:sz w:val="20"/>
            <w:szCs w:val="20"/>
          </w:rPr>
          <w:t xml:space="preserve">on the rest of </w:t>
        </w:r>
      </w:ins>
      <w:ins w:id="301" w:author="Microsoft Office User" w:date="2024-10-28T15:48:00Z">
        <w:r w:rsidR="00133DAB">
          <w:rPr>
            <w:rFonts w:ascii="Arial" w:eastAsia="Times New Roman" w:hAnsi="Arial" w:cs="Arial"/>
            <w:sz w:val="20"/>
            <w:szCs w:val="20"/>
          </w:rPr>
          <w:t xml:space="preserve">the </w:t>
        </w:r>
      </w:ins>
      <w:ins w:id="302" w:author="Microsoft Office User" w:date="2024-10-28T15:46:00Z">
        <w:r w:rsidR="00133DAB">
          <w:rPr>
            <w:rFonts w:ascii="Arial" w:eastAsia="Times New Roman" w:hAnsi="Arial" w:cs="Arial"/>
            <w:sz w:val="20"/>
            <w:szCs w:val="20"/>
          </w:rPr>
          <w:t>community</w:t>
        </w:r>
      </w:ins>
      <w:r w:rsidR="00133DAB">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{"citationID":"OsKaSXgh","properties":{"formattedCitation":"\\super 53\\nosupersub{}","plainCitation":"53","noteIndex":0},"citationItems":[{"id":2641,"uris":["http://zotero.org/groups/2769688/items/6FHAB459"],"itemData":{"id":2641,"type":"article-journal","abstract":"The global decline of coral reefs heightens the need to understand how corals respond to changing environmental conditions. Corals are metaorganisms, so-called holobionts, and restructuring of the associated bacterial community has been suggested as a means of holobiont adaptation. However, the potential for restructuring of bacterial communities across coral species in different environments has not been systematically investigated. Here we show that bacterial community structure responds in a coral host-specific manner upon cross-transplantation between reef sites with differing levels of anthropogenic impact. The coral Acropora hemprichii harbors a highly flexible microbiome that differs between each level of anthropogenic impact to which the corals had been transplanted. In contrast, the microbiome of the coral Pocillopora verrucosa remains remarkably stable. Interestingly, upon cross-transplantation to unaffected sites, we find that microbiomes become indistinguishable from back-transplanted controls, suggesting the ability of microbiomes to recover. It remains unclear whether differences to associate with bacteria flexibly reflects different holobiont adaptation mechanisms to respond to environmental change.","container-title":"Nature Communications","DOI":"10.1038/s41467-019-10969-5","ISSN":"2041-1723","issue":"1","journalAbbreviation":"Nat Commun","language":"en","license":"2019 The Author(s)","note":"publisher: Nature Publishing Group","page":"3092","source":"www.nature.com","title":"Coral bacterial community structure responds to environmental change in a host-specific manner","volume":"10","author":[{"family":"Ziegler","given":"Maren"},{"family":"Grupstra","given":"Carsten G. B."},{"family":"Barreto","given":"Marcelle M."},{"family":"Eaton","given":"Martin"},{"family":"BaOmar","given":"Jaafar"},{"family":"Zubier","given":"Khalid"},{"family":"Al-Sofyani","given":"Abdulmohsin"},{"family":"Turki","given":"Adnan J."},{"family":"Ormond","given":"Rupert"},{"family":"Voolstra","given":"Christian R."}],"issued":{"date-parts":[["2019",7,12]]}}}],"schema":"https://github.com/citation-style-language/schema/raw/master/csl-citation.json"} </w:instrText>
      </w:r>
      <w:r w:rsidR="00133DAB">
        <w:rPr>
          <w:rFonts w:ascii="Arial" w:eastAsia="Times New Roman" w:hAnsi="Arial" w:cs="Arial"/>
          <w:sz w:val="20"/>
          <w:szCs w:val="20"/>
        </w:rPr>
        <w:fldChar w:fldCharType="separate"/>
      </w:r>
      <w:r w:rsidR="007372D3" w:rsidRPr="007372D3">
        <w:rPr>
          <w:rFonts w:ascii="Arial" w:hAnsi="Arial" w:cs="Arial"/>
          <w:sz w:val="20"/>
          <w:vertAlign w:val="superscript"/>
        </w:rPr>
        <w:t>53</w:t>
      </w:r>
      <w:r w:rsidR="00133DAB">
        <w:rPr>
          <w:rFonts w:ascii="Arial" w:eastAsia="Times New Roman" w:hAnsi="Arial" w:cs="Arial"/>
          <w:sz w:val="20"/>
          <w:szCs w:val="20"/>
        </w:rPr>
        <w:fldChar w:fldCharType="end"/>
      </w:r>
      <w:ins w:id="303" w:author="Microsoft Office User" w:date="2024-10-28T15:47:00Z">
        <w:r w:rsidR="00133DAB">
          <w:rPr>
            <w:rFonts w:ascii="Arial" w:eastAsia="Times New Roman" w:hAnsi="Arial" w:cs="Arial"/>
            <w:sz w:val="20"/>
            <w:szCs w:val="20"/>
          </w:rPr>
          <w:t xml:space="preserve">, thereby </w:t>
        </w:r>
      </w:ins>
      <w:ins w:id="304" w:author="Microsoft Office User" w:date="2024-10-28T15:43:00Z">
        <w:r w:rsidR="00133DAB">
          <w:rPr>
            <w:rFonts w:ascii="Arial" w:eastAsia="Times New Roman" w:hAnsi="Arial" w:cs="Arial"/>
            <w:sz w:val="20"/>
            <w:szCs w:val="20"/>
          </w:rPr>
          <w:t>l</w:t>
        </w:r>
      </w:ins>
      <w:ins w:id="305" w:author="Microsoft Office User" w:date="2024-10-28T15:41:00Z">
        <w:r w:rsidR="00133DAB">
          <w:rPr>
            <w:rFonts w:ascii="Arial" w:eastAsia="Times New Roman" w:hAnsi="Arial" w:cs="Arial"/>
            <w:sz w:val="20"/>
            <w:szCs w:val="20"/>
          </w:rPr>
          <w:t>imit</w:t>
        </w:r>
      </w:ins>
      <w:ins w:id="306" w:author="Microsoft Office User" w:date="2024-10-28T15:47:00Z">
        <w:r w:rsidR="00133DAB">
          <w:rPr>
            <w:rFonts w:ascii="Arial" w:eastAsia="Times New Roman" w:hAnsi="Arial" w:cs="Arial"/>
            <w:sz w:val="20"/>
            <w:szCs w:val="20"/>
          </w:rPr>
          <w:t xml:space="preserve">ing </w:t>
        </w:r>
      </w:ins>
      <w:ins w:id="307" w:author="Microsoft Office User" w:date="2024-10-28T15:41:00Z">
        <w:r w:rsidR="00133DAB">
          <w:rPr>
            <w:rFonts w:ascii="Arial" w:eastAsia="Times New Roman" w:hAnsi="Arial" w:cs="Arial"/>
            <w:sz w:val="20"/>
            <w:szCs w:val="20"/>
          </w:rPr>
          <w:t xml:space="preserve">the </w:t>
        </w:r>
      </w:ins>
      <w:ins w:id="308" w:author="Microsoft Office User" w:date="2024-10-28T15:44:00Z">
        <w:r w:rsidR="00133DAB">
          <w:rPr>
            <w:rFonts w:ascii="Arial" w:eastAsia="Times New Roman" w:hAnsi="Arial" w:cs="Arial"/>
            <w:sz w:val="20"/>
            <w:szCs w:val="20"/>
          </w:rPr>
          <w:t xml:space="preserve">flexibility of the microbiome to </w:t>
        </w:r>
      </w:ins>
      <w:ins w:id="309" w:author="Microsoft Office User" w:date="2024-10-28T15:47:00Z">
        <w:r w:rsidR="00133DAB">
          <w:rPr>
            <w:rFonts w:ascii="Arial" w:eastAsia="Times New Roman" w:hAnsi="Arial" w:cs="Arial"/>
            <w:sz w:val="20"/>
            <w:szCs w:val="20"/>
          </w:rPr>
          <w:t>func</w:t>
        </w:r>
      </w:ins>
      <w:ins w:id="310" w:author="Microsoft Office User" w:date="2024-10-28T15:48:00Z">
        <w:r w:rsidR="00133DAB">
          <w:rPr>
            <w:rFonts w:ascii="Arial" w:eastAsia="Times New Roman" w:hAnsi="Arial" w:cs="Arial"/>
            <w:sz w:val="20"/>
            <w:szCs w:val="20"/>
          </w:rPr>
          <w:t>tionally adapt</w:t>
        </w:r>
      </w:ins>
      <w:ins w:id="311" w:author="Microsoft Office User" w:date="2024-10-28T15:44:00Z">
        <w:r w:rsidR="00133DAB">
          <w:rPr>
            <w:rFonts w:ascii="Arial" w:eastAsia="Times New Roman" w:hAnsi="Arial" w:cs="Arial"/>
            <w:sz w:val="20"/>
            <w:szCs w:val="20"/>
          </w:rPr>
          <w:t xml:space="preserve"> </w:t>
        </w:r>
      </w:ins>
      <w:ins w:id="312" w:author="Microsoft Office User" w:date="2024-10-28T15:48:00Z">
        <w:r w:rsidR="00133DAB">
          <w:rPr>
            <w:rFonts w:ascii="Arial" w:eastAsia="Times New Roman" w:hAnsi="Arial" w:cs="Arial"/>
            <w:sz w:val="20"/>
            <w:szCs w:val="20"/>
          </w:rPr>
          <w:t xml:space="preserve">through restructuring </w:t>
        </w:r>
      </w:ins>
      <w:ins w:id="313" w:author="Microsoft Office User" w:date="2024-10-28T15:45:00Z">
        <w:r w:rsidR="00133DAB">
          <w:rPr>
            <w:rFonts w:ascii="Arial" w:eastAsia="Times New Roman" w:hAnsi="Arial" w:cs="Arial"/>
            <w:sz w:val="20"/>
            <w:szCs w:val="20"/>
          </w:rPr>
          <w:t>when exposed to environmental stressors</w:t>
        </w:r>
      </w:ins>
      <w:r w:rsidR="004730E9">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{"citationID":"sgOzXcsA","properties":{"formattedCitation":"\\super 54\\nosupersub{}","plainCitation":"54","noteIndex":0},"citationItems":[{"id":2637,"uris":["http://zotero.org/groups/2769688/items/VRYN77EI"],"itemData":{"id":2637,"type":"article-journal","abstract":"Animals and plants are metaorganisms and associate with microbes that affect their physiology, stress tolerance, and fitness. Here the hypothesis that alteration of the microbiome may constitute a fast-response mechanism to environmental change is examined. This is supported by recent reciprocal transplant experiments with reef corals, which have shown that their microbiome adapts to thermally variable habitats and changes over time when transplanted into different environments. Further, inoculation of corals with beneficial bacteria increases their stress tolerance. But corals differ in their ability to flexibly associate with different bacteria. How scales of microbiome flexibility may reflect different metaorganism adaptation mechanisms is discussed and future directions for research are pinpointed. It is posited that microbiome flexibility is a broad phenomenon that contributes to the ability of organisms to respond to environmental change. Importantly, adapting with microbial help may provide an alternate route to organismal adaptation that facilitates rapid responses.","container-title":"BioEssays","DOI":"10.1002/bies.202000004","ISSN":"1521-1878","issue":"7","language":"en","license":"© 2020 The Authors. BioEssays published by Wiley Periodicals LLC","note":"_eprint: https://onlinelibrary.wiley.com/doi/pdf/10.1002/bies.202000004","page":"2000004","source":"Wiley Online Library","title":"Adapting with Microbial Help: Microbiome Flexibility Facilitates Rapid Responses to Environmental Change","title-short":"Adapting with Microbial Help","volume":"42","author":[{"family":"Voolstra","given":"Christian R."},{"family":"Ziegler","given":"Maren"}],"issued":{"date-parts":[["2020"]]}}}],"schema":"https://github.com/citation-style-language/schema/raw/master/csl-citation.json"} </w:instrText>
      </w:r>
      <w:r w:rsidR="004730E9">
        <w:rPr>
          <w:rFonts w:ascii="Arial" w:eastAsia="Times New Roman" w:hAnsi="Arial" w:cs="Arial"/>
          <w:sz w:val="20"/>
          <w:szCs w:val="20"/>
        </w:rPr>
        <w:fldChar w:fldCharType="separate"/>
      </w:r>
      <w:r w:rsidR="007372D3" w:rsidRPr="007372D3">
        <w:rPr>
          <w:rFonts w:ascii="Arial" w:hAnsi="Arial" w:cs="Arial"/>
          <w:sz w:val="20"/>
          <w:vertAlign w:val="superscript"/>
        </w:rPr>
        <w:t>54</w:t>
      </w:r>
      <w:r w:rsidR="004730E9">
        <w:rPr>
          <w:rFonts w:ascii="Arial" w:eastAsia="Times New Roman" w:hAnsi="Arial" w:cs="Arial"/>
          <w:sz w:val="20"/>
          <w:szCs w:val="20"/>
        </w:rPr>
        <w:fldChar w:fldCharType="end"/>
      </w:r>
      <w:ins w:id="314" w:author="Microsoft Office User" w:date="2024-10-28T15:43:00Z">
        <w:r w:rsidR="00133DAB">
          <w:rPr>
            <w:rFonts w:ascii="Arial" w:eastAsia="Times New Roman" w:hAnsi="Arial" w:cs="Arial"/>
            <w:sz w:val="20"/>
            <w:szCs w:val="20"/>
          </w:rPr>
          <w:t>.</w:t>
        </w:r>
      </w:ins>
    </w:p>
    <w:p w14:paraId="2D9CAB3F" w14:textId="3DDBCE9D" w:rsidR="00961490" w:rsidRDefault="00961490" w:rsidP="00961490">
      <w:pPr>
        <w:rPr>
          <w:rFonts w:ascii="Arial" w:eastAsia="Times New Roman" w:hAnsi="Arial" w:cs="Arial"/>
          <w:sz w:val="20"/>
          <w:szCs w:val="20"/>
        </w:rPr>
      </w:pPr>
      <w:r w:rsidRPr="00961490">
        <w:rPr>
          <w:rFonts w:ascii="Arial" w:eastAsia="Times New Roman" w:hAnsi="Arial" w:cs="Arial"/>
          <w:sz w:val="20"/>
          <w:szCs w:val="20"/>
        </w:rPr>
        <w:t>If microbial symbiosis does play a causal role in coral life history tradeoffs in the present day, then identifying microbes underlying those tradeoffs may benefit microbiome manipulation for targeted coral conservation and restoration strategies. For example, microbial screening</w:t>
      </w:r>
      <w:r w:rsidR="00A32B03">
        <w:rPr>
          <w:rFonts w:ascii="Arial" w:eastAsia="Times New Roman" w:hAnsi="Arial" w:cs="Arial"/>
          <w:sz w:val="20"/>
          <w:szCs w:val="20"/>
        </w:rPr>
        <w:t>(e.g.,</w:t>
      </w:r>
      <w:r w:rsidR="00A32B0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{"citationID":"TqtFiuVz","properties":{"formattedCitation":"\\super 55\\nosupersub{}","plainCitation":"55","noteIndex":0},"citationItems":[{"id":1831,"uris":["http://zotero.org/groups/2769688/items/CTDZX3JD"],"itemData":{"id":1831,"type":"article-journal","container-title":"Marine Biology","issue":"4","note":"publisher: Springer","page":"1–18","source":"Google Scholar","title":"Microbial indicators as a diagnostic tool for assessing water quality and climate stress in coral reef ecosystems","volume":"164","author":[{"family":"Glasl","given":"Bettina"},{"family":"Webster","given":"Nicole S."},{"family":"Bourne","given":"David G."}],"issued":{"date-parts":[["2017"]]}}}],"schema":"https://github.com/citation-style-language/schema/raw/master/csl-citation.json"} </w:instrText>
      </w:r>
      <w:r w:rsidR="00A32B03">
        <w:rPr>
          <w:rFonts w:ascii="Arial" w:eastAsia="Times New Roman" w:hAnsi="Arial" w:cs="Arial"/>
          <w:sz w:val="20"/>
          <w:szCs w:val="20"/>
        </w:rPr>
        <w:fldChar w:fldCharType="separate"/>
      </w:r>
      <w:r w:rsidR="007372D3" w:rsidRPr="007372D3">
        <w:rPr>
          <w:rFonts w:ascii="Arial" w:hAnsi="Arial" w:cs="Arial"/>
          <w:sz w:val="20"/>
          <w:vertAlign w:val="superscript"/>
        </w:rPr>
        <w:t>55</w:t>
      </w:r>
      <w:r w:rsidR="00A32B03">
        <w:rPr>
          <w:rFonts w:ascii="Arial" w:eastAsia="Times New Roman" w:hAnsi="Arial" w:cs="Arial"/>
          <w:sz w:val="20"/>
          <w:szCs w:val="20"/>
        </w:rPr>
        <w:fldChar w:fldCharType="end"/>
      </w:r>
      <w:r w:rsidR="00A32B03">
        <w:rPr>
          <w:rFonts w:ascii="Arial" w:eastAsia="Times New Roman" w:hAnsi="Arial" w:cs="Arial"/>
          <w:sz w:val="20"/>
          <w:szCs w:val="20"/>
        </w:rPr>
        <w:t>)</w:t>
      </w:r>
      <w:r w:rsidRPr="00961490">
        <w:rPr>
          <w:rFonts w:ascii="Arial" w:eastAsia="Times New Roman" w:hAnsi="Arial" w:cs="Arial"/>
          <w:sz w:val="20"/>
          <w:szCs w:val="20"/>
        </w:rPr>
        <w:t xml:space="preserve"> could help identify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 species or populations that may be more susceptible to disease and drive the conservation and protection of these individuals or their habitats. Identif</w:t>
      </w:r>
      <w:r w:rsidR="000F0E29">
        <w:rPr>
          <w:rFonts w:ascii="Arial" w:eastAsia="Times New Roman" w:hAnsi="Arial" w:cs="Arial"/>
          <w:sz w:val="20"/>
          <w:szCs w:val="20"/>
        </w:rPr>
        <w:t xml:space="preserve">ication of </w:t>
      </w:r>
      <w:r w:rsidRPr="00961490">
        <w:rPr>
          <w:rFonts w:ascii="Arial" w:eastAsia="Times New Roman" w:hAnsi="Arial" w:cs="Arial"/>
          <w:sz w:val="20"/>
          <w:szCs w:val="20"/>
        </w:rPr>
        <w:t>these target corals is perhaps most relevant for coral restoration initiatives that include breeding, nursery propagation and out</w:t>
      </w:r>
      <w:r w:rsidR="000F0E29">
        <w:rPr>
          <w:rFonts w:ascii="Arial" w:eastAsia="Times New Roman" w:hAnsi="Arial" w:cs="Arial"/>
          <w:sz w:val="20"/>
          <w:szCs w:val="20"/>
        </w:rPr>
        <w:t>-</w:t>
      </w:r>
      <w:r w:rsidRPr="00961490">
        <w:rPr>
          <w:rFonts w:ascii="Arial" w:eastAsia="Times New Roman" w:hAnsi="Arial" w:cs="Arial"/>
          <w:sz w:val="20"/>
          <w:szCs w:val="20"/>
        </w:rPr>
        <w:t xml:space="preserve">planting, where coral health is monitored closely and predicting disease susceptibility can inform decision-making. Depending on the mechanism underlying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disease susceptibility correlations reported here,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corals may further represent strong candidates for microbiome engineering (e.g., human-assisted manipulation of host-associated microbes</w:t>
      </w:r>
      <w:r w:rsidR="00A32B0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{"citationID":"cEoUrwA2","properties":{"formattedCitation":"\\super 56\\nosupersub{}","plainCitation":"56","noteIndex":0},"citationItems":[{"id":63,"uris":["http://zotero.org/users/5951735/items/PMV83AYZ"],"itemData":{"id":63,"type":"article-journal","container-title":"Frontiers in Ecology and the Environment","DOI":"10.1002/fee.2001","ISSN":"1540-9295, 1540-9309","issue":"2","journalAbbreviation":"Front Ecol Environ","language":"en","page":"100-108","source":"DOI.org (Crossref)","title":"Microbiome engineering: enhancing climate resilience in corals","title-short":"Microbiome engineering","volume":"17","author":[{"family":"Epstein","given":"Hannah E"},{"family":"Smith","given":"Hillary A"},{"family":"Torda","given":"Gergely"},{"family":"Oppen","given":"Madeleine JH"}],"issued":{"date-parts":[["2019",3]]}}}],"schema":"https://github.com/citation-style-language/schema/raw/master/csl-citation.json"} </w:instrText>
      </w:r>
      <w:r w:rsidR="00A32B03">
        <w:rPr>
          <w:rFonts w:ascii="Arial" w:eastAsia="Times New Roman" w:hAnsi="Arial" w:cs="Arial"/>
          <w:sz w:val="20"/>
          <w:szCs w:val="20"/>
        </w:rPr>
        <w:fldChar w:fldCharType="separate"/>
      </w:r>
      <w:r w:rsidR="007372D3" w:rsidRPr="007372D3">
        <w:rPr>
          <w:rFonts w:ascii="Arial" w:hAnsi="Arial" w:cs="Arial"/>
          <w:sz w:val="20"/>
          <w:vertAlign w:val="superscript"/>
        </w:rPr>
        <w:t>56</w:t>
      </w:r>
      <w:r w:rsidR="00A32B03">
        <w:rPr>
          <w:rFonts w:ascii="Arial" w:eastAsia="Times New Roman" w:hAnsi="Arial" w:cs="Arial"/>
          <w:sz w:val="20"/>
          <w:szCs w:val="20"/>
        </w:rPr>
        <w:fldChar w:fldCharType="end"/>
      </w:r>
      <w:r w:rsidRPr="00961490">
        <w:rPr>
          <w:rFonts w:ascii="Arial" w:eastAsia="Times New Roman" w:hAnsi="Arial" w:cs="Arial"/>
          <w:sz w:val="20"/>
          <w:szCs w:val="20"/>
        </w:rPr>
        <w:t xml:space="preserve"> or the application of probiotics</w:t>
      </w:r>
      <w:r w:rsidR="00A32B0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{"citationID":"mgrk7CCS","properties":{"formattedCitation":"\\super 14,57\\nosupersub{}","plainCitation":"14,57","noteIndex":0},"citationItems":[{"id":1799,"uris":["http://zotero.org/groups/2769688/items/SMX32XZZ"],"itemData":{"id":1799,"type":"article-journal","abstract":"Although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S."}],"issued":{"date-parts":[["2019",4]]}}},{"id":88,"uris":["http://zotero.org/users/5951735/items/A53MUWJQ"],"itemData":{"id":88,"type":"article-journal","abstract":"Emerging diseases have been responsible for the death of about 30% of corals worldwide during the last 30 years. Coral biologists have predicted that by 2050 most of the world’s coral reefs will be destroyed. This prediction is based on the assumption that corals can not adapt rapidly enough to environmental stress-related conditions and emerging diseases. Our recent studies of the Vibrio shiloi/Oculina patagonica model system of the coral bleaching disease indicate that corals can indeed adapt rapidly to changing environmental conditions by altering their population of symbiotic bacteria. These studies have led us to propose the Coral Probiotic Hypothesis. This hypothesis posits that a dynamic relationship exists between symbiotic microorganisms and environmental conditions which brings about the selection of the most advantageous coral holobiont. Changing their microbial partners would allow the corals to adapt to changing environmental conditions more rapidly (days to weeks) than via mutation and selection (many years). An important outcome of the Probiotic Hypothesis would be development of resistance of the coral holobiont to diseases. The following evidence supports this hypothesis: (i) Corals contain a large and diverse bacterial population associated with their mucus and tissues; (ii) the coral-associated bacterial population undergoes a rapid change when environmental conditions are altered; and (iii) although lacking an adaptive immune system (no antibodies), corals can develop resistance to pathogens. The Coral Probiotic Hypothesis may help explain the evolutionary success of corals and moderate the predictions of their demise.","container-title":"Environmental Microbiology","DOI":"10.1111/j.1462-2920.2006.01148.x","ISSN":"1462-2912, 1462-2920","issue":"12","journalAbbreviation":"Environ Microbiol","language":"en","page":"2068-2073","source":"DOI.org (Crossref)","title":"The Coral Probiotic Hypothesis","volume":"8","author":[{"family":"Reshef","given":"Leah"},{"family":"Koren","given":"Omry"},{"family":"Loya","given":"Yossi"},{"family":"Zilber-Rosenberg","given":"Ilana"},{"family":"Rosenberg","given":"Eugene"}],"issued":{"date-parts":[["2006",12]]}}}],"schema":"https://github.com/citation-style-language/schema/raw/master/csl-citation.json"} </w:instrText>
      </w:r>
      <w:r w:rsidR="00A32B03">
        <w:rPr>
          <w:rFonts w:ascii="Arial" w:eastAsia="Times New Roman" w:hAnsi="Arial" w:cs="Arial"/>
          <w:sz w:val="20"/>
          <w:szCs w:val="20"/>
        </w:rPr>
        <w:fldChar w:fldCharType="separate"/>
      </w:r>
      <w:r w:rsidR="007372D3" w:rsidRPr="007372D3">
        <w:rPr>
          <w:rFonts w:ascii="Arial" w:hAnsi="Arial" w:cs="Arial"/>
          <w:sz w:val="20"/>
          <w:vertAlign w:val="superscript"/>
        </w:rPr>
        <w:t>14,57</w:t>
      </w:r>
      <w:r w:rsidR="00A32B03">
        <w:rPr>
          <w:rFonts w:ascii="Arial" w:eastAsia="Times New Roman" w:hAnsi="Arial" w:cs="Arial"/>
          <w:sz w:val="20"/>
          <w:szCs w:val="20"/>
        </w:rPr>
        <w:fldChar w:fldCharType="end"/>
      </w:r>
      <w:r w:rsidRPr="00961490">
        <w:rPr>
          <w:rFonts w:ascii="Arial" w:eastAsia="Times New Roman" w:hAnsi="Arial" w:cs="Arial"/>
          <w:sz w:val="20"/>
          <w:szCs w:val="20"/>
        </w:rPr>
        <w:t>) to enhance host resilience in anticipation of stress events by decreasing microbiome dominance. That said, we emphasize that microbiome manipulation and other restoration initiatives are not replacements for efforts to decarbonize global economies to limit greenhouse gas emissions.</w:t>
      </w:r>
    </w:p>
    <w:p w14:paraId="36E04416" w14:textId="49DDAE36" w:rsidR="00980C22"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results presented here provide the first evidence of a likely microbe-mediated life-history tradeoff in </w:t>
      </w:r>
      <w:proofErr w:type="spellStart"/>
      <w:r w:rsidR="00993F13">
        <w:rPr>
          <w:rFonts w:ascii="Arial" w:eastAsia="Times New Roman" w:hAnsi="Arial" w:cs="Arial"/>
          <w:sz w:val="20"/>
          <w:szCs w:val="20"/>
        </w:rPr>
        <w:t>S</w:t>
      </w:r>
      <w:r w:rsidRPr="00961490">
        <w:rPr>
          <w:rFonts w:ascii="Arial" w:eastAsia="Times New Roman" w:hAnsi="Arial" w:cs="Arial"/>
          <w:sz w:val="20"/>
          <w:szCs w:val="20"/>
        </w:rPr>
        <w:t>cleractinian</w:t>
      </w:r>
      <w:proofErr w:type="spellEnd"/>
      <w:r w:rsidRPr="00961490">
        <w:rPr>
          <w:rFonts w:ascii="Arial" w:eastAsia="Times New Roman" w:hAnsi="Arial" w:cs="Arial"/>
          <w:sz w:val="20"/>
          <w:szCs w:val="20"/>
        </w:rPr>
        <w:t xml:space="preserve"> corals. Further exploration of this and other such potential tradeoffs may </w:t>
      </w:r>
      <w:r w:rsidRPr="00961490">
        <w:rPr>
          <w:rFonts w:ascii="Arial" w:eastAsia="Times New Roman" w:hAnsi="Arial" w:cs="Arial"/>
          <w:sz w:val="20"/>
          <w:szCs w:val="20"/>
        </w:rPr>
        <w:lastRenderedPageBreak/>
        <w:t>shed light on the evolutionary interplay between microbes and the physiology and ecology of their animal hosts.</w:t>
      </w:r>
    </w:p>
    <w:p w14:paraId="154FF09C" w14:textId="4E94225D" w:rsidR="007141C2" w:rsidRDefault="007141C2" w:rsidP="00961490">
      <w:pPr>
        <w:pBdr>
          <w:top w:val="nil"/>
          <w:left w:val="nil"/>
          <w:bottom w:val="nil"/>
          <w:right w:val="nil"/>
          <w:between w:val="nil"/>
        </w:pBdr>
        <w:spacing w:after="0"/>
        <w:rPr>
          <w:rFonts w:ascii="Arial" w:hAnsi="Arial" w:cs="Arial"/>
          <w:b/>
          <w:color w:val="000000"/>
          <w:sz w:val="20"/>
          <w:szCs w:val="20"/>
        </w:rPr>
      </w:pPr>
      <w:r>
        <w:rPr>
          <w:rFonts w:ascii="Arial" w:hAnsi="Arial" w:cs="Arial"/>
          <w:b/>
          <w:color w:val="000000"/>
          <w:sz w:val="20"/>
          <w:szCs w:val="20"/>
        </w:rPr>
        <w:t>Online Methods</w:t>
      </w:r>
    </w:p>
    <w:p w14:paraId="22533BFD" w14:textId="77777777" w:rsidR="00961490" w:rsidRPr="00961490" w:rsidRDefault="00961490" w:rsidP="00961490">
      <w:pPr>
        <w:pBdr>
          <w:top w:val="nil"/>
          <w:left w:val="nil"/>
          <w:bottom w:val="nil"/>
          <w:right w:val="nil"/>
          <w:between w:val="nil"/>
        </w:pBdr>
        <w:spacing w:after="0"/>
        <w:rPr>
          <w:rFonts w:ascii="Arial" w:hAnsi="Arial" w:cs="Arial"/>
          <w:color w:val="000000"/>
          <w:sz w:val="20"/>
          <w:szCs w:val="20"/>
        </w:rPr>
      </w:pPr>
    </w:p>
    <w:p w14:paraId="3A629E4E" w14:textId="618E6BDE"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Coral sample collection and 16S rRNA pre-processing. </w:t>
      </w:r>
      <w:r w:rsidRPr="00961490">
        <w:rPr>
          <w:rFonts w:ascii="Arial" w:eastAsia="Times New Roman" w:hAnsi="Arial" w:cs="Arial"/>
          <w:sz w:val="20"/>
          <w:szCs w:val="20"/>
        </w:rPr>
        <w:t>16S rRNA sequence data w</w:t>
      </w:r>
      <w:r w:rsidR="00311725">
        <w:rPr>
          <w:rFonts w:ascii="Arial" w:eastAsia="Times New Roman" w:hAnsi="Arial" w:cs="Arial"/>
          <w:sz w:val="20"/>
          <w:szCs w:val="20"/>
        </w:rPr>
        <w:t>ere</w:t>
      </w:r>
      <w:r w:rsidRPr="00961490">
        <w:rPr>
          <w:rFonts w:ascii="Arial" w:eastAsia="Times New Roman" w:hAnsi="Arial" w:cs="Arial"/>
          <w:sz w:val="20"/>
          <w:szCs w:val="20"/>
        </w:rPr>
        <w:t xml:space="preserve"> obtained from visibly healthy coral DNA extractions collected and processed for the Global Coral Microbiome Project (GCMP). This included coral samples taken from </w:t>
      </w:r>
      <w:r w:rsidR="00311725">
        <w:rPr>
          <w:rFonts w:ascii="Arial" w:eastAsia="Times New Roman" w:hAnsi="Arial" w:cs="Arial"/>
          <w:sz w:val="20"/>
          <w:szCs w:val="20"/>
        </w:rPr>
        <w:t>E</w:t>
      </w:r>
      <w:r w:rsidRPr="00961490">
        <w:rPr>
          <w:rFonts w:ascii="Arial" w:eastAsia="Times New Roman" w:hAnsi="Arial" w:cs="Arial"/>
          <w:sz w:val="20"/>
          <w:szCs w:val="20"/>
        </w:rPr>
        <w:t xml:space="preserve">astern and </w:t>
      </w:r>
      <w:r w:rsidR="00311725">
        <w:rPr>
          <w:rFonts w:ascii="Arial" w:eastAsia="Times New Roman" w:hAnsi="Arial" w:cs="Arial"/>
          <w:sz w:val="20"/>
          <w:szCs w:val="20"/>
        </w:rPr>
        <w:t>W</w:t>
      </w:r>
      <w:r w:rsidRPr="00961490">
        <w:rPr>
          <w:rFonts w:ascii="Arial" w:eastAsia="Times New Roman" w:hAnsi="Arial" w:cs="Arial"/>
          <w:sz w:val="20"/>
          <w:szCs w:val="20"/>
        </w:rPr>
        <w:t>estern Australia that were used in a previous study by Pollock and co-authors</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{"citationID":"4Bn6ZRSv","properties":{"formattedCitation":"\\super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16</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in addition to coral samples taken from the Red Sea, Indian Ocean, Coral Triangle, Caribbean, and Eastern Pacific. All samples compared in this study were collected, processed, and sequenced using consistent protocols as outlined below. In total, 1,440 coral, outgroup, and environmental samples were collected. Of these GCMP samples, the 1,283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 and outgroup samples were used in the present study (Supplementary Data Table 1a). These comprise 132 species and 64 genera of corals originating from 42 reefs spanning the Pacific, Indian, and Atlantic oceans.</w:t>
      </w:r>
      <w:r w:rsidR="00E227EE">
        <w:rPr>
          <w:rFonts w:ascii="Arial" w:eastAsia="Times New Roman" w:hAnsi="Arial" w:cs="Arial"/>
          <w:sz w:val="20"/>
          <w:szCs w:val="20"/>
        </w:rPr>
        <w:t xml:space="preserve"> </w:t>
      </w:r>
      <w:r w:rsidR="00E227EE">
        <w:rPr>
          <w:rFonts w:ascii="Arial" w:hAnsi="Arial" w:cs="Arial"/>
          <w:color w:val="000000"/>
          <w:sz w:val="20"/>
          <w:szCs w:val="20"/>
        </w:rPr>
        <w:t xml:space="preserve">Excluding outgroups, these data included an average of </w:t>
      </w:r>
      <w:r w:rsidR="00E227EE" w:rsidRPr="00C64009">
        <w:rPr>
          <w:rFonts w:ascii="Arial" w:eastAsia="Times New Roman" w:hAnsi="Arial" w:cs="Arial"/>
          <w:sz w:val="20"/>
          <w:szCs w:val="20"/>
        </w:rPr>
        <w:t xml:space="preserve">22.3 </w:t>
      </w:r>
      <w:r w:rsidR="00E227EE" w:rsidRPr="00C64009">
        <w:rPr>
          <w:rFonts w:ascii="Arial" w:hAnsi="Arial" w:cs="Arial"/>
          <w:color w:val="000000"/>
          <w:sz w:val="20"/>
          <w:szCs w:val="20"/>
        </w:rPr>
        <w:t>± 3.3</w:t>
      </w:r>
      <w:r w:rsidR="00E227EE">
        <w:rPr>
          <w:rFonts w:ascii="Arial" w:hAnsi="Arial" w:cs="Arial"/>
          <w:color w:val="000000"/>
          <w:sz w:val="20"/>
          <w:szCs w:val="20"/>
        </w:rPr>
        <w:t xml:space="preserve"> samples per genus, with a minimum of n of 2 in the genus </w:t>
      </w:r>
      <w:proofErr w:type="spellStart"/>
      <w:r w:rsidR="00E227EE" w:rsidRPr="00C64009">
        <w:rPr>
          <w:rFonts w:ascii="Arial" w:hAnsi="Arial" w:cs="Arial"/>
          <w:i/>
          <w:iCs/>
          <w:color w:val="000000"/>
          <w:sz w:val="20"/>
          <w:szCs w:val="20"/>
        </w:rPr>
        <w:t>Lithophyllon</w:t>
      </w:r>
      <w:proofErr w:type="spellEnd"/>
      <w:r w:rsidR="00E227EE">
        <w:rPr>
          <w:rFonts w:ascii="Arial" w:hAnsi="Arial" w:cs="Arial"/>
          <w:color w:val="000000"/>
          <w:sz w:val="20"/>
          <w:szCs w:val="20"/>
        </w:rPr>
        <w:t xml:space="preserve"> (Supplementary Data Table 1a, d).</w:t>
      </w:r>
    </w:p>
    <w:p w14:paraId="20A1B39B" w14:textId="4D77B3C2"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The collection and processing of these coral samples followed the methods outlined in Pollock et al</w:t>
      </w:r>
      <w:r w:rsidR="00DA6924">
        <w:rPr>
          <w:rFonts w:ascii="Arial" w:eastAsia="Times New Roman" w:hAnsi="Arial" w:cs="Arial"/>
          <w:sz w:val="20"/>
          <w:szCs w:val="20"/>
        </w:rPr>
        <w:t>.</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{"citationID":"5i8tGA0z","properties":{"formattedCitation":"\\super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16</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and are compatible with samples processed for the Earth Microbiome Project</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{"citationID":"VzBTbrhD","properties":{"formattedCitation":"\\super 58\\nosupersub{}","plainCitation":"58","noteIndex":0},"citationItems":[{"id":656,"uris":["http://zotero.org/users/5951735/items/VPIIKRUS"],"itemData":{"id":656,"type":"article-journal","container-title":"Nature","DOI":"10.1038/nature24621","ISSN":"0028-0836, 1476-4687","issue":"7681","journalAbbreviation":"Nature","language":"en","page":"457-463","source":"DOI.org (Crossref)","title":"A communal catalogue reveals Earth’s multiscale microbial diversity","volume":"551","author":[{"literal":"The Earth Microbiome Project Consortium"},{"family":"Thompson","given":"Luke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A."},{"family":"Knight","given":"Rob"}],"issued":{"date-parts":[["2017",11]]}}}],"schema":"https://github.com/citation-style-language/schema/raw/master/csl-citation.json"}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58</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Briefly, three coral compartments were targeted for each sample: tissue, mucus, and skeleton. Mucus was released through agitation of coral surface using a blunt 10mL syringe for approximately 30 seconds and collected via suction into a cryogenic vial. Small coral fragments were collected by hammer and chisel or bone shears for both tissue and skeleton samples into sterile </w:t>
      </w:r>
      <w:proofErr w:type="spellStart"/>
      <w:r w:rsidRPr="00961490">
        <w:rPr>
          <w:rFonts w:ascii="Arial" w:eastAsia="Times New Roman" w:hAnsi="Arial" w:cs="Arial"/>
          <w:sz w:val="20"/>
          <w:szCs w:val="20"/>
        </w:rPr>
        <w:t>WhirlPaks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Nasco</w:t>
      </w:r>
      <w:proofErr w:type="spellEnd"/>
      <w:r w:rsidRPr="00961490">
        <w:rPr>
          <w:rFonts w:ascii="Arial" w:eastAsia="Times New Roman" w:hAnsi="Arial" w:cs="Arial"/>
          <w:sz w:val="20"/>
          <w:szCs w:val="20"/>
        </w:rPr>
        <w:t xml:space="preserve"> Sampling, Madison, WI). All samples were frozen in liquid nitrogen on immediate return to the surface prior to processing. In the laboratory, snap frozen coral fragments were washed with sterile seawater and the tissue was separated from skeleton using sterilized pressurized air at between 800-2000 PSI. Tissue and skeleton samples were then preserved in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bead tubes, which contain a guanidinium preservative, and stored at -80</w:t>
      </w:r>
      <w:r w:rsidRPr="00961490">
        <w:rPr>
          <w:rFonts w:ascii="Cambria Math" w:eastAsia="Times New Roman" w:hAnsi="Cambria Math" w:cs="Cambria Math"/>
          <w:sz w:val="20"/>
          <w:szCs w:val="20"/>
        </w:rPr>
        <w:t>℃</w:t>
      </w:r>
      <w:r w:rsidRPr="00961490">
        <w:rPr>
          <w:rFonts w:ascii="Arial" w:eastAsia="Times New Roman" w:hAnsi="Arial" w:cs="Arial"/>
          <w:sz w:val="20"/>
          <w:szCs w:val="20"/>
        </w:rPr>
        <w:t xml:space="preserve"> to await further processing. Outgroup non-</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Anthozoans were also opportunistically collected and stored similarly, including healthy samples of the genera </w:t>
      </w:r>
      <w:proofErr w:type="spellStart"/>
      <w:r w:rsidRPr="00961490">
        <w:rPr>
          <w:rFonts w:ascii="Arial" w:eastAsia="Times New Roman" w:hAnsi="Arial" w:cs="Arial"/>
          <w:i/>
          <w:sz w:val="20"/>
          <w:szCs w:val="20"/>
        </w:rPr>
        <w:t>Millepora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(hydrozoan fire coral), </w:t>
      </w:r>
      <w:proofErr w:type="spellStart"/>
      <w:r w:rsidRPr="00961490">
        <w:rPr>
          <w:rFonts w:ascii="Arial" w:eastAsia="Times New Roman" w:hAnsi="Arial" w:cs="Arial"/>
          <w:i/>
          <w:sz w:val="20"/>
          <w:szCs w:val="20"/>
        </w:rPr>
        <w:t>Palythoa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(zoanthid), </w:t>
      </w:r>
      <w:proofErr w:type="spellStart"/>
      <w:r w:rsidRPr="00961490">
        <w:rPr>
          <w:rFonts w:ascii="Arial" w:eastAsia="Times New Roman" w:hAnsi="Arial" w:cs="Arial"/>
          <w:i/>
          <w:sz w:val="20"/>
          <w:szCs w:val="20"/>
        </w:rPr>
        <w:t>Heliopora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(blue coral), </w:t>
      </w:r>
      <w:proofErr w:type="spellStart"/>
      <w:r w:rsidRPr="00961490">
        <w:rPr>
          <w:rFonts w:ascii="Arial" w:eastAsia="Times New Roman" w:hAnsi="Arial" w:cs="Arial"/>
          <w:i/>
          <w:sz w:val="20"/>
          <w:szCs w:val="20"/>
        </w:rPr>
        <w:t>Tubipora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(organ pipe coral), and </w:t>
      </w:r>
      <w:r w:rsidRPr="00961490">
        <w:rPr>
          <w:rFonts w:ascii="Arial" w:eastAsia="Times New Roman" w:hAnsi="Arial" w:cs="Arial"/>
          <w:i/>
          <w:sz w:val="20"/>
          <w:szCs w:val="20"/>
        </w:rPr>
        <w:t xml:space="preserve">Xenia </w:t>
      </w:r>
      <w:r w:rsidRPr="00961490">
        <w:rPr>
          <w:rFonts w:ascii="Arial" w:eastAsia="Times New Roman" w:hAnsi="Arial" w:cs="Arial"/>
          <w:sz w:val="20"/>
          <w:szCs w:val="20"/>
        </w:rPr>
        <w:t xml:space="preserve">and </w:t>
      </w:r>
      <w:proofErr w:type="spellStart"/>
      <w:r w:rsidRPr="00961490">
        <w:rPr>
          <w:rFonts w:ascii="Arial" w:eastAsia="Times New Roman" w:hAnsi="Arial" w:cs="Arial"/>
          <w:i/>
          <w:sz w:val="20"/>
          <w:szCs w:val="20"/>
        </w:rPr>
        <w:t>Lobophytum</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(soft corals). </w:t>
      </w:r>
    </w:p>
    <w:p w14:paraId="5D6AE7AF" w14:textId="154C08E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Bacterial and archaeal DNA were extracted using the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To select for the 16S rRNA V4 gene region, polymerase chain reaction (PCR) was performed using the following primers with </w:t>
      </w:r>
      <w:proofErr w:type="spellStart"/>
      <w:r w:rsidRPr="00961490">
        <w:rPr>
          <w:rFonts w:ascii="Arial" w:eastAsia="Times New Roman" w:hAnsi="Arial" w:cs="Arial"/>
          <w:sz w:val="20"/>
          <w:szCs w:val="20"/>
        </w:rPr>
        <w:t>illumina</w:t>
      </w:r>
      <w:proofErr w:type="spellEnd"/>
      <w:r w:rsidRPr="00961490">
        <w:rPr>
          <w:rFonts w:ascii="Arial" w:eastAsia="Times New Roman" w:hAnsi="Arial" w:cs="Arial"/>
          <w:sz w:val="20"/>
          <w:szCs w:val="20"/>
        </w:rPr>
        <w:t xml:space="preserve"> adapter sequences (underlined) at the 5’ ends: 5</w:t>
      </w:r>
      <w:r w:rsidRPr="00961490">
        <w:rPr>
          <w:rFonts w:ascii="Arial" w:eastAsia="Times New Roman" w:hAnsi="Arial" w:cs="Arial"/>
          <w:color w:val="222222"/>
          <w:sz w:val="20"/>
          <w:szCs w:val="20"/>
          <w:highlight w:val="white"/>
        </w:rPr>
        <w:t>15F</w:t>
      </w:r>
      <w:r w:rsidR="00DA6924">
        <w:rPr>
          <w:rFonts w:ascii="Arial" w:eastAsia="Times New Roman" w:hAnsi="Arial" w:cs="Arial"/>
          <w:color w:val="222222"/>
          <w:sz w:val="20"/>
          <w:szCs w:val="20"/>
          <w:highlight w:val="white"/>
        </w:rPr>
        <w:fldChar w:fldCharType="begin"/>
      </w:r>
      <w:r w:rsidR="007372D3">
        <w:rPr>
          <w:rFonts w:ascii="Arial" w:eastAsia="Times New Roman" w:hAnsi="Arial" w:cs="Arial"/>
          <w:color w:val="222222"/>
          <w:sz w:val="20"/>
          <w:szCs w:val="20"/>
          <w:highlight w:val="white"/>
        </w:rPr>
        <w:instrText xml:space="preserve"> ADDIN ZOTERO_ITEM CSL_CITATION {"citationID":"y3F4tVUc","properties":{"formattedCitation":"\\super 59\\nosupersub{}","plainCitation":"59","noteIndex":0},"citationItems":[{"id":645,"uris":["http://zotero.org/users/5951735/items/A6GHDKZC"],"itemData":{"id":645,"type":"article-journal","abstract":"Microbial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7372D3">
        <w:rPr>
          <w:rFonts w:ascii="Cambria Math" w:eastAsia="Times New Roman" w:hAnsi="Cambria Math" w:cs="Cambria Math"/>
          <w:color w:val="222222"/>
          <w:sz w:val="20"/>
          <w:szCs w:val="20"/>
          <w:highlight w:val="white"/>
        </w:rPr>
        <w:instrText>∼</w:instrText>
      </w:r>
      <w:r w:rsidR="007372D3">
        <w:rPr>
          <w:rFonts w:ascii="Arial" w:eastAsia="Times New Roman" w:hAnsi="Arial" w:cs="Arial"/>
          <w:color w:val="222222"/>
          <w:sz w:val="20"/>
          <w:szCs w:val="20"/>
          <w:highlight w:val="white"/>
        </w:rPr>
        <w:instrText xml:space="preserve"> 0.5). Unexpectedly, biases with 515F-Y/806R against SAR11 in field samples (</w:instrText>
      </w:r>
      <w:r w:rsidR="007372D3">
        <w:rPr>
          <w:rFonts w:ascii="Cambria Math" w:eastAsia="Times New Roman" w:hAnsi="Cambria Math" w:cs="Cambria Math"/>
          <w:color w:val="222222"/>
          <w:sz w:val="20"/>
          <w:szCs w:val="20"/>
          <w:highlight w:val="white"/>
        </w:rPr>
        <w:instrText>∼</w:instrText>
      </w:r>
      <w:r w:rsidR="007372D3">
        <w:rPr>
          <w:rFonts w:ascii="Arial" w:eastAsia="Times New Roman" w:hAnsi="Arial" w:cs="Arial"/>
          <w:color w:val="222222"/>
          <w:sz w:val="20"/>
          <w:szCs w:val="20"/>
          <w:highlight w:val="white"/>
        </w:rPr>
        <w:instrText>4–10-fold) were stronger than in mock communities (</w:instrText>
      </w:r>
      <w:r w:rsidR="007372D3">
        <w:rPr>
          <w:rFonts w:ascii="Cambria Math" w:eastAsia="Times New Roman" w:hAnsi="Cambria Math" w:cs="Cambria Math"/>
          <w:color w:val="222222"/>
          <w:sz w:val="20"/>
          <w:szCs w:val="20"/>
          <w:highlight w:val="white"/>
        </w:rPr>
        <w:instrText>∼</w:instrText>
      </w:r>
      <w:r w:rsidR="007372D3">
        <w:rPr>
          <w:rFonts w:ascii="Arial" w:eastAsia="Times New Roman" w:hAnsi="Arial" w:cs="Arial"/>
          <w:color w:val="222222"/>
          <w:sz w:val="20"/>
          <w:szCs w:val="20"/>
          <w:highlight w:val="white"/>
        </w:rPr>
        <w:instrText xml:space="preserve">2-fold). Correcting a mismatch to Thaumarchaea in the 515F-C increased their apparent abundance in field samples, but not as much as using 926R rather than 806R. With plankton samples rich in eukaryotic DNA (&gt; 1 μm size fraction), 18S sequences averaged </w:instrText>
      </w:r>
      <w:r w:rsidR="007372D3">
        <w:rPr>
          <w:rFonts w:ascii="Cambria Math" w:eastAsia="Times New Roman" w:hAnsi="Cambria Math" w:cs="Cambria Math"/>
          <w:color w:val="222222"/>
          <w:sz w:val="20"/>
          <w:szCs w:val="20"/>
          <w:highlight w:val="white"/>
        </w:rPr>
        <w:instrText>∼</w:instrText>
      </w:r>
      <w:r w:rsidR="007372D3">
        <w:rPr>
          <w:rFonts w:ascii="Arial" w:eastAsia="Times New Roman" w:hAnsi="Arial" w:cs="Arial"/>
          <w:color w:val="222222"/>
          <w:sz w:val="20"/>
          <w:szCs w:val="20"/>
          <w:highlight w:val="white"/>
        </w:rPr>
        <w:instrText xml:space="preserve">17% of all sequences. A single mismatch can strongly bias amplification, but even perfectly matched primers can exhibit preferential amplification. We show that beyond in silico predictions, testing with mock communities and field samples is important in primer selection.","container-title":"Environmental Microbiology","DOI":"10.1111/1462-2920.13023","ISSN":"1462-2920","issue":"5","language":"en","license":"© 2015 Society for Applied Microbiology and John Wiley &amp; Sons Ltd","note":"_eprint: https://sfamjournals.onlinelibrary.wiley.com/doi/pdf/10.1111/1462-2920.13023","page":"1403-1414","source":"Wiley Online Library","title":"Every base matters: assessing small subunit rRNA primers for marine microbiomes with mock communities, time series and global field samples","title-short":"Every base matters","volume":"18","author":[{"family":"Parada","given":"Alma E."},{"family":"Needham","given":"David M."},{"family":"Fuhrman","given":"Jed A."}],"issued":{"date-parts":[["2016"]]}}}],"schema":"https://github.com/citation-style-language/schema/raw/master/csl-citation.json"} </w:instrText>
      </w:r>
      <w:r w:rsidR="00DA6924">
        <w:rPr>
          <w:rFonts w:ascii="Arial" w:eastAsia="Times New Roman" w:hAnsi="Arial" w:cs="Arial"/>
          <w:color w:val="222222"/>
          <w:sz w:val="20"/>
          <w:szCs w:val="20"/>
          <w:highlight w:val="white"/>
        </w:rPr>
        <w:fldChar w:fldCharType="separate"/>
      </w:r>
      <w:r w:rsidR="007372D3" w:rsidRPr="007372D3">
        <w:rPr>
          <w:rFonts w:ascii="Arial" w:hAnsi="Arial" w:cs="Arial"/>
          <w:color w:val="000000"/>
          <w:sz w:val="20"/>
          <w:vertAlign w:val="superscript"/>
        </w:rPr>
        <w:t>59</w:t>
      </w:r>
      <w:r w:rsidR="00DA6924">
        <w:rPr>
          <w:rFonts w:ascii="Arial" w:eastAsia="Times New Roman" w:hAnsi="Arial" w:cs="Arial"/>
          <w:color w:val="222222"/>
          <w:sz w:val="20"/>
          <w:szCs w:val="20"/>
          <w:highlight w:val="white"/>
        </w:rPr>
        <w:fldChar w:fldCharType="end"/>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rPr>
        <w:t xml:space="preserve"> </w:t>
      </w:r>
      <w:r w:rsidRPr="00961490">
        <w:rPr>
          <w:rFonts w:ascii="Arial" w:eastAsia="Times New Roman" w:hAnsi="Arial" w:cs="Arial"/>
          <w:sz w:val="20"/>
          <w:szCs w:val="20"/>
          <w:u w:val="single"/>
        </w:rPr>
        <w:t xml:space="preserve">TCG </w:t>
      </w:r>
      <w:proofErr w:type="spellStart"/>
      <w:r w:rsidRPr="00961490">
        <w:rPr>
          <w:rFonts w:ascii="Arial" w:eastAsia="Times New Roman" w:hAnsi="Arial" w:cs="Arial"/>
          <w:sz w:val="20"/>
          <w:szCs w:val="20"/>
          <w:u w:val="single"/>
        </w:rPr>
        <w:t>TCG</w:t>
      </w:r>
      <w:proofErr w:type="spellEnd"/>
      <w:r w:rsidRPr="00961490">
        <w:rPr>
          <w:rFonts w:ascii="Arial" w:eastAsia="Times New Roman" w:hAnsi="Arial" w:cs="Arial"/>
          <w:sz w:val="20"/>
          <w:szCs w:val="20"/>
          <w:u w:val="single"/>
        </w:rPr>
        <w:t xml:space="preserve"> GCA GCG TCA GAT GTG TAT AAG AGA CAG </w:t>
      </w:r>
      <w:r w:rsidRPr="00961490">
        <w:rPr>
          <w:rFonts w:ascii="Arial" w:eastAsia="Times New Roman" w:hAnsi="Arial" w:cs="Arial"/>
          <w:sz w:val="20"/>
          <w:szCs w:val="20"/>
        </w:rPr>
        <w:t xml:space="preserve">GTG YCA GCM GCC GCG GTA A </w:t>
      </w:r>
      <w:r w:rsidRPr="00961490">
        <w:rPr>
          <w:rFonts w:ascii="Arial" w:eastAsia="Gungsuh" w:hAnsi="Arial" w:cs="Arial"/>
          <w:color w:val="222222"/>
          <w:sz w:val="20"/>
          <w:szCs w:val="20"/>
          <w:highlight w:val="white"/>
        </w:rPr>
        <w:t xml:space="preserve">−3′ </w:t>
      </w:r>
      <w:r w:rsidRPr="00961490">
        <w:rPr>
          <w:rFonts w:ascii="Arial" w:eastAsia="Times New Roman" w:hAnsi="Arial" w:cs="Arial"/>
          <w:color w:val="222222"/>
          <w:sz w:val="20"/>
          <w:szCs w:val="20"/>
          <w:highlight w:val="white"/>
        </w:rPr>
        <w:t>and 806R</w:t>
      </w:r>
      <w:r w:rsidR="00DA6924">
        <w:rPr>
          <w:rFonts w:ascii="Arial" w:eastAsia="Times New Roman" w:hAnsi="Arial" w:cs="Arial"/>
          <w:color w:val="222222"/>
          <w:sz w:val="20"/>
          <w:szCs w:val="20"/>
          <w:highlight w:val="white"/>
        </w:rPr>
        <w:fldChar w:fldCharType="begin"/>
      </w:r>
      <w:r w:rsidR="007372D3">
        <w:rPr>
          <w:rFonts w:ascii="Arial" w:eastAsia="Times New Roman" w:hAnsi="Arial" w:cs="Arial"/>
          <w:color w:val="222222"/>
          <w:sz w:val="20"/>
          <w:szCs w:val="20"/>
          <w:highlight w:val="white"/>
        </w:rPr>
        <w:instrText xml:space="preserve"> ADDIN ZOTERO_ITEM CSL_CITATION {"citationID":"1Btb1NVN","properties":{"formattedCitation":"\\super 60\\nosupersub{}","plainCitation":"60","noteIndex":0},"citationItems":[{"id":649,"uris":["http://zotero.org/users/5951735/items/8AHWGNVY"],"itemData":{"id":649,"type":"article-journal","abstract":"High-throughput sequencing of small subunit ribosomal RNA (SSU rRNA) genes from marine environments is a widely applied method used to uncover the composition of microbial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comprised 0.3 to 3.9% of sequences with the original primers and 17.5 to 30.5% of the sequences with the revised 806R primer. Furthermore, an investigation of seawater obtained from aquaria revealed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detection of the globally abundant SAR11 clade in marine and lake environments, and enable inclusion of this important bacterial lineage in experimental and environmental-based studies.","container-title":"Aquatic Microbial Ecology","DOI":"10.3354/ame01753","ISSN":"0948-3055, 1616-1564","issue":"2","language":"en","page":"129-137","source":"www.int-res.com","title":"Minor revision to V4 region SSU rRNA 806R gene primer greatly increases detection of SAR11 bacterioplankton","volume":"75","author":[{"family":"Apprill","given":"Amy"},{"family":"McNally","given":"Sean"},{"family":"Parsons","given":"Rachel"},{"family":"Weber","given":"Laura"}],"issued":{"date-parts":[["2015",6,4]]}}}],"schema":"https://github.com/citation-style-language/schema/raw/master/csl-citation.json"} </w:instrText>
      </w:r>
      <w:r w:rsidR="00DA6924">
        <w:rPr>
          <w:rFonts w:ascii="Arial" w:eastAsia="Times New Roman" w:hAnsi="Arial" w:cs="Arial"/>
          <w:color w:val="222222"/>
          <w:sz w:val="20"/>
          <w:szCs w:val="20"/>
          <w:highlight w:val="white"/>
        </w:rPr>
        <w:fldChar w:fldCharType="separate"/>
      </w:r>
      <w:r w:rsidR="007372D3" w:rsidRPr="007372D3">
        <w:rPr>
          <w:rFonts w:ascii="Arial" w:hAnsi="Arial" w:cs="Arial"/>
          <w:color w:val="000000"/>
          <w:sz w:val="20"/>
          <w:vertAlign w:val="superscript"/>
        </w:rPr>
        <w:t>60</w:t>
      </w:r>
      <w:r w:rsidR="00DA6924">
        <w:rPr>
          <w:rFonts w:ascii="Arial" w:eastAsia="Times New Roman" w:hAnsi="Arial" w:cs="Arial"/>
          <w:color w:val="222222"/>
          <w:sz w:val="20"/>
          <w:szCs w:val="20"/>
          <w:highlight w:val="white"/>
        </w:rPr>
        <w:fldChar w:fldCharType="end"/>
      </w:r>
      <w:r w:rsidRPr="00961490">
        <w:rPr>
          <w:rFonts w:ascii="Arial" w:eastAsia="Times New Roman" w:hAnsi="Arial" w:cs="Arial"/>
          <w:color w:val="222222"/>
          <w:sz w:val="20"/>
          <w:szCs w:val="20"/>
          <w:highlight w:val="white"/>
        </w:rPr>
        <w:t xml:space="preserve"> </w:t>
      </w:r>
      <w:r w:rsidRPr="00961490">
        <w:rPr>
          <w:rFonts w:ascii="Arial" w:eastAsia="Gungsuh" w:hAnsi="Arial" w:cs="Arial"/>
          <w:color w:val="222222"/>
          <w:sz w:val="20"/>
          <w:szCs w:val="20"/>
          <w:highlight w:val="white"/>
        </w:rPr>
        <w:t>5’−</w:t>
      </w:r>
      <w:r w:rsidRPr="00961490">
        <w:rPr>
          <w:rFonts w:ascii="Arial" w:eastAsia="Times New Roman" w:hAnsi="Arial" w:cs="Arial"/>
          <w:sz w:val="20"/>
          <w:szCs w:val="20"/>
          <w:u w:val="single"/>
        </w:rPr>
        <w:t xml:space="preserve"> GTC TCG TGG GCT CGG AGA TGT GTA TAA GAG ACA G</w:t>
      </w:r>
      <w:r w:rsidRPr="00961490">
        <w:rPr>
          <w:rFonts w:ascii="Arial" w:eastAsia="Times New Roman" w:hAnsi="Arial" w:cs="Arial"/>
          <w:sz w:val="20"/>
          <w:szCs w:val="20"/>
        </w:rPr>
        <w:t xml:space="preserve">GG ACT ACN VGG GTW TCT AAT </w:t>
      </w:r>
      <w:r w:rsidRPr="00961490">
        <w:rPr>
          <w:rFonts w:ascii="Arial" w:eastAsia="Gungsuh" w:hAnsi="Arial" w:cs="Arial"/>
          <w:color w:val="222222"/>
          <w:sz w:val="20"/>
          <w:szCs w:val="20"/>
          <w:highlight w:val="white"/>
        </w:rPr>
        <w:t>−3′)</w:t>
      </w:r>
      <w:r w:rsidRPr="00961490">
        <w:rPr>
          <w:rFonts w:ascii="Arial" w:eastAsia="Times New Roman" w:hAnsi="Arial" w:cs="Arial"/>
          <w:sz w:val="20"/>
          <w:szCs w:val="20"/>
        </w:rPr>
        <w:t>. PCR, library preparation, and sequencing on an Illumina HiSeq (2x125bp) was performed by the EMP</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{"citationID":"3HWGi8Mp","properties":{"formattedCitation":"\\super 58\\nosupersub{}","plainCitation":"58","noteIndex":0},"citationItems":[{"id":656,"uris":["http://zotero.org/users/5951735/items/VPIIKRUS"],"itemData":{"id":656,"type":"article-journal","container-title":"Nature","DOI":"10.1038/nature24621","ISSN":"0028-0836, 1476-4687","issue":"7681","journalAbbreviation":"Nature","language":"en","page":"457-463","source":"DOI.org (Crossref)","title":"A communal catalogue reveals Earth’s multiscale microbial diversity","volume":"551","author":[{"literal":"The Earth Microbiome Project Consortium"},{"family":"Thompson","given":"Luke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A."},{"family":"Knight","given":"Rob"}],"issued":{"date-parts":[["2017",11]]}}}],"schema":"https://github.com/citation-style-language/schema/raw/master/csl-citation.json"}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58</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All raw sequencing data and associated metadata for the samples used in this study are available on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(qiita.ucsd.edu) under project ID 10895, prep ID 3439.</w:t>
      </w:r>
    </w:p>
    <w:p w14:paraId="671BD1D4" w14:textId="507C67A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Sequence assembly, quality control and taxonomic assignment. </w:t>
      </w:r>
      <w:r w:rsidRPr="00961490">
        <w:rPr>
          <w:rFonts w:ascii="Arial" w:eastAsia="Times New Roman" w:hAnsi="Arial" w:cs="Arial"/>
          <w:sz w:val="20"/>
          <w:szCs w:val="20"/>
        </w:rPr>
        <w:t>16S rRNA sequencing data were processed in Qiita</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{"citationID":"Qznv4P0H","properties":{"formattedCitation":"\\super 61\\nosupersub{}","plainCitation":"61","noteIndex":0},"citationItems":[{"id":1215,"uris":["http://zotero.org/groups/2769688/items/8U4P3I3P"],"itemData":{"id":1215,"type":"article-journal","abstract":"Multi-omic insights into microbiome function and composition typically advance one study at a time. However, in order for relationships across studies to be fully understood, data must be aggregated into meta-analyses. This makes it possible to generate new hypotheses by finding features that are reproducible across biospecimens and data layers. Qiita dramatically accelerates such integration tasks in a web-based microbiome-comparison platform, which we demonstrate with Human Microbiome Project and Integrative Human Microbiome Project (iHMP) data.","container-title":"Nature Methods","DOI":"10.1038/s41592-018-0141-9","ISSN":"1548-7105","issue":"10","language":"en","license":"2018 The Author(s), under exclusive licence to Springer Nature America, Inc.","note":"number: 10\npublisher: Nature Publishing Group","page":"796-798","source":"www.nature.com","title":"Qiita: rapid, web-enabled microbiome meta-analysis","title-short":"Qiita","volume":"15","author":[{"family":"Gonzalez","given":"Antonio"},{"family":"Navas-Molina","given":"Jose A."},{"family":"Kosciolek","given":"Tomasz"},{"family":"McDonald","given":"Daniel"},{"family":"Vázquez-Baeza","given":"Yoshiki"},{"family":"Ackermann","given":"Gail"},{"family":"DeReus","given":"Jeff"},{"family":"Janssen","given":"Stefan"},{"family":"Swafford","given":"Austin D."},{"family":"Orchanian","given":"Stephanie B."},{"family":"Sanders","given":"Jon G."},{"family":"Shorenstein","given":"Joshua"},{"family":"Holste","given":"Hannes"},{"family":"Petrus","given":"Semar"},{"family":"Robbins-Pianka","given":"Adam"},{"family":"Brislawn","given":"Colin J."},{"family":"Wang","given":"Mingxun"},{"family":"Rideout","given":"Jai Ram"},{"family":"Bolyen","given":"Evan"},{"family":"Dillon","given":"Matthew"},{"family":"Caporaso","given":"J. Gregory"},{"family":"Dorrestein","given":"Pieter C."},{"family":"Knight","given":"Rob"}],"issued":{"date-parts":[["2018",10]]}}}],"schema":"https://github.com/citation-style-language/schema/raw/master/csl-citation.json"}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61</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using the standard EMP workflow. Briefly, sequences were demultiplexed based on 12bp </w:t>
      </w:r>
      <w:proofErr w:type="spellStart"/>
      <w:r w:rsidRPr="00961490">
        <w:rPr>
          <w:rFonts w:ascii="Arial" w:eastAsia="Times New Roman" w:hAnsi="Arial" w:cs="Arial"/>
          <w:sz w:val="20"/>
          <w:szCs w:val="20"/>
        </w:rPr>
        <w:t>Golay</w:t>
      </w:r>
      <w:proofErr w:type="spellEnd"/>
      <w:r w:rsidRPr="00961490">
        <w:rPr>
          <w:rFonts w:ascii="Arial" w:eastAsia="Times New Roman" w:hAnsi="Arial" w:cs="Arial"/>
          <w:sz w:val="20"/>
          <w:szCs w:val="20"/>
        </w:rPr>
        <w:t xml:space="preserve"> barcodes using “</w:t>
      </w:r>
      <w:proofErr w:type="spellStart"/>
      <w:r w:rsidRPr="00961490">
        <w:rPr>
          <w:rFonts w:ascii="Arial" w:eastAsia="Times New Roman" w:hAnsi="Arial" w:cs="Arial"/>
          <w:sz w:val="20"/>
          <w:szCs w:val="20"/>
        </w:rPr>
        <w:t>split_libraries</w:t>
      </w:r>
      <w:proofErr w:type="spellEnd"/>
      <w:r w:rsidRPr="00961490">
        <w:rPr>
          <w:rFonts w:ascii="Arial" w:eastAsia="Times New Roman" w:hAnsi="Arial" w:cs="Arial"/>
          <w:sz w:val="20"/>
          <w:szCs w:val="20"/>
        </w:rPr>
        <w:t>” with default parameters in QIIME1.9.1</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{"citationID":"9ReI5NEY","properties":{"formattedCitation":"\\super 62\\nosupersub{}","plainCitation":"62","noteIndex":0},"citationItems":[{"id":1632,"uris":["http://zotero.org/groups/2769688/items/KIXXMBDZ"],"itemData":{"id":1632,"type":"article-journal","container-title":"Nature Methods","DOI":"10.1038/nmeth.f.303","ISSN":"1548-7105","issue":"5","journalAbbreviation":"Nat Methods","language":"en","license":"2010 Nature Publishing Group","note":"number: 5\npublisher: Nature Publishing Group","page":"335-336","source":"www.nature.com","title":"QIIME allows analysis of high-throughput community sequencing data","volume":"7","author":[{"family":"Caporaso","given":"J.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62</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and trimmed to 100bp to remove low quality base pairs. Quality control (e.g., denoising, de-replication and chimera filtering) and identification of amplicon sequence variants (ASVs) were performed on forward reads using deblur 1.1.0</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{"citationID":"CKfqZUSC","properties":{"formattedCitation":"\\super 63\\nosupersub{}","plainCitation":"63","noteIndex":0},"citationItems":[{"id":1637,"uris":["http://zotero.org/groups/2769688/items/X4A6XRDH"],"itemData":{"id":1637,"type":"article-journal","abstract":"High-throughput sequencing of 16S ribosomal RNA gene amplicons has facilitated understanding of complex microbial communities, but the inherent noise in PCR and DNA sequencing limits differentiation of closely related bacteria. Although many scientific questions can be addressed with broad taxonomic profiles, clinical, food safety, and some ecological applications require higher specificity. Here we introduce a novel sub-operational-taxonomic-unit (sOTU) approach, Deblur, that uses error profiles to obtain putative error-free sequences from Illumina MiSeq and HiSeq sequencing platforms. Deblur substantially reduces computational demands relative to similar sOTU methods and does so with similar or better sensitivity and specificity. Using simulations, mock mixtures, and real data sets, we detected closely related bacterial sequences with single nucleotide differences while removing false positives and maintaining stability in detection, suggesting that Deblur is limited only by read length and diversity within the amplicon sequences. Because Deblur operates on a per-sample level, it scales to modern data sets and meta-analyses. To highlight Deblur's ability to integrate data sets, we include an interactive exploration of its application to multiple distinct sequencing rounds of the American Gut Project. Deblur is open source under the Berkeley Software Distribution (BSD) license, easily installable, and downloadable from https://github.com/biocore/deblur. IMPORTANCE Deblur provides a rapid and sensitive means to assess ecological patterns driven by differentiation of closely related taxa. This algorithm provides a solution to the problem of identifying real ecological differences between taxa whose amplicons differ by a single base pair, is applicable in an automated fashion to large-scale sequencing data sets, and can integrate sequencing runs collected over time.","container-title":"mSystems","DOI":"10.1128/mSystems.00191-16","ISSN":"2379-5077","issue":"2","journalAbbreviation":"mSystems","language":"eng","note":"PMID: 28289731\nPMCID: PMC5340863","page":"e00191-16","source":"PubMed","title":"Deblur Rapidly Resolves Single-Nucleotide Community Sequence Patterns","volume":"2","author":[{"family":"Amir","given":"Amnon"},{"family":"McDonald","given":"Daniel"},{"family":"Navas-Molina","given":"Jose A."},{"family":"Kopylova","given":"Evguenia"},{"family":"Morton","given":"James T."},{"family":"Zech Xu","given":"Zhenjiang"},{"family":"Kightley","given":"Eric P."},{"family":"Thompson","given":"Luke R."},{"family":"Hyde","given":"Embriette R."},{"family":"Gonzalez","given":"Antonio"},{"family":"Knight","given":"Rob"}],"issued":{"date-parts":[["2017",4]]}}}],"schema":"https://github.com/citation-style-language/schema/raw/master/csl-citation.json"}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63</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with default parameters. The resulting </w:t>
      </w:r>
      <w:proofErr w:type="spellStart"/>
      <w:r w:rsidRPr="00961490">
        <w:rPr>
          <w:rFonts w:ascii="Arial" w:eastAsia="Times New Roman" w:hAnsi="Arial" w:cs="Arial"/>
          <w:sz w:val="20"/>
          <w:szCs w:val="20"/>
        </w:rPr>
        <w:t>biom</w:t>
      </w:r>
      <w:proofErr w:type="spellEnd"/>
      <w:r w:rsidRPr="00961490">
        <w:rPr>
          <w:rFonts w:ascii="Arial" w:eastAsia="Times New Roman" w:hAnsi="Arial" w:cs="Arial"/>
          <w:sz w:val="20"/>
          <w:szCs w:val="20"/>
        </w:rPr>
        <w:t xml:space="preserve"> and taxonomy tables were obtained from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(CRC32 id: 8817b8b8 and CRC32 id: ac925c85) and processed using a customized QIIME2 v. 2020.8.0</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{"citationID":"jXuYPD9v","properties":{"formattedCitation":"\\super 64\\nosupersub{}","plainCitation":"64","noteIndex":0},"citationItems":[{"id":119,"uris":["http://zotero.org/users/5951735/items/47KYT4CP"],"itemData":{"id":119,"type":"report","abstract":"We present QIIME 2, an open­source microbiome data science platform accessible to users spanning the 30 microbiome research ecosystem, from scientists and engineers to clinicians and policy makers. QIIME 2 provides new features that will drive the next generation of microbiome research. These include interactive 32 spatial and temporal analysis and visualization tools, support for metabolomics and shotgun metagenomics analysis, and automated data provenance tracking to ensure reproducible, transparent microbiome data 34 science.","genre":"preprint","language":"en","note":"DOI: 10.7287/peerj.preprints.27295v2","publisher":"PeerJ Preprints","source":"DOI.org (Crossref)","title":"QIIME 2: Reproducible, interactive, scalable, and extensible microbiome data science","title-short":"QIIME 2","URL":"https://peerj.com/preprints/27295","author":[{"family":"Bolyen","given":"Evan"},{"family":"Rideout","given":"Jai Ram"},{"family":"Dillon","given":"Matthew R"},{"family":"Bokulich","given":"Nicholas A"},{"family":"Abnet","given":"Christian"},{"family":"Al-Ghalith","given":"Gabriel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Mauricio"},{"family":"Chase","given":"John"},{"family":"Cope","given":"Emily"},{"family":"Da Silva","given":"Ricardo"},{"family":"Dorrestein","given":"Pieter C"},{"family":"Douglas","given":"Gavin M"},{"family":"Durall","given":"Daniel M"},{"family":"Duvallet","given":"Claire"},{"family":"Edwardson","given":"Christian F"},{"family":"Ernst","given":"Madeleine"},{"family":"Estaki","given":"Mehrbod"},{"family":"Fouquier","given":"Jennifer"},{"family":"Gauglitz","given":"Julia M"},{"family":"Gibson","given":"Deanna L"},{"family":"Gonzalez","given":"Antonio"},{"family":"Gorlick","given":"Kestrel"},{"family":"Guo","given":"Jiarong"},{"family":"Hillmann","given":"Benjamin"},{"family":"Holmes","given":"Susan"},{"family":"Holste","given":"Hannes"},{"family":"Huttenhower","given":"Curtis"},{"family":"Huttley","given":"Gavin"},{"family":"Janssen","given":"Stefan"},{"family":"Jarmusch","given":"Alan K"},{"family":"Jiang","given":"Lingjing"},{"family":"Kaehler","given":"Benjamin"},{"family":"Kang","given":"Kyo Bin"},{"family":"Keefe","given":"Christopher R"},{"family":"Keim","given":"Paul"},{"family":"Kelley","given":"Scott T"},{"family":"Knights","given":"Dan"},{"family":"Koester","given":"Irina"},{"family":"Kosciolek","given":"Tomasz"},{"family":"Kreps","given":"Jorden"},{"family":"Langille","given":"Morgan G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 II","given":"Michael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C"},{"family":"Williamson","given":"Chase HD"},{"family":"Willis","given":"Amy D"},{"family":"Xu","given":"Zhenjiang Zech"},{"family":"Zaneveld","given":"Jesse R"},{"family":"Zhang","given":"Yilong"},{"family":"Zhu","given":"Qiyun"},{"family":"Knight","given":"Rob"},{"family":"Caporaso","given":"J Gregory"}],"accessed":{"date-parts":[["2019",9,11]]},"issued":{"date-parts":[["2018",12,3]]}}}],"schema":"https://github.com/citation-style-language/schema/raw/master/csl-citation.json"}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64</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pipeline in python (github.com/</w:t>
      </w:r>
      <w:proofErr w:type="spellStart"/>
      <w:r w:rsidRPr="00961490">
        <w:rPr>
          <w:rFonts w:ascii="Arial" w:eastAsia="Times New Roman" w:hAnsi="Arial" w:cs="Arial"/>
          <w:sz w:val="20"/>
          <w:szCs w:val="20"/>
        </w:rPr>
        <w:t>zaneveld</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GCMP_global_disease</w:t>
      </w:r>
      <w:proofErr w:type="spellEnd"/>
      <w:r w:rsidRPr="00961490">
        <w:rPr>
          <w:rFonts w:ascii="Arial" w:eastAsia="Times New Roman" w:hAnsi="Arial" w:cs="Arial"/>
          <w:sz w:val="20"/>
          <w:szCs w:val="20"/>
        </w:rPr>
        <w:t>). Taxonomic assignment of ASVs was performed using vsearch</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{"citationID":"IysQVuc0","properties":{"formattedCitation":"\\super 65\\nosupersub{}","plainCitation":"65","noteIndex":0},"citationItems":[{"id":741,"uris":["http://zotero.org/users/5951735/items/WWLAZXTJ"],"itemData":{"id":741,"type":"article-journal","abstract":"Background VSEARCH is an open source and free of charge multithreaded 64-bit tool for processing and preparing metagenomics, genomics and population genomics nucleotide sequence data. It is designed as an alternative to the widely used USEARCH tool (Edgar, 2010) for which the source code is not publicly available, algorithm details are only rudimentarily described, and only a memory-confined 32-bit version is freely available for academic use. Methods When searching nucleotide sequences, VSEARCH uses a fast heuristic based on words shared by the query and target sequences in order to quickly identify similar sequences, a similar strategy is probably used in USEARCH. VSEARCH then performs optimal global sequence alignment of the query against potential target sequences, using full dynamic programming instead of the seed-and-extend heuristic used by USEARCH. Pairwise alignments are computed in parallel using vectorisation and multiple threads. Results VSEARCH includes most commands for analysing nucleotide sequences available in USEARCH version 7 and several of those available in USEARCH version 8, including searching (exact or based on global alignment), clustering by similarity (using length pre-sorting, abundance pre-sorting or a user-defined order), chimera detection (reference-based or de novo), dereplication (full length or prefix), pairwise alignment, reverse complementation, sorting, and subsampling. VSEARCH also includes commands for FASTQ file processing, i.e., format detection, filtering, read quality statistics, and merging of paired reads. Furthermore, VSEARCH extends functionality with several new commands and improvements, including shuffling, rereplication, masking of low-complexity sequences with the well-known DUST algorithm, a choice among different similarity definitions, and FASTQ file format conversion. VSEARCH is here shown to be more accurate than USEARCH when performing searching, clustering, chimera detection and subsampling, while on a par with USEARCH for paired-ends read merging. VSEARCH is slower than USEARCH when performing clustering and chimera detection, but significantly faster when performing paired-end reads merging and dereplication. VSEARCH is available at https://github.com/torognes/vsearch under either the BSD 2-clause license or the GNU General Public License version 3.0. Discussion VSEARCH has been shown to be a fast, accurate and full-fledged alternative to USEARCH. A free and open-source versatile tool for sequence analysis is now available to the metagenomics community.","container-title":"PeerJ","DOI":"10.7717/peerj.2584","ISSN":"2167-8359","journalAbbreviation":"PeerJ","language":"en","note":"publisher: PeerJ Inc.","page":"e2584","source":"peerj.com","title":"VSEARCH: a versatile open source tool for metagenomics","title-short":"VSEARCH","volume":"4","author":[{"family":"Rognes","given":"Torbjørn"},{"family":"Flouri","given":"Tomáš"},{"family":"Nichols","given":"Ben"},{"family":"Quince","given":"Christopher"},{"family":"Mahé","given":"Frédéric"}],"issued":{"date-parts":[["2016",10,18]]}}}],"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65</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with SILVA v. 138</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{"citationID":"zoWq9T8R","properties":{"formattedCitation":"\\super 66\\nosupersub{}","plainCitation":"66","noteIndex":0},"citationItems":[{"id":744,"uris":["http://zotero.org/users/5951735/items/TFDS55IL"],"itemData":{"id":744,"type":"article-journal","abstract":"Abstract.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66</w:t>
      </w:r>
      <w:r w:rsidR="00DA6924">
        <w:rPr>
          <w:rFonts w:ascii="Arial" w:eastAsia="Times New Roman" w:hAnsi="Arial" w:cs="Arial"/>
          <w:sz w:val="20"/>
          <w:szCs w:val="20"/>
        </w:rPr>
        <w:fldChar w:fldCharType="end"/>
      </w:r>
      <w:r w:rsidR="00E227EE">
        <w:rPr>
          <w:rFonts w:ascii="Arial" w:eastAsia="Times New Roman" w:hAnsi="Arial" w:cs="Arial"/>
          <w:sz w:val="20"/>
          <w:szCs w:val="20"/>
        </w:rPr>
        <w:t xml:space="preserve"> (see below)</w:t>
      </w:r>
      <w:r w:rsidRPr="00961490">
        <w:rPr>
          <w:rFonts w:ascii="Arial" w:eastAsia="Times New Roman" w:hAnsi="Arial" w:cs="Arial"/>
          <w:sz w:val="20"/>
          <w:szCs w:val="20"/>
        </w:rPr>
        <w:t xml:space="preserve">. </w:t>
      </w:r>
    </w:p>
    <w:p w14:paraId="09B2C2F0" w14:textId="40A3C197"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lastRenderedPageBreak/>
        <w:t xml:space="preserve">Removal of cryptic mitochondrial reads. </w:t>
      </w:r>
      <w:r w:rsidRPr="00961490">
        <w:rPr>
          <w:rFonts w:ascii="Arial" w:eastAsia="Times New Roman" w:hAnsi="Arial" w:cs="Arial"/>
          <w:sz w:val="20"/>
          <w:szCs w:val="20"/>
        </w:rPr>
        <w:t>Coral mitochondrial reads obtained from metaxa2</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{"citationID":"q1j1Emy0","properties":{"formattedCitation":"\\super 67\\nosupersub{}","plainCitation":"67","noteIndex":0},"citationItems":[{"id":1189,"uris":["http://zotero.org/groups/2769688/items/CFYXLCTN"],"itemData":{"id":1189,"type":"article-journal","abstract":"The ribosomal rRNA genes are widely used as genetic markers for taxonomic identification of microbes. Particularly the small subunit (SSU; 16S/18S) rRNA gene is frequently used for species- or genus-level identification, but also the large subunit (LSU; 23S/28S) rRNA gene is employed in taxonomic assignment. The METAXA software tool is a popular utility for extracting partial rRNA sequences from large sequencing data sets and assigning them to an archaeal, bacterial, nuclear eukaryote, mitochondrial or chloroplast origin. This study describes a comprehensive update to METAXA - METAXA2 - that extends the capabilities of the tool, introducing support for the LSU rRNA gene, a greatly improved classifier allowing classification down to genus or species level, as well as enhanced support for short-read (100 bp) and paired-end sequences, among other changes. The performance of METAXA2 was compared to other commonly used taxonomic classifiers, showing that METAXA2 often outperforms previous methods in terms of making correct predictions while maintaining a low misclassification rate. METAXA2 is freely available from http://microbiology.se/software/metaxa2/.","container-title":"Molecular Ecology Resources","DOI":"10.1111/1755-0998.12399","ISSN":"1755-0998","issue":"6","journalAbbreviation":"Mol Ecol Resour","language":"eng","note":"PMID: 25732605","page":"1403-1414","source":"PubMed","title":"METAXA2: improved identification and taxonomic classification of small and large subunit rRNA in metagenomic data","title-short":"METAXA2","volume":"15","author":[{"family":"Bengtsson-Palme","given":"Johan"},{"family":"Hartmann","given":"Martin"},{"family":"Eriksson","given":"Karl Martin"},{"family":"Pal","given":"Chandan"},{"family":"Thorell","given":"Kaisa"},{"family":"Larsson","given":"Dan Göran Joakim"},{"family":"Nilsson","given":"Rolf Henrik"}],"issued":{"date-parts":[["2015",11]]}}}],"schema":"https://github.com/citation-style-language/schema/raw/master/csl-citation.json"}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67</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were added to the SILVA repository to better identify host mitochondrial reads that may be present in the sequencing data</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{"citationID":"9yxwQfKp","properties":{"formattedCitation":"\\super 68\\nosupersub{}","plainCitation":"68","noteIndex":0},"citationItems":[{"id":1641,"uris":["http://zotero.org/groups/2769688/items/V6MEBRI7"],"itemData":{"id":1641,"type":"report","abstract":"The microbiomes of tropical corals are actively studied using 16S rRNA gene amplicons to understand microbial roles in coral health, metabolism, and disease resistance. However, primers targeting bacterial and archaeal 16S rRNA genes may also amplify organelle rRNA genes from the coral, associated microbial eukaryotes, and encrusting organisms. In this manuscript, we demonstrate that standard workflows for annotating microbial taxonomy severely under-annotate mitochondrial sequences in 1272 coral microbiomes from the Earth Microbiome Project. This issue prevents annotation of &gt;95% of reads in some samples and persists when using either Greengenes or SILVA taxonomies. Worse, mitochondrial underannotation varies between species and across anatomy, biasing comparisons of α- and βdiversity. By supplementing existing taxonomies with diverse mitochondrial rRNA sequences, we resolve ~97% of unique unclassified sequences as mitochondrial, without increasing misannotation in mock communities. We recommend using these extended taxonomies for coral microbiome analysis and encourage vigilance regarding similar issues in other hosts.","genre":"preprint","language":"en","note":"DOI: 10.1101/2021.02.23.431501","publisher":"Bioinformatics","source":"DOI.org (Crossref)","title":"The Organelle in the Room: Under-annotated Mitochondrial Reads Bias Coral Microbiome Analysis","title-short":"The Organelle in the Room","URL":"http://biorxiv.org/lookup/doi/10.1101/2021.02.23.431501","author":[{"family":"Sonett","given":"Dylan"},{"family":"Brown","given":"Tanya"},{"family":"Bengtsson-Palme","given":"Johan"},{"family":"Padilla-Gamiño","given":"Jacqueline L."},{"family":"Zaneveld","given":"Jesse R."}],"accessed":{"date-parts":[["2022",7,11]]},"issued":{"date-parts":[["2021",2,24]]}}}],"schema":"https://github.com/citation-style-language/schema/raw/master/csl-citation.json"}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68</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We refer to this expanded taxonomy as “silva_metaxa2” in code. After taxonomic assignment, all mitochondrial and chloroplast reads were removed. The bacterial phylogenetic tree was built using the </w:t>
      </w:r>
      <w:proofErr w:type="spellStart"/>
      <w:r w:rsidRPr="00961490">
        <w:rPr>
          <w:rFonts w:ascii="Arial" w:eastAsia="Times New Roman" w:hAnsi="Arial" w:cs="Arial"/>
          <w:sz w:val="20"/>
          <w:szCs w:val="20"/>
        </w:rPr>
        <w:t>SATé</w:t>
      </w:r>
      <w:proofErr w:type="spellEnd"/>
      <w:r w:rsidRPr="00961490">
        <w:rPr>
          <w:rFonts w:ascii="Arial" w:eastAsia="Times New Roman" w:hAnsi="Arial" w:cs="Arial"/>
          <w:sz w:val="20"/>
          <w:szCs w:val="20"/>
        </w:rPr>
        <w:t>-enabled phylogenetic placement (SEPP) insertion technique with the q2-fragment-insertion plugin</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{"citationID":"XlvNqntM","properties":{"formattedCitation":"\\super 69\\nosupersub{}","plainCitation":"69","noteIndex":0},"citationItems":[{"id":1191,"uris":["http://zotero.org/groups/2769688/items/LSFPS5IX"],"itemData":{"id":1191,"type":"article-journal","abstract":"Recent algorithmic advances in amplicon-based microbiome studies enable the inference of exact amplicon sequence fragments. These new methods enable the investigation of sub-operational taxonomic units (sOTU) by removing erroneous sequences. However, short (e.g., 150-nucleotide [nt]) DNA sequence fragments do not contain sufficient phylogenetic signal to reproduce a reasonable tree, introducing a barrier in the utilization of critical phylogenetically aware metrics such as Faith’s PD or UniFrac. Although fragment insertion methods do exist, those methods have not been tested for sOTUs from high-throughput amplicon studies in insertions against a broad reference phylogeny. We benchmarked the SATé-enabled phylogenetic placement (SEPP) technique explicitly against 16S V4 sequence fragments and showed that it outperforms the conceptually problematic but often-used practice of reconstructing de novo phylogenies. In addition, we provide a BSD-licensed QIIME2 plugin (https://github.com/biocore/q2-fragment-insertion) for SEPP and integration into the microbial study management platform QIITA.\nIMPORTANCE The move from OTU-based to sOTU-based analysis, while providing additional resolution, also introduces computational challenges. We demonstrate that one popular method of dealing with sOTUs (building a de novo tree from the short sequences) can provide incorrect results in human gut metagenomic studies and show that phylogenetic placement of the new sequences with SEPP resolves this problem while also yielding other benefits over existing methods.","container-title":"mSystems","DOI":"10.1128/mSystems.00021-18","ISSN":"2379-5077","issue":"3","language":"en","license":"Copyright © 2018 Janssen et al.. This is an open-access article distributed under the terms of the Creative Commons Attribution 4.0 International license.","note":"publisher: American Society for Microbiology Journals\nsection: Research Article","source":"msystems.asm.org","title":"Phylogenetic Placement of Exact Amplicon Sequences Improves Associations with Clinical Information","URL":"https://msystems.asm.org/content/3/3/e00021-18","volume":"3","author":[{"family":"Janssen","given":"Stefan"},{"family":"McDonald","given":"Daniel"},{"family":"Gonzalez","given":"Antonio"},{"family":"Navas-Molina","given":"Jose A."},{"family":"Jiang","given":"Lingjing"},{"family":"Xu","given":"Zhenjiang Zech"},{"family":"Winker","given":"Kevin"},{"family":"Kado","given":"Deborah M."},{"family":"Orwoll","given":"Eric"},{"family":"Manary","given":"Mark"},{"family":"Mirarab","given":"Siavash"},{"family":"Knight","given":"Rob"}],"accessed":{"date-parts":[["2021",2,19]]},"issued":{"date-parts":[["2018",6,26]]}}}],"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69</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to account for the short-read sequencing data, again using the SILVA v. 138</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{"citationID":"fqT4VNqt","properties":{"formattedCitation":"\\super 66\\nosupersub{}","plainCitation":"66","noteIndex":0},"citationItems":[{"id":744,"uris":["http://zotero.org/users/5951735/items/TFDS55IL"],"itemData":{"id":744,"type":"article-journal","abstract":"Abstract.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66</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database as reference taxonomy. The final output from this pipeline consisted of a taxonomy table, ASV feature table and phylogenetic tree that were used for downstream analyses.</w:t>
      </w:r>
    </w:p>
    <w:p w14:paraId="0998DFF3" w14:textId="31245B1E"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Identification of potential contaminants. </w:t>
      </w:r>
      <w:r w:rsidRPr="00961490">
        <w:rPr>
          <w:rFonts w:ascii="Arial" w:eastAsia="Times New Roman" w:hAnsi="Arial" w:cs="Arial"/>
          <w:sz w:val="20"/>
          <w:szCs w:val="20"/>
        </w:rPr>
        <w:t xml:space="preserve">Potential contaminants from extraction and sequence blanks (n = 103 negative controls) were identified and removed using the </w:t>
      </w:r>
      <w:proofErr w:type="spellStart"/>
      <w:r w:rsidRPr="00961490">
        <w:rPr>
          <w:rFonts w:ascii="Arial" w:eastAsia="Times New Roman" w:hAnsi="Arial" w:cs="Arial"/>
          <w:sz w:val="20"/>
          <w:szCs w:val="20"/>
        </w:rPr>
        <w:t>decontam</w:t>
      </w:r>
      <w:proofErr w:type="spellEnd"/>
      <w:r w:rsidRPr="00961490">
        <w:rPr>
          <w:rFonts w:ascii="Arial" w:eastAsia="Times New Roman" w:hAnsi="Arial" w:cs="Arial"/>
          <w:sz w:val="20"/>
          <w:szCs w:val="20"/>
        </w:rPr>
        <w:t xml:space="preserve"> package</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{"citationID":"9I6Hvus2","properties":{"formattedCitation":"\\super 70\\nosupersub{}","plainCitation":"70","noteIndex":0},"citationItems":[{"id":1642,"uris":["http://zotero.org/groups/2769688/items/EZBGJK3N"],"itemData":{"id":1642,"type":"article-journal","abstract":"The accuracy of microbial community surveys based on marker-gene and metagenomic sequencing (MGS) suffers from the presence of contaminants—DNA sequences not truly present in the sample. Contaminants come from various sources, including reagents. Appropriate laboratory practices can reduce contamination, but do not eliminate it. Here we introduce decontam (https://github.com/benjjneb/decontam), an open-source R package that implements a statistical classification procedure that identifies contaminants in MGS data based on two widely reproduced patterns: contaminants appear at higher frequencies in low-concentration samples and are often found in negative controls.","container-title":"Microbiome","DOI":"10.1186/s40168-018-0605-2","ISSN":"2049-2618","issue":"1","journalAbbreviation":"Microbiome","language":"en","page":"226","source":"Springer Link","title":"Simple statistical identification and removal of contaminant sequences in marker-gene and metagenomics data","volume":"6","author":[{"family":"Davis","given":"Nicole M."},{"family":"Proctor","given":"Diana M."},{"family":"Holmes","given":"Susan P."},{"family":"Relman","given":"David A."},{"family":"Callahan","given":"Benjamin J."}],"issued":{"date-parts":[["2018",12,17]]}}}],"schema":"https://github.com/citation-style-language/schema/raw/master/csl-citation.json"}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70</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in R v. 4.0.2</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{"citationID":"1cJQGelB","properties":{"formattedCitation":"\\super 71\\nosupersub{}","plainCitation":"71","noteIndex":0},"citationItems":[{"id":761,"uris":["http://zotero.org/users/5951735/items/DHWEEN58"],"itemData":{"id":761,"type":"software","event-place":"Vienna, Austria","publisher":"R Foundation for Statistical Computing","publisher-place":"Vienna, Austria","title":"R:A language and environment for statistical computing.","URL":"https://www.R-project.org/","version":"4.0.2","author":[{"family":"R Core Team","given":""}],"issued":{"date-parts":[["2020"]]}}}],"schema":"https://github.com/citation-style-language/schema/raw/master/csl-citation.json"}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71</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with a conservative threshold value of 0.5 to ensure all ASVs that were more prevalent in negative controls than samples were removed (n = 662 potential contaminants). The final feature table consisted of a total of 1,383 samples, 195,684 ASVs, and 37,469,008 reads.</w:t>
      </w:r>
    </w:p>
    <w:p w14:paraId="0F60821D" w14:textId="3946B51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disease data by coral genus. </w:t>
      </w:r>
      <w:r w:rsidRPr="00961490">
        <w:rPr>
          <w:rFonts w:ascii="Arial" w:eastAsia="Tahoma" w:hAnsi="Arial" w:cs="Arial"/>
          <w:sz w:val="20"/>
          <w:szCs w:val="20"/>
        </w:rPr>
        <w:t xml:space="preserve">Disease data were gathered from long-term multi-species surveys in the Florida Keys (the Florida Reef Resilience Program (FRRP), https://frrp.org/), </w:t>
      </w:r>
      <w:proofErr w:type="spellStart"/>
      <w:r w:rsidR="001E7B35" w:rsidRPr="002F1CD2">
        <w:rPr>
          <w:rFonts w:ascii="Arial" w:hAnsi="Arial" w:cs="Arial"/>
          <w:color w:val="000000"/>
          <w:sz w:val="20"/>
        </w:rPr>
        <w:t>Hawaiʻi</w:t>
      </w:r>
      <w:proofErr w:type="spellEnd"/>
      <w:r w:rsidRPr="00961490">
        <w:rPr>
          <w:rFonts w:ascii="Arial" w:eastAsia="Tahoma" w:hAnsi="Arial" w:cs="Arial"/>
          <w:sz w:val="20"/>
          <w:szCs w:val="20"/>
        </w:rPr>
        <w:t xml:space="preserve"> (HICORDIS</w:t>
      </w:r>
      <w:r w:rsidR="00DA6924">
        <w:rPr>
          <w:rFonts w:ascii="Arial" w:eastAsia="Tahoma" w:hAnsi="Arial" w:cs="Arial"/>
          <w:sz w:val="20"/>
          <w:szCs w:val="20"/>
        </w:rPr>
        <w:fldChar w:fldCharType="begin"/>
      </w:r>
      <w:r w:rsidR="007372D3">
        <w:rPr>
          <w:rFonts w:ascii="Arial" w:eastAsia="Tahoma" w:hAnsi="Arial" w:cs="Arial"/>
          <w:sz w:val="20"/>
          <w:szCs w:val="20"/>
        </w:rPr>
        <w:instrText xml:space="preserve"> ADDIN ZOTERO_ITEM CSL_CITATION {"citationID":"TwTOiE8H","properties":{"formattedCitation":"\\super 29\\nosupersub{}","plainCitation":"29","noteIndex":0},"citationItems":[{"id":1612,"uris":["http://zotero.org/groups/2769688/items/BM8A9XTG"],"itemData":{"id":1612,"type":"article-journal","abstract":"The Hawaiʻi Coral Disease database (HICORDIS) houses data on colony-level coral health condition observed across the Hawaiian archipelago, providing information to conduct future analyses on coral reef health in an era of changing environmental conditions. Colonies were identified to the lowest taxonomic classification possible (species or genera), measured and assessed for visual signs of health condition. Data were recorded for 286,071 coral colonies surveyed on 1819 transects at 660 sites between 2005 and 2015. The database contains observations for 60 species from 22 genera with 21 different health conditions. The goals of the HICORDIS database are to: i) provide open access, quality controlled and validated coral health data assembled from disparate surveys conducted across Hawaiʻi; ii) facilitate appropriate crediting of data; and iii) encourage future analyses of coral reef health. In this article, we describe and provide data from the HICORDIS database. The data presented in this paper were used in the research article “Satellite SST-based Coral Disease Outbreak Predictions for the Hawaiian Archipelago” (Caldwell et al., 2016) [1].","container-title":"Data in Brief","DOI":"10.1016/j.dib.2016.07.025","ISSN":"2352-3409","journalAbbreviation":"Data in Brief","language":"en","page":"1054-1058","source":"ScienceDirect","title":"Hawaiʻi Coral Disease database (HICORDIS): species-specific coral health data from across the Hawaiian archipelago","title-short":"Hawaiʻi Coral Disease database (HICORDIS)","volume":"8","author":[{"family":"Caldwell","given":"Jamie M."},{"family":"Burns","given":"John H. R."},{"family":"Couch","given":"Courtney"},{"family":"Ross","given":"Megan"},{"family":"Runyon","given":"Christina"},{"family":"Takabayashi","given":"Misaki"},{"family":"Vargas-Ángel","given":"Bernardo"},{"family":"Walsh","given":"William"},{"family":"Walton","given":"Maya"},{"family":"White","given":"Darla"},{"family":"Williams","given":"Gareth"},{"family":"Heron","given":"Scott F."}],"issued":{"date-parts":[["2016",9,1]]}}}],"schema":"https://github.com/citation-style-language/schema/raw/master/csl-citation.json"} </w:instrText>
      </w:r>
      <w:r w:rsidR="00DA6924">
        <w:rPr>
          <w:rFonts w:ascii="Arial" w:eastAsia="Tahoma" w:hAnsi="Arial" w:cs="Arial"/>
          <w:sz w:val="20"/>
          <w:szCs w:val="20"/>
        </w:rPr>
        <w:fldChar w:fldCharType="separate"/>
      </w:r>
      <w:r w:rsidR="00DA6924" w:rsidRPr="00DA6924">
        <w:rPr>
          <w:rFonts w:ascii="Arial" w:hAnsi="Arial" w:cs="Arial"/>
          <w:sz w:val="20"/>
          <w:vertAlign w:val="superscript"/>
        </w:rPr>
        <w:t>29</w:t>
      </w:r>
      <w:r w:rsidR="00DA6924">
        <w:rPr>
          <w:rFonts w:ascii="Arial" w:eastAsia="Tahoma" w:hAnsi="Arial" w:cs="Arial"/>
          <w:sz w:val="20"/>
          <w:szCs w:val="20"/>
        </w:rPr>
        <w:fldChar w:fldCharType="end"/>
      </w:r>
      <w:r w:rsidRPr="00961490">
        <w:rPr>
          <w:rFonts w:ascii="Arial" w:eastAsia="Times New Roman" w:hAnsi="Arial" w:cs="Arial"/>
          <w:sz w:val="20"/>
          <w:szCs w:val="20"/>
        </w:rPr>
        <w:t>), and Australia (this study). Disease counts for Australian corals were collected over a period of 5 years (2009-2013) across 109 reef sites and 65 coral genera (Supplementary Data Table 1b). At each of the 109 reefs, we surveyed coral health using 3 replicate belt transects laid along reef contours at 3-4m depth and approximately 20m apart using globally standardized protocols</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{"citationID":"ZbG3NJO3","properties":{"formattedCitation":"\\super 72\\nosupersub{}","plainCitation":"72","noteIndex":0},"citationItems":[{"id":1911,"uris":["http://zotero.org/groups/2769688/items/R9PBCUPI"],"itemData":{"id":1911,"type":"article-journal","abstract":"No abstract available....","language":"en","page":"17-32","source":"pubs.er.usgs.gov","title":"A coral disease handbook: Guidelines for assessment, monitoring, and management","title-short":"A coral disease handbook","author":[{"family":"Raymundo","given":"L."},{"family":"Work","given":"Thierry M."},{"family":"Bruckner","given":"A. W."},{"family":"Willis","given":"B."}],"issued":{"date-parts":[["2008"]]}}}],"schema":"https://github.com/citation-style-language/schema/raw/master/csl-citation.json"}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72</w:t>
      </w:r>
      <w:r w:rsidR="00DA6924">
        <w:rPr>
          <w:rFonts w:ascii="Arial" w:eastAsia="Times New Roman" w:hAnsi="Arial" w:cs="Arial"/>
          <w:sz w:val="20"/>
          <w:szCs w:val="20"/>
        </w:rPr>
        <w:fldChar w:fldCharType="end"/>
      </w:r>
      <w:r w:rsidRPr="00961490">
        <w:rPr>
          <w:rFonts w:ascii="Arial" w:eastAsia="Times New Roman" w:hAnsi="Arial" w:cs="Arial"/>
          <w:sz w:val="20"/>
          <w:szCs w:val="20"/>
        </w:rPr>
        <w:t>. Depending on the reef location, belt transects were either 10, 15, or 20m in length by 2m width making the area surveyed at each reef between 60 and 120m</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Within each belt transect, we identified each coral colony over 5 cm in diameter to genus and classified it as either healthy (no observable disease lesions) or affected by one or more of six common Indo-Pacific coral diseases (according to</w:t>
      </w:r>
      <w:r w:rsidR="002F1CD2">
        <w:rPr>
          <w:rFonts w:ascii="Arial" w:eastAsia="Times New Roman" w:hAnsi="Arial" w:cs="Arial"/>
          <w:sz w:val="20"/>
          <w:szCs w:val="20"/>
        </w:rPr>
        <w:t xml:space="preserve"> Lamb and co-authors</w:t>
      </w:r>
      <w:r w:rsidR="002F1CD2">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{"citationID":"MdSiNq2w","properties":{"formattedCitation":"\\super 73\\nosupersub{}","plainCitation":"73","noteIndex":0},"citationItems":[{"id":1160,"uris":["http://zotero.org/groups/2769688/items/V2QSYIF7"],"itemData":{"id":1160,"type":"article-journal","abstract":"Corals wrapped in plastic\nCoral reefs provide vital fisheries and coastal defense, and they urgently need protection from the damaging effects of plastic waste. Lamb et al. surveyed 159 coral reefs in the Asia-Pacific region. Billions of plastic items were entangled in the reefs. The more spikey the coral species, the more likely they were to snag plastic. Disease likelihood increased 20-fold once a coral was draped in plastic. Plastic debris stresses coral through light deprivation, toxin release, and anoxia, giving pathogens a foothold for invasion.\nScience, this issue p. 460\nPlastic waste can promote microbial colonization by pathogens implicated in outbreaks of disease in the ocean. We assessed the influence of plastic waste on disease risk in 124,000 reef-building corals from 159 reefs in the Asia-Pacific region. The likelihood of disease increases from 4% to 89% when corals are in contact with plastic. Structurally complex corals are eight times more likely to be affected by plastic, suggesting that microhabitats for reef-associated organisms and valuable fisheries will be disproportionately affected. Plastic levels on coral reefs correspond to estimates of terrestrial mismanaged plastic waste entering the ocean. We estimate that 11.1 billion plastic items are entangled on coral reefs across the Asia-Pacific and project this number to increase 40% by 2025. Plastic waste management is critical for reducing diseases that threaten ecosystem health and human livelihoods.\nPlastic waste entanglement exacerbates the risk of coral disease outbreaks and consequent damage to reefs, as well as the loss of fisheries and coastal protection.\nPlastic waste entanglement exacerbates the risk of coral disease outbreaks and consequent damage to reefs, as well as the loss of fisheries and coastal protection.","container-title":"Science","DOI":"10.1126/science.aar3320","ISSN":"0036-8075, 1095-9203","issue":"6374","language":"en","license":"Copyright © 2018,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Report\nPMID: 29371469","page":"460-462","source":"science.sciencemag.org","title":"Plastic waste associated with disease on coral reefs","volume":"359","author":[{"family":"Lamb","given":"Joleah B."},{"family":"Willis","given":"Bette L."},{"family":"Fiorenza","given":"Evan A."},{"family":"Couch","given":"Courtney S."},{"family":"Howard","given":"Robert"},{"family":"Rader","given":"Douglas N."},{"family":"True","given":"James D."},{"family":"Kelly","given":"Lisa A."},{"family":"Ahmad","given":"Awaludinnoer"},{"family":"Jompa","given":"Jamaluddin"},{"family":"Harvell","given":"C. Drew"}],"issued":{"date-parts":[["2018",1,26]]}}}],"schema":"https://github.com/citation-style-language/schema/raw/master/csl-citation.json"} </w:instrText>
      </w:r>
      <w:r w:rsidR="002F1CD2">
        <w:rPr>
          <w:rFonts w:ascii="Arial" w:eastAsia="Times New Roman" w:hAnsi="Arial" w:cs="Arial"/>
          <w:sz w:val="20"/>
          <w:szCs w:val="20"/>
        </w:rPr>
        <w:fldChar w:fldCharType="separate"/>
      </w:r>
      <w:r w:rsidR="007372D3" w:rsidRPr="007372D3">
        <w:rPr>
          <w:rFonts w:ascii="Arial" w:hAnsi="Arial" w:cs="Arial"/>
          <w:sz w:val="20"/>
          <w:vertAlign w:val="superscript"/>
        </w:rPr>
        <w:t>73</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Together with the FRRP and HICORDIS data, the combined disease dataset contained ​​582,342 coral observations across 99 coral genera (Supplementary Data Table 1c). </w:t>
      </w:r>
    </w:p>
    <w:p w14:paraId="48C6B2C3" w14:textId="447C8EA6"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Because many of these disease observations identified corals only to genus, disease prevalence data were summarized at the genus level. All three resources represent coral surveys over time, ranging from 5 to 16 years. We chose such long-term datasets </w:t>
      </w:r>
      <w:proofErr w:type="gramStart"/>
      <w:r w:rsidRPr="00961490">
        <w:rPr>
          <w:rFonts w:ascii="Arial" w:eastAsia="Times New Roman" w:hAnsi="Arial" w:cs="Arial"/>
          <w:sz w:val="20"/>
          <w:szCs w:val="20"/>
        </w:rPr>
        <w:t>in an attempt to</w:t>
      </w:r>
      <w:proofErr w:type="gramEnd"/>
      <w:r w:rsidRPr="00961490">
        <w:rPr>
          <w:rFonts w:ascii="Arial" w:eastAsia="Times New Roman" w:hAnsi="Arial" w:cs="Arial"/>
          <w:sz w:val="20"/>
          <w:szCs w:val="20"/>
        </w:rPr>
        <w:t xml:space="preserve"> minimize the potential effects of specific events (e.g., bleaching in a single summer) and instead to capture more general trends in disease susceptibility across species, if such trends were present. </w:t>
      </w:r>
      <w:r w:rsidRPr="00961490">
        <w:rPr>
          <w:rFonts w:ascii="Arial" w:eastAsia="Times New Roman" w:hAnsi="Arial" w:cs="Arial"/>
          <w:sz w:val="20"/>
          <w:szCs w:val="20"/>
          <w:highlight w:val="white"/>
        </w:rPr>
        <w:t xml:space="preserve">Summarizing these data at the genus level was thus part of a comparative strategy, enabling us to extract overall trends and average out local circumstances, so that we could find holobiont features that control disease resistance that may protect some corals but not others. </w:t>
      </w:r>
      <w:r w:rsidRPr="00961490">
        <w:rPr>
          <w:rFonts w:ascii="Arial" w:eastAsia="Times New Roman" w:hAnsi="Arial" w:cs="Arial"/>
          <w:sz w:val="20"/>
          <w:szCs w:val="20"/>
        </w:rPr>
        <w:t xml:space="preserve">When summarizing at the genus level, individual counts of healthy corals or corals with specific diseases were summed within coral genera across these datasets. </w:t>
      </w:r>
    </w:p>
    <w:p w14:paraId="09C4BC3C" w14:textId="6B9599EF"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To ensure sufficient replication, we excluded coral genera with fewer than 100 observed individuals. This minimal count was selected because it is the lowest frequency at which diseases with a reasonably high frequency (e.g., 5%) can be reliably detected. (With 100 counts, there is a &gt;95% chance of detecting at least one count of any disease present with &gt;= 5% prevalence; cumulative binomial, 100 trials, success chance = 0.05). Because only very rarely observed taxa were removed, this filtering preserved 99.8% of total observations. Ultimately, our genus-level summary produced a table with 581,311 observations across 60 coral genera (Supplementary Data Table 1d). </w:t>
      </w:r>
      <w:ins w:id="315" w:author="Microsoft Office User" w:date="2024-11-02T11:40:00Z" w16du:dateUtc="2024-11-02T11:40:00Z">
        <w:r w:rsidR="005908B3">
          <w:rPr>
            <w:rFonts w:ascii="Arial" w:eastAsia="Times New Roman" w:hAnsi="Arial" w:cs="Arial"/>
            <w:sz w:val="20"/>
            <w:szCs w:val="20"/>
          </w:rPr>
          <w:t>For a breakdown of disease susceptibility by coral host genus, see Supplementary Fig</w:t>
        </w:r>
      </w:ins>
      <w:ins w:id="316" w:author="Microsoft Office User" w:date="2024-11-02T11:46:00Z" w16du:dateUtc="2024-11-02T11:46:00Z">
        <w:r w:rsidR="005908B3">
          <w:rPr>
            <w:rFonts w:ascii="Arial" w:eastAsia="Times New Roman" w:hAnsi="Arial" w:cs="Arial"/>
            <w:sz w:val="20"/>
            <w:szCs w:val="20"/>
          </w:rPr>
          <w:t>.</w:t>
        </w:r>
      </w:ins>
      <w:ins w:id="317" w:author="Microsoft Office User" w:date="2024-11-02T11:40:00Z" w16du:dateUtc="2024-11-02T11:40:00Z">
        <w:r w:rsidR="005908B3">
          <w:rPr>
            <w:rFonts w:ascii="Arial" w:eastAsia="Times New Roman" w:hAnsi="Arial" w:cs="Arial"/>
            <w:sz w:val="20"/>
            <w:szCs w:val="20"/>
          </w:rPr>
          <w:t xml:space="preserve"> </w:t>
        </w:r>
      </w:ins>
      <w:ins w:id="318" w:author="Microsoft Office User" w:date="2024-11-02T11:46:00Z" w16du:dateUtc="2024-11-02T11:46:00Z">
        <w:r w:rsidR="005908B3">
          <w:rPr>
            <w:rFonts w:ascii="Arial" w:eastAsia="Times New Roman" w:hAnsi="Arial" w:cs="Arial"/>
            <w:sz w:val="20"/>
            <w:szCs w:val="20"/>
          </w:rPr>
          <w:t>S</w:t>
        </w:r>
      </w:ins>
      <w:ins w:id="319" w:author="Microsoft Office User" w:date="2024-11-02T11:40:00Z" w16du:dateUtc="2024-11-02T11:40:00Z">
        <w:r w:rsidR="005908B3">
          <w:rPr>
            <w:rFonts w:ascii="Arial" w:eastAsia="Times New Roman" w:hAnsi="Arial" w:cs="Arial"/>
            <w:sz w:val="20"/>
            <w:szCs w:val="20"/>
          </w:rPr>
          <w:t>5</w:t>
        </w:r>
      </w:ins>
      <w:ins w:id="320" w:author="Microsoft Office User" w:date="2024-11-02T11:52:00Z" w16du:dateUtc="2024-11-02T11:52:00Z">
        <w:r w:rsidR="00745B3D">
          <w:rPr>
            <w:rFonts w:ascii="Arial" w:eastAsia="Times New Roman" w:hAnsi="Arial" w:cs="Arial"/>
            <w:sz w:val="20"/>
            <w:szCs w:val="20"/>
          </w:rPr>
          <w:t>A</w:t>
        </w:r>
      </w:ins>
      <w:ins w:id="321" w:author="Microsoft Office User" w:date="2024-11-02T11:40:00Z" w16du:dateUtc="2024-11-02T11:40:00Z">
        <w:r w:rsidR="005908B3">
          <w:rPr>
            <w:rFonts w:ascii="Arial" w:eastAsia="Times New Roman" w:hAnsi="Arial" w:cs="Arial"/>
            <w:sz w:val="20"/>
            <w:szCs w:val="20"/>
          </w:rPr>
          <w:t xml:space="preserve">. </w:t>
        </w:r>
      </w:ins>
    </w:p>
    <w:p w14:paraId="520CF9C8" w14:textId="543A140B"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the microbiome data by coral host genus. </w:t>
      </w:r>
      <w:r w:rsidRPr="00961490">
        <w:rPr>
          <w:rFonts w:ascii="Arial" w:eastAsia="Times New Roman" w:hAnsi="Arial" w:cs="Arial"/>
          <w:sz w:val="20"/>
          <w:szCs w:val="20"/>
        </w:rPr>
        <w:t>Statistical summaries of microbiome community composition were calculated for each sample in QIIME2</w:t>
      </w:r>
      <w:r w:rsidR="002F1CD2">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{"citationID":"15mWVzv9","properties":{"formattedCitation":"\\super 64\\nosupersub{}","plainCitation":"64","noteIndex":0},"citationItems":[{"id":119,"uris":["http://zotero.org/users/5951735/items/47KYT4CP"],"itemData":{"id":119,"type":"report","abstract":"We present QIIME 2, an open­source microbiome data science platform accessible to users spanning the 30 microbiome research ecosystem, from scientists and engineers to clinicians and policy makers. QIIME 2 provides new features that will drive the next generation of microbiome research. These include interactive 32 spatial and temporal analysis and visualization tools, support for metabolomics and shotgun metagenomics analysis, and automated data provenance tracking to ensure reproducible, transparent microbiome data 34 science.","genre":"preprint","language":"en","note":"DOI: 10.7287/peerj.preprints.27295v2","publisher":"PeerJ Preprints","source":"DOI.org (Crossref)","title":"QIIME 2: Reproducible, interactive, scalable, and extensible microbiome data science","title-short":"QIIME 2","URL":"https://peerj.com/preprints/27295","author":[{"family":"Bolyen","given":"Evan"},{"family":"Rideout","given":"Jai Ram"},{"family":"Dillon","given":"Matthew R"},{"family":"Bokulich","given":"Nicholas A"},{"family":"Abnet","given":"Christian"},{"family":"Al-Ghalith","given":"Gabriel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Mauricio"},{"family":"Chase","given":"John"},{"family":"Cope","given":"Emily"},{"family":"Da Silva","given":"Ricardo"},{"family":"Dorrestein","given":"Pieter C"},{"family":"Douglas","given":"Gavin M"},{"family":"Durall","given":"Daniel M"},{"family":"Duvallet","given":"Claire"},{"family":"Edwardson","given":"Christian F"},{"family":"Ernst","given":"Madeleine"},{"family":"Estaki","given":"Mehrbod"},{"family":"Fouquier","given":"Jennifer"},{"family":"Gauglitz","given":"Julia M"},{"family":"Gibson","given":"Deanna L"},{"family":"Gonzalez","given":"Antonio"},{"family":"Gorlick","given":"Kestrel"},{"family":"Guo","given":"Jiarong"},{"family":"Hillmann","given":"Benjamin"},{"family":"Holmes","given":"Susan"},{"family":"Holste","given":"Hannes"},{"family":"Huttenhower","given":"Curtis"},{"family":"Huttley","given":"Gavin"},{"family":"Janssen","given":"Stefan"},{"family":"Jarmusch","given":"Alan K"},{"family":"Jiang","given":"Lingjing"},{"family":"Kaehler","given":"Benjamin"},{"family":"Kang","given":"Kyo Bin"},{"family":"Keefe","given":"Christopher R"},{"family":"Keim","given":"Paul"},{"family":"Kelley","given":"Scott T"},{"family":"Knights","given":"Dan"},{"family":"Koester","given":"Irina"},{"family":"Kosciolek","given":"Tomasz"},{"family":"Kreps","given":"Jorden"},{"family":"Langille","given":"Morgan G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 II","given":"Michael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C"},{"family":"Williamson","given":"Chase HD"},{"family":"Willis","given":"Amy D"},{"family":"Xu","given":"Zhenjiang Zech"},{"family":"Zaneveld","given":"Jesse R"},{"family":"Zhang","given":"Yilong"},{"family":"Zhu","given":"Qiyun"},{"family":"Knight","given":"Rob"},{"family":"Caporaso","given":"J Gregory"}],"accessed":{"date-parts":[["2019",9,11]]},"issued":{"date-parts":[["2018",12,3]]}}}],"schema":"https://github.com/citation-style-language/schema/raw/master/csl-citation.json"} </w:instrText>
      </w:r>
      <w:r w:rsidR="002F1CD2">
        <w:rPr>
          <w:rFonts w:ascii="Arial" w:eastAsia="Times New Roman" w:hAnsi="Arial" w:cs="Arial"/>
          <w:sz w:val="20"/>
          <w:szCs w:val="20"/>
        </w:rPr>
        <w:fldChar w:fldCharType="separate"/>
      </w:r>
      <w:r w:rsidR="007372D3" w:rsidRPr="007372D3">
        <w:rPr>
          <w:rFonts w:ascii="Arial" w:hAnsi="Arial" w:cs="Arial"/>
          <w:sz w:val="20"/>
          <w:vertAlign w:val="superscript"/>
        </w:rPr>
        <w:t>64</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and then summarized within anatomical compartments and coral genera. These summaries of coral microbiome alpha diversity were richness (observed features per 1000 reads), evenness (the Gini Index), and </w:t>
      </w:r>
      <w:r w:rsidRPr="00961490">
        <w:rPr>
          <w:rFonts w:ascii="Arial" w:eastAsia="Times New Roman" w:hAnsi="Arial" w:cs="Arial"/>
          <w:sz w:val="20"/>
          <w:szCs w:val="20"/>
        </w:rPr>
        <w:lastRenderedPageBreak/>
        <w:t xml:space="preserve">Simpson’s Index, which combines both richness and evenness. Thus, each combination of coral genus and anatomical compartment — such as </w:t>
      </w:r>
      <w:r w:rsidRPr="00961490">
        <w:rPr>
          <w:rFonts w:ascii="Arial" w:eastAsia="Times New Roman" w:hAnsi="Arial" w:cs="Arial"/>
          <w:i/>
          <w:sz w:val="20"/>
          <w:szCs w:val="20"/>
        </w:rPr>
        <w:t xml:space="preserve">Acropora </w:t>
      </w:r>
      <w:proofErr w:type="gramStart"/>
      <w:r w:rsidRPr="00961490">
        <w:rPr>
          <w:rFonts w:ascii="Arial" w:eastAsia="Times New Roman" w:hAnsi="Arial" w:cs="Arial"/>
          <w:sz w:val="20"/>
          <w:szCs w:val="20"/>
        </w:rPr>
        <w:t>mucus  —</w:t>
      </w:r>
      <w:proofErr w:type="gramEnd"/>
      <w:r w:rsidRPr="00961490">
        <w:rPr>
          <w:rFonts w:ascii="Arial" w:eastAsia="Times New Roman" w:hAnsi="Arial" w:cs="Arial"/>
          <w:sz w:val="20"/>
          <w:szCs w:val="20"/>
        </w:rPr>
        <w:t xml:space="preserve"> was assigned an average α-diversity value. </w:t>
      </w:r>
    </w:p>
    <w:p w14:paraId="45405450" w14:textId="04F5B2E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Simpson’s Index, which is of particular importance in these results, is at its highest when a single taxon is the only one present in microbiome, and at its lowest when there are both </w:t>
      </w:r>
      <w:proofErr w:type="gramStart"/>
      <w:r w:rsidRPr="00961490">
        <w:rPr>
          <w:rFonts w:ascii="Arial" w:eastAsia="Times New Roman" w:hAnsi="Arial" w:cs="Arial"/>
          <w:sz w:val="20"/>
          <w:szCs w:val="20"/>
        </w:rPr>
        <w:t>a large number of</w:t>
      </w:r>
      <w:proofErr w:type="gramEnd"/>
      <w:r w:rsidRPr="00961490">
        <w:rPr>
          <w:rFonts w:ascii="Arial" w:eastAsia="Times New Roman" w:hAnsi="Arial" w:cs="Arial"/>
          <w:sz w:val="20"/>
          <w:szCs w:val="20"/>
        </w:rPr>
        <w:t xml:space="preserve"> taxa, and all taxa have equal abundance</w:t>
      </w:r>
      <w:ins w:id="322" w:author="Microsoft Office User" w:date="2024-10-28T13:39:00Z">
        <w:r w:rsidR="00847C6F">
          <w:rPr>
            <w:rFonts w:ascii="Arial" w:eastAsia="Times New Roman" w:hAnsi="Arial" w:cs="Arial"/>
            <w:sz w:val="20"/>
            <w:szCs w:val="20"/>
          </w:rPr>
          <w:t xml:space="preserve"> (or relative abundance)</w:t>
        </w:r>
      </w:ins>
      <w:r w:rsidRPr="00961490">
        <w:rPr>
          <w:rFonts w:ascii="Arial" w:eastAsia="Times New Roman" w:hAnsi="Arial" w:cs="Arial"/>
          <w:sz w:val="20"/>
          <w:szCs w:val="20"/>
        </w:rPr>
        <w:t xml:space="preserve">. Thus, this measure is reduced both by community richness and community evenness (Simpson’s Index is closely related to Simpson’s Diversity, which is calculated as 1 - Simpson’s Index, such that </w:t>
      </w:r>
      <w:proofErr w:type="gramStart"/>
      <w:r w:rsidRPr="00961490">
        <w:rPr>
          <w:rFonts w:ascii="Arial" w:eastAsia="Times New Roman" w:hAnsi="Arial" w:cs="Arial"/>
          <w:sz w:val="20"/>
          <w:szCs w:val="20"/>
        </w:rPr>
        <w:t>more rich</w:t>
      </w:r>
      <w:proofErr w:type="gramEnd"/>
      <w:r w:rsidRPr="00961490">
        <w:rPr>
          <w:rFonts w:ascii="Arial" w:eastAsia="Times New Roman" w:hAnsi="Arial" w:cs="Arial"/>
          <w:sz w:val="20"/>
          <w:szCs w:val="20"/>
        </w:rPr>
        <w:t xml:space="preserve"> or even communities produce higher values). </w:t>
      </w:r>
    </w:p>
    <w:p w14:paraId="2A48DB12" w14:textId="3C33B32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Construction of a genus level trait table. </w:t>
      </w:r>
      <w:r w:rsidRPr="00961490">
        <w:rPr>
          <w:rFonts w:ascii="Arial" w:eastAsia="Times New Roman" w:hAnsi="Arial" w:cs="Arial"/>
          <w:sz w:val="20"/>
          <w:szCs w:val="20"/>
        </w:rPr>
        <w:t>The summarized, genus-level disease susceptibility data compiled from all disease projects, and the summarized genus-level microbiome diversity data (see above) were combined to form a trait table that was used in subsequent evolutionary modeling. Additionally, the relative abundance of ‘dominant’ microbes analyzed in this study was averaged within genera and added to this genus-level trait table.</w:t>
      </w:r>
    </w:p>
    <w:p w14:paraId="1B89C22B" w14:textId="666F4646"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Genus-level summary of a reference coral phylogeny. </w:t>
      </w:r>
      <w:r w:rsidRPr="00961490">
        <w:rPr>
          <w:rFonts w:ascii="Arial" w:eastAsia="Times New Roman" w:hAnsi="Arial" w:cs="Arial"/>
          <w:sz w:val="20"/>
          <w:szCs w:val="20"/>
        </w:rPr>
        <w:t>Starting with a published multigene time-calibrated phylogeny of corals</w:t>
      </w:r>
      <w:r w:rsidR="002F1CD2">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{"citationID":"AwIoQnD5","properties":{"formattedCitation":"\\super 31\\nosupersub{}","plainCitation":"31","noteIndex":0},"citationItems":[{"id":1148,"uris":["http://zotero.org/groups/2769688/items/3INIID6L"],"itemData":{"id":1148,"type":"article-journal","abstract":"One-third of the world's reef-building corals are facing heightened extinction risk from climate change and other anthropogenic impacts. Previous studies have shown that such threats are not distributed randomly across the coral tree of life, and future extinctions have the potential to disproportionately reduce the phylogenetic diversity of this group on a global scale. However, the impact of such losses on a regional scale remains poorly known. In this study, we use phylogenetic metrics in conjunction with geographical distributions of living reef coral species to model how extinctions are likely to affect evolutionary diversity across different ecoregions. Based on two measures—phylogenetic diversity and phylogenetic species variability—we highlight regions with the largest losses of evolutionary diversity and hence of potential conservation interest. Notably, the projected loss of evolutionary diversity is relatively low in the most species-rich areas such as the Coral Triangle, while many regions with fewer species stand to lose much larger shares of their diversity. We also suggest that for complex ecosystems like coral reefs it is important to consider changes in phylogenetic species variability; areas with disproportionate declines in this measure should be of concern even if phylogenetic diversity is not as impacted. These findings underscore the importance of integrating evolutionary history into conservation planning for safeguarding the future diversity of coral reefs.","container-title":"Philosophical Transactions of the Royal Society B: Biological Sciences","DOI":"10.1098/rstb.2014.0010","issue":"1662","journalAbbreviation":"Philosophical Transactions of the Royal Society B: Biological Sciences","note":"publisher: Royal Society","page":"20140010","source":"royalsocietypublishing.org (Atypon)","title":"The future of evolutionary diversity in reef corals","volume":"370","author":[{"family":"Huang","given":"Danwei"},{"family":"Roy","given":"Kaustuv"}],"issued":{"date-parts":[["2015",2,19]]}}}],"schema":"https://github.com/citation-style-language/schema/raw/master/csl-citation.json"}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31</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that we had previously used to demonstrate </w:t>
      </w:r>
      <w:proofErr w:type="spellStart"/>
      <w:r w:rsidRPr="00961490">
        <w:rPr>
          <w:rFonts w:ascii="Arial" w:eastAsia="Times New Roman" w:hAnsi="Arial" w:cs="Arial"/>
          <w:sz w:val="20"/>
          <w:szCs w:val="20"/>
        </w:rPr>
        <w:t>phylosymbiosis</w:t>
      </w:r>
      <w:proofErr w:type="spellEnd"/>
      <w:r w:rsidRPr="00961490">
        <w:rPr>
          <w:rFonts w:ascii="Arial" w:eastAsia="Times New Roman" w:hAnsi="Arial" w:cs="Arial"/>
          <w:sz w:val="20"/>
          <w:szCs w:val="20"/>
        </w:rPr>
        <w:t xml:space="preserve"> in corals</w:t>
      </w:r>
      <w:r w:rsidR="002F1CD2">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{"citationID":"5lIR9a5n","properties":{"formattedCitation":"\\super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16</w:t>
      </w:r>
      <w:r w:rsidR="002F1CD2">
        <w:rPr>
          <w:rFonts w:ascii="Arial" w:eastAsia="Times New Roman" w:hAnsi="Arial" w:cs="Arial"/>
          <w:sz w:val="20"/>
          <w:szCs w:val="20"/>
        </w:rPr>
        <w:fldChar w:fldCharType="end"/>
      </w:r>
      <w:r w:rsidRPr="00961490">
        <w:rPr>
          <w:rFonts w:ascii="Arial" w:eastAsia="Times New Roman" w:hAnsi="Arial" w:cs="Arial"/>
          <w:sz w:val="20"/>
          <w:szCs w:val="20"/>
        </w:rPr>
        <w:t>, we randomly selected one representative species per genus to produce a genus level tree. This approach was preferred over several alternatives — such as trimming the tree back to the last common ancestor of each genus and reconstructing trait values — because it required fewer assumptions about the process of trait evolution.</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As microbiome data were not available for all genera on the coral tree (e.g., temperate </w:t>
      </w:r>
      <w:r w:rsidR="002F1CD2" w:rsidRPr="00961490">
        <w:rPr>
          <w:rFonts w:ascii="Arial" w:eastAsia="Times New Roman" w:hAnsi="Arial" w:cs="Arial"/>
          <w:sz w:val="20"/>
          <w:szCs w:val="20"/>
        </w:rPr>
        <w:t>deep-sea</w:t>
      </w:r>
      <w:r w:rsidRPr="00961490">
        <w:rPr>
          <w:rFonts w:ascii="Arial" w:eastAsia="Times New Roman" w:hAnsi="Arial" w:cs="Arial"/>
          <w:sz w:val="20"/>
          <w:szCs w:val="20"/>
        </w:rPr>
        <w:t xml:space="preserve"> corals), the tree was further pruned </w:t>
      </w:r>
      <w:r w:rsidR="00E227EE">
        <w:rPr>
          <w:rFonts w:ascii="Arial" w:eastAsia="Times New Roman" w:hAnsi="Arial" w:cs="Arial"/>
          <w:sz w:val="20"/>
          <w:szCs w:val="20"/>
        </w:rPr>
        <w:t xml:space="preserve">(preserving branch lengths) </w:t>
      </w:r>
      <w:r w:rsidRPr="00961490">
        <w:rPr>
          <w:rFonts w:ascii="Arial" w:eastAsia="Times New Roman" w:hAnsi="Arial" w:cs="Arial"/>
          <w:sz w:val="20"/>
          <w:szCs w:val="20"/>
        </w:rPr>
        <w:t>to include only the subset of branches that matched those with microbiome data.</w:t>
      </w:r>
    </w:p>
    <w:p w14:paraId="5E05444A" w14:textId="4D214827"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Addition of genus-level coral growth data. </w:t>
      </w:r>
      <w:r w:rsidRPr="00961490">
        <w:rPr>
          <w:rFonts w:ascii="Arial" w:eastAsia="Times New Roman" w:hAnsi="Arial" w:cs="Arial"/>
          <w:sz w:val="20"/>
          <w:szCs w:val="20"/>
        </w:rPr>
        <w:t>To examine the influence of microbiome structure on coral traits, we pulled growth data from the Coral Trait Database</w:t>
      </w:r>
      <w:r w:rsidR="002F1CD2">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{"citationID":"DJgqwHBZ","properties":{"formattedCitation":"\\super 30\\nosupersub{}","plainCitation":"30","noteIndex":0},"citationItems":[{"id":2088,"uris":["http://zotero.org/groups/2769688/items/3GF6EKAH"],"itemData":{"id":2088,"type":"article-journal","abstract":"Trait-based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30</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from all coral genera that matched those with both microbiome and disease data, and were collected using consistent metrics (mm/</w:t>
      </w:r>
      <w:proofErr w:type="spellStart"/>
      <w:r w:rsidRPr="00961490">
        <w:rPr>
          <w:rFonts w:ascii="Arial" w:eastAsia="Times New Roman" w:hAnsi="Arial" w:cs="Arial"/>
          <w:sz w:val="20"/>
          <w:szCs w:val="20"/>
        </w:rPr>
        <w:t>yr</w:t>
      </w:r>
      <w:proofErr w:type="spellEnd"/>
      <w:r w:rsidRPr="00961490">
        <w:rPr>
          <w:rFonts w:ascii="Arial" w:eastAsia="Times New Roman" w:hAnsi="Arial" w:cs="Arial"/>
          <w:sz w:val="20"/>
          <w:szCs w:val="20"/>
        </w:rPr>
        <w:t>). This resulted in growth rate data from 18 coral genera that were subsequently combined with our genus-level trait table (Supplementary Data Table 1d</w:t>
      </w:r>
      <w:ins w:id="323" w:author="Microsoft Office User" w:date="2024-11-02T11:43:00Z" w16du:dateUtc="2024-11-02T11:43:00Z">
        <w:r w:rsidR="005908B3">
          <w:rPr>
            <w:rFonts w:ascii="Arial" w:eastAsia="Times New Roman" w:hAnsi="Arial" w:cs="Arial"/>
            <w:sz w:val="20"/>
            <w:szCs w:val="20"/>
          </w:rPr>
          <w:t>; Supplementary Fig</w:t>
        </w:r>
      </w:ins>
      <w:ins w:id="324" w:author="Microsoft Office User" w:date="2024-11-02T11:46:00Z" w16du:dateUtc="2024-11-02T11:46:00Z">
        <w:r w:rsidR="005908B3">
          <w:rPr>
            <w:rFonts w:ascii="Arial" w:eastAsia="Times New Roman" w:hAnsi="Arial" w:cs="Arial"/>
            <w:sz w:val="20"/>
            <w:szCs w:val="20"/>
          </w:rPr>
          <w:t>.</w:t>
        </w:r>
      </w:ins>
      <w:ins w:id="325" w:author="Microsoft Office User" w:date="2024-11-02T11:43:00Z" w16du:dateUtc="2024-11-02T11:43:00Z">
        <w:r w:rsidR="005908B3">
          <w:rPr>
            <w:rFonts w:ascii="Arial" w:eastAsia="Times New Roman" w:hAnsi="Arial" w:cs="Arial"/>
            <w:sz w:val="20"/>
            <w:szCs w:val="20"/>
          </w:rPr>
          <w:t xml:space="preserve"> </w:t>
        </w:r>
      </w:ins>
      <w:ins w:id="326" w:author="Microsoft Office User" w:date="2024-11-02T11:46:00Z" w16du:dateUtc="2024-11-02T11:46:00Z">
        <w:r w:rsidR="005908B3">
          <w:rPr>
            <w:rFonts w:ascii="Arial" w:eastAsia="Times New Roman" w:hAnsi="Arial" w:cs="Arial"/>
            <w:sz w:val="20"/>
            <w:szCs w:val="20"/>
          </w:rPr>
          <w:t>S</w:t>
        </w:r>
      </w:ins>
      <w:ins w:id="327" w:author="Microsoft Office User" w:date="2024-11-02T11:43:00Z" w16du:dateUtc="2024-11-02T11:43:00Z">
        <w:r w:rsidR="005908B3">
          <w:rPr>
            <w:rFonts w:ascii="Arial" w:eastAsia="Times New Roman" w:hAnsi="Arial" w:cs="Arial"/>
            <w:sz w:val="20"/>
            <w:szCs w:val="20"/>
          </w:rPr>
          <w:t>5</w:t>
        </w:r>
      </w:ins>
      <w:proofErr w:type="gramStart"/>
      <w:ins w:id="328" w:author="Microsoft Office User" w:date="2024-11-02T11:52:00Z" w16du:dateUtc="2024-11-02T11:52:00Z">
        <w:r w:rsidR="00745B3D">
          <w:rPr>
            <w:rFonts w:ascii="Arial" w:eastAsia="Times New Roman" w:hAnsi="Arial" w:cs="Arial"/>
            <w:sz w:val="20"/>
            <w:szCs w:val="20"/>
          </w:rPr>
          <w:t>B,C</w:t>
        </w:r>
      </w:ins>
      <w:proofErr w:type="gramEnd"/>
      <w:r w:rsidRPr="00961490">
        <w:rPr>
          <w:rFonts w:ascii="Arial" w:eastAsia="Times New Roman" w:hAnsi="Arial" w:cs="Arial"/>
          <w:sz w:val="20"/>
          <w:szCs w:val="20"/>
        </w:rPr>
        <w:t>).</w:t>
      </w:r>
      <w:ins w:id="329" w:author="Microsoft Office User" w:date="2024-11-02T11:40:00Z" w16du:dateUtc="2024-11-02T11:40:00Z">
        <w:r w:rsidR="005908B3">
          <w:rPr>
            <w:rFonts w:ascii="Arial" w:eastAsia="Times New Roman" w:hAnsi="Arial" w:cs="Arial"/>
            <w:sz w:val="20"/>
            <w:szCs w:val="20"/>
          </w:rPr>
          <w:t xml:space="preserve"> </w:t>
        </w:r>
      </w:ins>
      <w:del w:id="330" w:author="Microsoft Office User" w:date="2024-11-02T11:43:00Z" w16du:dateUtc="2024-11-02T11:43:00Z">
        <w:r w:rsidRPr="00961490" w:rsidDel="005908B3">
          <w:rPr>
            <w:rFonts w:ascii="Arial" w:eastAsia="Times New Roman" w:hAnsi="Arial" w:cs="Arial"/>
            <w:sz w:val="20"/>
            <w:szCs w:val="20"/>
          </w:rPr>
          <w:delText xml:space="preserve"> </w:delText>
        </w:r>
      </w:del>
    </w:p>
    <w:p w14:paraId="750FD980" w14:textId="36E742C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Phylogenetic Correlative Analysis. </w:t>
      </w:r>
      <w:r w:rsidRPr="00961490">
        <w:rPr>
          <w:rFonts w:ascii="Arial" w:eastAsia="Times New Roman" w:hAnsi="Arial" w:cs="Arial"/>
          <w:sz w:val="20"/>
          <w:szCs w:val="20"/>
        </w:rPr>
        <w:t xml:space="preserve">Shared evolutionary history induces correlations in traits between species that violate the requirement of standard statistical tests that observations must be independent and uncorrelated. Thus, special care must be taken to account for phylogeny in comparative analysis. We first applied </w:t>
      </w:r>
      <w:proofErr w:type="spellStart"/>
      <w:r w:rsidRPr="00961490">
        <w:rPr>
          <w:rFonts w:ascii="Arial" w:eastAsia="Times New Roman" w:hAnsi="Arial" w:cs="Arial"/>
          <w:sz w:val="20"/>
          <w:szCs w:val="20"/>
        </w:rPr>
        <w:t>Felsenstein’s</w:t>
      </w:r>
      <w:proofErr w:type="spellEnd"/>
      <w:r w:rsidRPr="00961490">
        <w:rPr>
          <w:rFonts w:ascii="Arial" w:eastAsia="Times New Roman" w:hAnsi="Arial" w:cs="Arial"/>
          <w:sz w:val="20"/>
          <w:szCs w:val="20"/>
        </w:rPr>
        <w:t xml:space="preserve"> phylogenetic independent contrasts (PIC) to visualize our cross-genus trait correlations using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w:t>
      </w:r>
      <w:r w:rsidR="002F1CD2">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{"citationID":"xowjpLoV","properties":{"formattedCitation":"\\super 74\\nosupersub{}","plainCitation":"74","noteIndex":0},"citationItems":[{"id":1939,"uris":["http://zotero.org/groups/2769688/items/89LV36XJ"],"itemData":{"id":1939,"type":"article-journal","container-title":"Methods in Ecology and Evolution","DOI":"phytools: An R package for phylogenetic comparative biology (and other things)","page":"217-223","title":"phytools: An R package for phylogenetic comparative biology (and other things)","volume":"3","author":[{"family":"Revell, Liam J.","given":""}],"issued":{"date-parts":[["2012"]]}}}],"schema":"https://github.com/citation-style-language/schema/raw/master/csl-citation.json"} </w:instrText>
      </w:r>
      <w:r w:rsidR="002F1CD2">
        <w:rPr>
          <w:rFonts w:ascii="Arial" w:eastAsia="Times New Roman" w:hAnsi="Arial" w:cs="Arial"/>
          <w:sz w:val="20"/>
          <w:szCs w:val="20"/>
        </w:rPr>
        <w:fldChar w:fldCharType="separate"/>
      </w:r>
      <w:r w:rsidR="007372D3" w:rsidRPr="007372D3">
        <w:rPr>
          <w:rFonts w:ascii="Arial" w:hAnsi="Arial" w:cs="Arial"/>
          <w:sz w:val="20"/>
          <w:vertAlign w:val="superscript"/>
        </w:rPr>
        <w:t>74</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This method removes the effect of any shared evolutionary histories by calculating differences in trait values (contrasts) between sister taxa. We next examined the relationships between traits using information-theoretic model selection (that is, comparison of </w:t>
      </w:r>
      <w:proofErr w:type="spellStart"/>
      <w:r w:rsidRPr="00961490">
        <w:rPr>
          <w:rFonts w:ascii="Arial" w:eastAsia="Times New Roman" w:hAnsi="Arial" w:cs="Arial"/>
          <w:sz w:val="20"/>
          <w:szCs w:val="20"/>
        </w:rPr>
        <w:t>AICc</w:t>
      </w:r>
      <w:proofErr w:type="spellEnd"/>
      <w:r w:rsidRPr="00961490">
        <w:rPr>
          <w:rFonts w:ascii="Arial" w:eastAsia="Times New Roman" w:hAnsi="Arial" w:cs="Arial"/>
          <w:sz w:val="20"/>
          <w:szCs w:val="20"/>
        </w:rPr>
        <w:t xml:space="preserve"> scores) to identify phylogenetic generalized least squares (PGLS) models of evolution that best explained the observed distribution of microbiome α- or β-diversity and disease susceptibility (as continuous evolutionary characters) in extant species. We tested 4 evolutionary models in the caper R package</w:t>
      </w:r>
      <w:r w:rsidR="002F1CD2">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{"citationID":"9sEX2TCl","properties":{"formattedCitation":"\\super 75\\nosupersub{}","plainCitation":"75","noteIndex":0},"citationItems":[{"id":1645,"uris":["http://zotero.org/groups/2769688/items/VZGLF8SW"],"itemData":{"id":1645,"type":"software","title":"caper: Comparative Analyses of Phylogenetics and Evolution in R","URL":"https://CRAN.R-project.org/package=caper","version":"1.0.1","author":[{"literal":"David Orme"},{"family":"Freckelton","given":"Rob"},{"family":"Thomas","given":"Gavin"},{"family":"Petzoldt","given":"Thomas"},{"family":"Fritz","given":"Susanne"},{"family":"Isaac","given":"Nick"},{"family":"Pearse","given":"Will"}],"issued":{"date-parts":[["2018"]]}}}],"schema":"https://github.com/citation-style-language/schema/raw/master/csl-citation.json"} </w:instrText>
      </w:r>
      <w:r w:rsidR="002F1CD2">
        <w:rPr>
          <w:rFonts w:ascii="Arial" w:eastAsia="Times New Roman" w:hAnsi="Arial" w:cs="Arial"/>
          <w:sz w:val="20"/>
          <w:szCs w:val="20"/>
        </w:rPr>
        <w:fldChar w:fldCharType="separate"/>
      </w:r>
      <w:r w:rsidR="007372D3" w:rsidRPr="007372D3">
        <w:rPr>
          <w:rFonts w:ascii="Arial" w:hAnsi="Arial" w:cs="Arial"/>
          <w:sz w:val="20"/>
          <w:vertAlign w:val="superscript"/>
        </w:rPr>
        <w:t>75</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In the first model, we used PGLS with no branch length transformation (i.e. holding </w:t>
      </w:r>
      <w:proofErr w:type="gramStart"/>
      <w:r w:rsidRPr="00961490">
        <w:rPr>
          <w:rFonts w:ascii="Arial" w:eastAsia="Times New Roman" w:hAnsi="Arial" w:cs="Arial"/>
          <w:sz w:val="20"/>
          <w:szCs w:val="20"/>
        </w:rPr>
        <w:t>λ,</w:t>
      </w:r>
      <w:r w:rsidRPr="00961490">
        <w:rPr>
          <w:rFonts w:ascii="Cambria Math" w:eastAsia="Times New Roman" w:hAnsi="Cambria Math" w:cs="Cambria Math"/>
          <w:sz w:val="20"/>
          <w:szCs w:val="20"/>
        </w:rPr>
        <w:t>𝜹</w:t>
      </w:r>
      <w:proofErr w:type="gramEnd"/>
      <w:r w:rsidRPr="00961490">
        <w:rPr>
          <w:rFonts w:ascii="Arial" w:eastAsia="Times New Roman" w:hAnsi="Arial" w:cs="Arial"/>
          <w:sz w:val="20"/>
          <w:szCs w:val="20"/>
        </w:rPr>
        <w:t xml:space="preserve">, κ = 1). Thus, this first model is equivalent to PIC. In the next 3 models, we transformed branch lengths on the tree by allowing the model to fit either λ,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or κ (see below) using maximum likelihood estimation, while fixing the other 2 parameters at 1. We refer to these 4 models as PGLS, PGLS + λ, PGLS +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and PGLS + κ. For detailed explanations of each parameter, please refer to Supplementary Data </w:t>
      </w:r>
      <w:commentRangeStart w:id="331"/>
      <w:r w:rsidRPr="00961490">
        <w:rPr>
          <w:rFonts w:ascii="Arial" w:eastAsia="Times New Roman" w:hAnsi="Arial" w:cs="Arial"/>
          <w:sz w:val="20"/>
          <w:szCs w:val="20"/>
        </w:rPr>
        <w:t>Table 1</w:t>
      </w:r>
      <w:r w:rsidR="001E011D">
        <w:rPr>
          <w:rFonts w:ascii="Arial" w:eastAsia="Times New Roman" w:hAnsi="Arial" w:cs="Arial"/>
          <w:sz w:val="20"/>
          <w:szCs w:val="20"/>
        </w:rPr>
        <w:t>2</w:t>
      </w:r>
      <w:r w:rsidRPr="00961490">
        <w:rPr>
          <w:rFonts w:ascii="Arial" w:eastAsia="Times New Roman" w:hAnsi="Arial" w:cs="Arial"/>
          <w:sz w:val="20"/>
          <w:szCs w:val="20"/>
        </w:rPr>
        <w:t xml:space="preserve">. </w:t>
      </w:r>
      <w:commentRangeEnd w:id="331"/>
      <w:r w:rsidR="002049D3">
        <w:rPr>
          <w:rStyle w:val="CommentReference"/>
          <w:rFonts w:ascii="Times New Roman" w:eastAsia="Times New Roman" w:hAnsi="Times New Roman" w:cs="Times New Roman"/>
        </w:rPr>
        <w:commentReference w:id="331"/>
      </w:r>
      <w:r w:rsidRPr="00961490">
        <w:rPr>
          <w:rFonts w:ascii="Arial" w:eastAsia="Times New Roman" w:hAnsi="Arial" w:cs="Arial"/>
          <w:sz w:val="20"/>
          <w:szCs w:val="20"/>
        </w:rPr>
        <w:t>Typically, these models estimated very low λ (~0), indicating little or low phylogenetic inertia.</w:t>
      </w:r>
      <w:r w:rsidR="00E227EE">
        <w:rPr>
          <w:rFonts w:ascii="Arial" w:eastAsia="Times New Roman" w:hAnsi="Arial" w:cs="Arial"/>
          <w:sz w:val="20"/>
          <w:szCs w:val="20"/>
        </w:rPr>
        <w:t xml:space="preserve"> M</w:t>
      </w:r>
      <w:r w:rsidR="00E227EE" w:rsidRPr="00961490">
        <w:rPr>
          <w:rFonts w:ascii="Arial" w:eastAsia="Times New Roman" w:hAnsi="Arial" w:cs="Arial"/>
          <w:sz w:val="20"/>
          <w:szCs w:val="20"/>
        </w:rPr>
        <w:t xml:space="preserve">ultiple comparisons </w:t>
      </w:r>
      <w:r w:rsidR="00E227EE">
        <w:rPr>
          <w:rFonts w:ascii="Arial" w:eastAsia="Times New Roman" w:hAnsi="Arial" w:cs="Arial"/>
          <w:sz w:val="20"/>
          <w:szCs w:val="20"/>
        </w:rPr>
        <w:t xml:space="preserve">were accounted for by calculating q values for </w:t>
      </w:r>
      <w:r w:rsidR="00E227EE" w:rsidRPr="00961490">
        <w:rPr>
          <w:rFonts w:ascii="Arial" w:eastAsia="Times New Roman" w:hAnsi="Arial" w:cs="Arial"/>
          <w:sz w:val="20"/>
          <w:szCs w:val="20"/>
        </w:rPr>
        <w:t>false discovery rate (FDR) c</w:t>
      </w:r>
      <w:r w:rsidR="00E227EE">
        <w:rPr>
          <w:rFonts w:ascii="Arial" w:eastAsia="Times New Roman" w:hAnsi="Arial" w:cs="Arial"/>
          <w:sz w:val="20"/>
          <w:szCs w:val="20"/>
        </w:rPr>
        <w:t>ontrol</w:t>
      </w:r>
      <w:r w:rsidR="00E227EE" w:rsidRPr="00961490">
        <w:rPr>
          <w:rFonts w:ascii="Arial" w:eastAsia="Times New Roman" w:hAnsi="Arial" w:cs="Arial"/>
          <w:sz w:val="20"/>
          <w:szCs w:val="20"/>
        </w:rPr>
        <w:t xml:space="preserve">. Significant relationships between the two traits suggests that they are evolutionarily correlated. </w:t>
      </w:r>
      <w:r w:rsidR="00E227EE">
        <w:rPr>
          <w:rFonts w:ascii="Arial" w:eastAsia="Times New Roman" w:hAnsi="Arial" w:cs="Arial"/>
          <w:sz w:val="20"/>
          <w:szCs w:val="20"/>
        </w:rPr>
        <w:t>Al</w:t>
      </w:r>
      <w:r w:rsidR="00E227EE" w:rsidRPr="00961490">
        <w:rPr>
          <w:rFonts w:ascii="Arial" w:eastAsia="Times New Roman" w:hAnsi="Arial" w:cs="Arial"/>
          <w:sz w:val="20"/>
          <w:szCs w:val="20"/>
        </w:rPr>
        <w:t>l statistics reported represent the best PGLS model results.</w:t>
      </w:r>
    </w:p>
    <w:p w14:paraId="3FFF85F7" w14:textId="14C2FE35" w:rsidR="00961490" w:rsidRDefault="00961490" w:rsidP="00961490">
      <w:pPr>
        <w:rPr>
          <w:ins w:id="332" w:author="Microsoft Office User" w:date="2024-11-01T10:12:00Z"/>
          <w:rFonts w:ascii="Arial" w:eastAsia="Times New Roman" w:hAnsi="Arial" w:cs="Arial"/>
          <w:sz w:val="20"/>
          <w:szCs w:val="20"/>
        </w:rPr>
      </w:pPr>
      <w:r w:rsidRPr="00961490">
        <w:rPr>
          <w:rFonts w:ascii="Arial" w:eastAsia="Times New Roman" w:hAnsi="Arial" w:cs="Arial"/>
          <w:sz w:val="20"/>
          <w:szCs w:val="20"/>
        </w:rPr>
        <w:lastRenderedPageBreak/>
        <w:t xml:space="preserve">Additionally, ancestral state reconstructions of key traits were visualized using the </w:t>
      </w:r>
      <w:proofErr w:type="spellStart"/>
      <w:r w:rsidRPr="00961490">
        <w:rPr>
          <w:rFonts w:ascii="Arial" w:eastAsia="Times New Roman" w:hAnsi="Arial" w:cs="Arial"/>
          <w:sz w:val="20"/>
          <w:szCs w:val="20"/>
        </w:rPr>
        <w:t>contmap</w:t>
      </w:r>
      <w:proofErr w:type="spellEnd"/>
      <w:r w:rsidRPr="00961490">
        <w:rPr>
          <w:rFonts w:ascii="Arial" w:eastAsia="Times New Roman" w:hAnsi="Arial" w:cs="Arial"/>
          <w:sz w:val="20"/>
          <w:szCs w:val="20"/>
        </w:rPr>
        <w:t xml:space="preserve"> function in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w:t>
      </w:r>
      <w:r w:rsidR="002F1CD2">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{"citationID":"Yh4lK38J","properties":{"formattedCitation":"\\super 74\\nosupersub{}","plainCitation":"74","noteIndex":0},"citationItems":[{"id":1939,"uris":["http://zotero.org/groups/2769688/items/89LV36XJ"],"itemData":{"id":1939,"type":"article-journal","container-title":"Methods in Ecology and Evolution","DOI":"phytools: An R package for phylogenetic comparative biology (and other things)","page":"217-223","title":"phytools: An R package for phylogenetic comparative biology (and other things)","volume":"3","author":[{"family":"Revell, Liam J.","given":""}],"issued":{"date-parts":[["2012"]]}}}],"schema":"https://github.com/citation-style-language/schema/raw/master/csl-citation.json"} </w:instrText>
      </w:r>
      <w:r w:rsidR="002F1CD2">
        <w:rPr>
          <w:rFonts w:ascii="Arial" w:eastAsia="Times New Roman" w:hAnsi="Arial" w:cs="Arial"/>
          <w:sz w:val="20"/>
          <w:szCs w:val="20"/>
        </w:rPr>
        <w:fldChar w:fldCharType="separate"/>
      </w:r>
      <w:r w:rsidR="007372D3" w:rsidRPr="007372D3">
        <w:rPr>
          <w:rFonts w:ascii="Arial" w:hAnsi="Arial" w:cs="Arial"/>
          <w:sz w:val="20"/>
          <w:vertAlign w:val="superscript"/>
        </w:rPr>
        <w:t>74</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which in turn estimates internal states using fast maximum-likelihood (ML) ancestral state reconstruct as implemented in the </w:t>
      </w:r>
      <w:proofErr w:type="spellStart"/>
      <w:r w:rsidRPr="00961490">
        <w:rPr>
          <w:rFonts w:ascii="Arial" w:eastAsia="Times New Roman" w:hAnsi="Arial" w:cs="Arial"/>
          <w:sz w:val="20"/>
          <w:szCs w:val="20"/>
        </w:rPr>
        <w:t>fastAnc</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function.</w:t>
      </w:r>
    </w:p>
    <w:p w14:paraId="09A1FD66" w14:textId="5EA16497" w:rsidR="00346790" w:rsidRPr="00961490" w:rsidRDefault="005859EF" w:rsidP="00961490">
      <w:pPr>
        <w:rPr>
          <w:rFonts w:ascii="Arial" w:eastAsia="Times New Roman" w:hAnsi="Arial" w:cs="Arial"/>
          <w:sz w:val="20"/>
          <w:szCs w:val="20"/>
        </w:rPr>
      </w:pPr>
      <w:ins w:id="333" w:author="Microsoft Office User" w:date="2024-11-01T10:17:00Z">
        <w:r>
          <w:rPr>
            <w:rFonts w:ascii="Arial" w:eastAsia="Times New Roman" w:hAnsi="Arial" w:cs="Arial"/>
            <w:sz w:val="20"/>
            <w:szCs w:val="20"/>
          </w:rPr>
          <w:t>Annotated c</w:t>
        </w:r>
      </w:ins>
      <w:ins w:id="334" w:author="Microsoft Office User" w:date="2024-11-01T10:12:00Z">
        <w:r w:rsidR="00346790">
          <w:rPr>
            <w:rFonts w:ascii="Arial" w:eastAsia="Times New Roman" w:hAnsi="Arial" w:cs="Arial"/>
            <w:sz w:val="20"/>
            <w:szCs w:val="20"/>
          </w:rPr>
          <w:t xml:space="preserve">ode for all phylogenetic correlations are available </w:t>
        </w:r>
      </w:ins>
      <w:ins w:id="335" w:author="Microsoft Office User" w:date="2024-11-01T10:13:00Z">
        <w:r w:rsidR="00346790">
          <w:rPr>
            <w:rFonts w:ascii="Arial" w:eastAsia="Times New Roman" w:hAnsi="Arial" w:cs="Arial"/>
            <w:sz w:val="20"/>
            <w:szCs w:val="20"/>
          </w:rPr>
          <w:t xml:space="preserve">within </w:t>
        </w:r>
      </w:ins>
      <w:ins w:id="336" w:author="Microsoft Office User" w:date="2024-11-01T10:16:00Z">
        <w:r>
          <w:rPr>
            <w:rFonts w:ascii="Arial" w:eastAsia="Times New Roman" w:hAnsi="Arial" w:cs="Arial"/>
            <w:sz w:val="20"/>
            <w:szCs w:val="20"/>
          </w:rPr>
          <w:t xml:space="preserve">the </w:t>
        </w:r>
        <w:proofErr w:type="spellStart"/>
        <w:r>
          <w:rPr>
            <w:rFonts w:ascii="Arial" w:eastAsia="Times New Roman" w:hAnsi="Arial" w:cs="Arial"/>
            <w:sz w:val="20"/>
            <w:szCs w:val="20"/>
          </w:rPr>
          <w:t>run_all_PICs.ipynb</w:t>
        </w:r>
        <w:proofErr w:type="spellEnd"/>
        <w:r>
          <w:rPr>
            <w:rFonts w:ascii="Arial" w:eastAsia="Times New Roman" w:hAnsi="Arial" w:cs="Arial"/>
            <w:sz w:val="20"/>
            <w:szCs w:val="20"/>
          </w:rPr>
          <w:t xml:space="preserve"> script </w:t>
        </w:r>
      </w:ins>
      <w:ins w:id="337" w:author="Microsoft Office User" w:date="2024-11-01T10:17:00Z">
        <w:r>
          <w:rPr>
            <w:rFonts w:ascii="Arial" w:eastAsia="Times New Roman" w:hAnsi="Arial" w:cs="Arial"/>
            <w:sz w:val="20"/>
            <w:szCs w:val="20"/>
          </w:rPr>
          <w:t>on GitHub</w:t>
        </w:r>
      </w:ins>
      <w:ins w:id="338" w:author="Microsoft Office User" w:date="2024-11-02T10:33:00Z" w16du:dateUtc="2024-11-02T10:33:00Z">
        <w:r w:rsidR="007372D3">
          <w:rPr>
            <w:rFonts w:ascii="Arial" w:eastAsia="Times New Roman" w:hAnsi="Arial" w:cs="Arial"/>
            <w:sz w:val="20"/>
            <w:szCs w:val="20"/>
          </w:rPr>
          <w:t xml:space="preserve">: </w:t>
        </w:r>
        <w:r w:rsidR="007372D3">
          <w:rPr>
            <w:rFonts w:ascii="Arial" w:eastAsia="Times New Roman" w:hAnsi="Arial" w:cs="Arial"/>
            <w:sz w:val="20"/>
            <w:szCs w:val="20"/>
          </w:rPr>
          <w:fldChar w:fldCharType="begin"/>
        </w:r>
        <w:r w:rsidR="007372D3">
          <w:rPr>
            <w:rFonts w:ascii="Arial" w:eastAsia="Times New Roman" w:hAnsi="Arial" w:cs="Arial"/>
            <w:sz w:val="20"/>
            <w:szCs w:val="20"/>
          </w:rPr>
          <w:instrText>HYPERLINK "</w:instrText>
        </w:r>
      </w:ins>
      <w:ins w:id="339" w:author="Microsoft Office User" w:date="2024-11-01T10:17:00Z">
        <w:r w:rsidR="007372D3" w:rsidRPr="007372D3">
          <w:rPr>
            <w:rFonts w:ascii="Arial" w:eastAsia="Times New Roman" w:hAnsi="Arial" w:cs="Arial"/>
            <w:sz w:val="20"/>
            <w:szCs w:val="20"/>
            <w:rPrChange w:id="340" w:author="Microsoft Office User" w:date="2024-11-02T10:33:00Z" w16du:dateUtc="2024-11-02T10:33:00Z">
              <w:rPr>
                <w:rStyle w:val="Hyperlink"/>
                <w:rFonts w:ascii="Arial" w:eastAsia="Times New Roman" w:hAnsi="Arial" w:cs="Arial"/>
                <w:sz w:val="20"/>
                <w:szCs w:val="20"/>
              </w:rPr>
            </w:rPrChange>
          </w:rPr>
          <w:instrText>https://github.com/zaneveld/GCMP_Global_Disease/blob/master/analysis/core_analysis/procedure/run_all_PICs.ipynb</w:instrText>
        </w:r>
      </w:ins>
      <w:ins w:id="341" w:author="Microsoft Office User" w:date="2024-11-02T10:33:00Z" w16du:dateUtc="2024-11-02T10:33:00Z">
        <w:r w:rsidR="007372D3">
          <w:rPr>
            <w:rFonts w:ascii="Arial" w:eastAsia="Times New Roman" w:hAnsi="Arial" w:cs="Arial"/>
            <w:sz w:val="20"/>
            <w:szCs w:val="20"/>
          </w:rPr>
          <w:instrText>"</w:instrText>
        </w:r>
        <w:r w:rsidR="007372D3">
          <w:rPr>
            <w:rFonts w:ascii="Arial" w:eastAsia="Times New Roman" w:hAnsi="Arial" w:cs="Arial"/>
            <w:sz w:val="20"/>
            <w:szCs w:val="20"/>
          </w:rPr>
          <w:fldChar w:fldCharType="separate"/>
        </w:r>
      </w:ins>
      <w:ins w:id="342" w:author="Microsoft Office User" w:date="2024-11-01T10:17:00Z">
        <w:r w:rsidR="007372D3" w:rsidRPr="007372D3">
          <w:rPr>
            <w:rStyle w:val="Hyperlink"/>
            <w:rFonts w:ascii="Arial" w:eastAsia="Times New Roman" w:hAnsi="Arial" w:cs="Arial"/>
            <w:sz w:val="20"/>
            <w:szCs w:val="20"/>
          </w:rPr>
          <w:t>https://github.com/zaneveld/GCMP_Global_Disease/blob/master/analysis/core_analysis/procedure/run_all_PICs.ipynb</w:t>
        </w:r>
      </w:ins>
      <w:ins w:id="343" w:author="Microsoft Office User" w:date="2024-11-02T10:33:00Z" w16du:dateUtc="2024-11-02T10:33:00Z">
        <w:r w:rsidR="007372D3">
          <w:rPr>
            <w:rFonts w:ascii="Arial" w:eastAsia="Times New Roman" w:hAnsi="Arial" w:cs="Arial"/>
            <w:sz w:val="20"/>
            <w:szCs w:val="20"/>
          </w:rPr>
          <w:fldChar w:fldCharType="end"/>
        </w:r>
      </w:ins>
      <w:ins w:id="344" w:author="Microsoft Office User" w:date="2024-11-01T10:17:00Z">
        <w:r>
          <w:rPr>
            <w:rFonts w:ascii="Arial" w:eastAsia="Times New Roman" w:hAnsi="Arial" w:cs="Arial"/>
            <w:sz w:val="20"/>
            <w:szCs w:val="20"/>
          </w:rPr>
          <w:t xml:space="preserve">) with correlation results and stats </w:t>
        </w:r>
      </w:ins>
      <w:ins w:id="345" w:author="Microsoft Office User" w:date="2024-11-01T10:13:00Z">
        <w:r w:rsidR="00346790">
          <w:rPr>
            <w:rFonts w:ascii="Arial" w:eastAsia="Times New Roman" w:hAnsi="Arial" w:cs="Arial"/>
            <w:sz w:val="20"/>
            <w:szCs w:val="20"/>
          </w:rPr>
          <w:t>organized by analysis numbe</w:t>
        </w:r>
      </w:ins>
      <w:ins w:id="346" w:author="Microsoft Office User" w:date="2024-11-01T10:16:00Z">
        <w:r>
          <w:rPr>
            <w:rFonts w:ascii="Arial" w:eastAsia="Times New Roman" w:hAnsi="Arial" w:cs="Arial"/>
            <w:sz w:val="20"/>
            <w:szCs w:val="20"/>
          </w:rPr>
          <w:t>r (</w:t>
        </w:r>
      </w:ins>
      <w:ins w:id="347" w:author="Microsoft Office User" w:date="2024-11-01T10:17:00Z">
        <w:r>
          <w:rPr>
            <w:rFonts w:ascii="Arial" w:eastAsia="Times New Roman" w:hAnsi="Arial" w:cs="Arial"/>
            <w:sz w:val="20"/>
            <w:szCs w:val="20"/>
          </w:rPr>
          <w:t>A</w:t>
        </w:r>
      </w:ins>
      <w:ins w:id="348" w:author="Microsoft Office User" w:date="2024-11-01T10:16:00Z">
        <w:r>
          <w:rPr>
            <w:rFonts w:ascii="Arial" w:eastAsia="Times New Roman" w:hAnsi="Arial" w:cs="Arial"/>
            <w:sz w:val="20"/>
            <w:szCs w:val="20"/>
          </w:rPr>
          <w:t>1-15)</w:t>
        </w:r>
      </w:ins>
    </w:p>
    <w:p w14:paraId="4EEAE8C9" w14:textId="14B689C6" w:rsidR="00980C22" w:rsidRDefault="00961490" w:rsidP="00961490">
      <w:pPr>
        <w:rPr>
          <w:ins w:id="349" w:author="Microsoft Office User" w:date="2024-11-01T10:18:00Z"/>
          <w:rFonts w:ascii="Arial" w:eastAsia="Times New Roman" w:hAnsi="Arial" w:cs="Arial"/>
          <w:color w:val="24292F"/>
          <w:sz w:val="20"/>
          <w:szCs w:val="20"/>
        </w:rPr>
      </w:pPr>
      <w:r w:rsidRPr="00961490">
        <w:rPr>
          <w:rFonts w:ascii="Arial" w:eastAsia="Times New Roman" w:hAnsi="Arial" w:cs="Arial"/>
          <w:b/>
          <w:sz w:val="20"/>
          <w:szCs w:val="20"/>
        </w:rPr>
        <w:t xml:space="preserve">Phylogenetic causality analysis. </w:t>
      </w:r>
      <w:r w:rsidRPr="00961490">
        <w:rPr>
          <w:rFonts w:ascii="Arial" w:eastAsia="Times New Roman" w:hAnsi="Arial" w:cs="Arial"/>
          <w:color w:val="24292F"/>
          <w:sz w:val="20"/>
          <w:szCs w:val="20"/>
          <w:highlight w:val="white"/>
        </w:rPr>
        <w:t xml:space="preserve">Observing that A and B are correlated famously does not guarantee that A causes B. However, non-random correlation between A and B does imply some causal association - though there are many possibilities (A causes B, B causes A, a positive feedback loop exists between A &amp; B, some external factor C causes both A and B, etc.). Path analysis represents hypotheses of causality using directed acyclic graphs, then tests the different strengths of association predicted under different hypotheses of causation to test which are consistent with data.  The cross-species nature of these data further necessitated use of phylogenetic path analysis, which also accounts for expected trait correlations among related genera. </w:t>
      </w:r>
      <w:r w:rsidRPr="00961490">
        <w:rPr>
          <w:rFonts w:ascii="Arial" w:eastAsia="Times New Roman" w:hAnsi="Arial" w:cs="Arial"/>
          <w:b/>
          <w:sz w:val="20"/>
          <w:szCs w:val="20"/>
        </w:rPr>
        <w:t xml:space="preserve"> </w:t>
      </w:r>
      <w:r w:rsidRPr="00961490">
        <w:rPr>
          <w:rFonts w:ascii="Arial" w:eastAsia="Times New Roman" w:hAnsi="Arial" w:cs="Arial"/>
          <w:color w:val="24292F"/>
          <w:sz w:val="20"/>
          <w:szCs w:val="20"/>
        </w:rPr>
        <w:t xml:space="preserve">Hypotheses of the direction of causality between microbiome (specifically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disease, and growth rate were tested using a phylogenetic causality analysis performed in the R package phylopath</w:t>
      </w:r>
      <w:r w:rsidR="002F1CD2">
        <w:rPr>
          <w:rFonts w:ascii="Arial" w:eastAsia="Times New Roman" w:hAnsi="Arial" w:cs="Arial"/>
          <w:color w:val="24292F"/>
          <w:sz w:val="20"/>
          <w:szCs w:val="20"/>
        </w:rPr>
        <w:fldChar w:fldCharType="begin"/>
      </w:r>
      <w:r w:rsidR="007372D3">
        <w:rPr>
          <w:rFonts w:ascii="Arial" w:eastAsia="Times New Roman" w:hAnsi="Arial" w:cs="Arial"/>
          <w:color w:val="24292F"/>
          <w:sz w:val="20"/>
          <w:szCs w:val="20"/>
        </w:rPr>
        <w:instrText xml:space="preserve"> ADDIN ZOTERO_ITEM CSL_CITATION {"citationID":"9VqR7nfv","properties":{"formattedCitation":"\\super 76\\nosupersub{}","plainCitation":"76","noteIndex":0},"citationItems":[{"id":1871,"uris":["http://zotero.org/groups/2769688/items/Y5EZFNNC"],"itemData":{"id":1871,"type":"article-journal","abstract":"Confirmatory path analysis allows researchers to evaluate and compare causal models using observational data. This tool has great value for comparative biologists since they are often unable to gather experimental data on macro-evolutionary hypotheses, but is cumbersome and error-prone to perform. I introduce phylopath, an R package that implements phylogenetic path analysis (PPA) as described by . In addition to the published method, I provide support for the inclusion of binary variables. I illustrate PPA and phylopath by recreating part of a study on the relationship between brain size and vulnerability to extinction. The package aims to make the analysis straight-forward, providing convenience functions, and several plotting methods, which I hope will encourage the spread of the method.","container-title":"PeerJ","DOI":"10.7717/peerj.4718","ISSN":"2167-8359","journalAbbreviation":"PeerJ","note":"PMID: 29713568\nPMCID: PMC5923215","page":"e4718","source":"PubMed Central","title":"phylopath: Easy phylogenetic path analysis in R","title-short":"phylopath","volume":"6","author":[{"family":"Bijl","given":"Wouter","non-dropping-particle":"van der"}],"issued":{"date-parts":[["2018",4,25]]}}}],"schema":"https://github.com/citation-style-language/schema/raw/master/csl-citation.json"} </w:instrText>
      </w:r>
      <w:r w:rsidR="002F1CD2">
        <w:rPr>
          <w:rFonts w:ascii="Arial" w:eastAsia="Times New Roman" w:hAnsi="Arial" w:cs="Arial"/>
          <w:color w:val="24292F"/>
          <w:sz w:val="20"/>
          <w:szCs w:val="20"/>
        </w:rPr>
        <w:fldChar w:fldCharType="separate"/>
      </w:r>
      <w:r w:rsidR="007372D3" w:rsidRPr="007372D3">
        <w:rPr>
          <w:rFonts w:ascii="Arial" w:hAnsi="Arial" w:cs="Arial"/>
          <w:color w:val="000000"/>
          <w:sz w:val="20"/>
          <w:vertAlign w:val="superscript"/>
        </w:rPr>
        <w:t>76</w:t>
      </w:r>
      <w:r w:rsidR="002F1CD2">
        <w:rPr>
          <w:rFonts w:ascii="Arial" w:eastAsia="Times New Roman" w:hAnsi="Arial" w:cs="Arial"/>
          <w:color w:val="24292F"/>
          <w:sz w:val="20"/>
          <w:szCs w:val="20"/>
        </w:rPr>
        <w:fldChar w:fldCharType="end"/>
      </w:r>
      <w:r w:rsidRPr="00961490">
        <w:rPr>
          <w:rFonts w:ascii="Arial" w:eastAsia="Times New Roman" w:hAnsi="Arial" w:cs="Arial"/>
          <w:color w:val="24292F"/>
          <w:sz w:val="20"/>
          <w:szCs w:val="20"/>
        </w:rPr>
        <w:t xml:space="preserve">. This analysis tests the ability of different models to explain correlations in trait data. For example, does selection for a high growth rate in turn drive selection for increased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w:t>
      </w:r>
      <w:ins w:id="350" w:author="Microsoft Office User" w:date="2024-10-28T13:19:00Z">
        <w:r w:rsidR="00E227EE">
          <w:rPr>
            <w:rFonts w:ascii="Arial" w:eastAsia="Times New Roman" w:hAnsi="Arial" w:cs="Arial"/>
            <w:color w:val="24292F"/>
            <w:sz w:val="20"/>
            <w:szCs w:val="20"/>
          </w:rPr>
          <w:t xml:space="preserve">relative </w:t>
        </w:r>
      </w:ins>
      <w:r w:rsidRPr="00961490">
        <w:rPr>
          <w:rFonts w:ascii="Arial" w:eastAsia="Times New Roman" w:hAnsi="Arial" w:cs="Arial"/>
          <w:color w:val="24292F"/>
          <w:sz w:val="20"/>
          <w:szCs w:val="20"/>
        </w:rPr>
        <w:t xml:space="preserve">abundance, which then increases disease susceptibility, or does symbiosis with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itself separately increase disease and growth? Fourteen potential causality models were tested to incorporate all biologically plausible pathways between </w:t>
      </w:r>
      <w:r w:rsidRPr="00961490">
        <w:rPr>
          <w:rFonts w:ascii="Arial" w:eastAsia="Times New Roman" w:hAnsi="Arial" w:cs="Arial"/>
          <w:i/>
          <w:color w:val="24292F"/>
          <w:sz w:val="20"/>
          <w:szCs w:val="20"/>
        </w:rPr>
        <w:t xml:space="preserve">Endozoicomonas </w:t>
      </w:r>
      <w:ins w:id="351" w:author="Microsoft Office User" w:date="2024-10-28T13:39:00Z">
        <w:r w:rsidR="005A4D34">
          <w:rPr>
            <w:rFonts w:ascii="Arial" w:eastAsia="Times New Roman" w:hAnsi="Arial" w:cs="Arial"/>
            <w:iCs/>
            <w:color w:val="24292F"/>
            <w:sz w:val="20"/>
            <w:szCs w:val="20"/>
          </w:rPr>
          <w:t xml:space="preserve">relative </w:t>
        </w:r>
      </w:ins>
      <w:r w:rsidRPr="00961490">
        <w:rPr>
          <w:rFonts w:ascii="Arial" w:eastAsia="Times New Roman" w:hAnsi="Arial" w:cs="Arial"/>
          <w:color w:val="24292F"/>
          <w:sz w:val="20"/>
          <w:szCs w:val="20"/>
        </w:rPr>
        <w:t>abundance, disease susceptibility, and growth rate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a; </w:t>
      </w:r>
      <w:r w:rsidR="00DB72A3">
        <w:rPr>
          <w:rFonts w:ascii="Arial" w:eastAsia="Times New Roman" w:hAnsi="Arial" w:cs="Arial"/>
          <w:color w:val="24292F"/>
          <w:sz w:val="20"/>
          <w:szCs w:val="20"/>
        </w:rPr>
        <w:t>Fig. S4</w:t>
      </w:r>
      <w:r w:rsidRPr="00961490">
        <w:rPr>
          <w:rFonts w:ascii="Arial" w:eastAsia="Times New Roman" w:hAnsi="Arial" w:cs="Arial"/>
          <w:color w:val="24292F"/>
          <w:sz w:val="20"/>
          <w:szCs w:val="20"/>
        </w:rPr>
        <w:t xml:space="preserve">). The top performing causality models according to </w:t>
      </w:r>
      <w:proofErr w:type="spellStart"/>
      <w:r w:rsidRPr="00961490">
        <w:rPr>
          <w:rFonts w:ascii="Arial" w:eastAsia="Times New Roman" w:hAnsi="Arial" w:cs="Arial"/>
          <w:color w:val="24292F"/>
          <w:sz w:val="20"/>
          <w:szCs w:val="20"/>
        </w:rPr>
        <w:t>CICc</w:t>
      </w:r>
      <w:proofErr w:type="spellEnd"/>
      <w:r w:rsidRPr="00961490">
        <w:rPr>
          <w:rFonts w:ascii="Arial" w:eastAsia="Times New Roman" w:hAnsi="Arial" w:cs="Arial"/>
          <w:color w:val="24292F"/>
          <w:sz w:val="20"/>
          <w:szCs w:val="20"/>
        </w:rPr>
        <w:t xml:space="preserve"> values (using both </w:t>
      </w:r>
      <w:proofErr w:type="spellStart"/>
      <w:r w:rsidRPr="00961490">
        <w:rPr>
          <w:rFonts w:ascii="Arial" w:eastAsia="Times New Roman" w:hAnsi="Arial" w:cs="Arial"/>
          <w:color w:val="24292F"/>
          <w:sz w:val="20"/>
          <w:szCs w:val="20"/>
        </w:rPr>
        <w:t>Pagel’s</w:t>
      </w:r>
      <w:proofErr w:type="spellEnd"/>
      <w:r w:rsidRPr="00961490">
        <w:rPr>
          <w:rFonts w:ascii="Arial" w:eastAsia="Times New Roman" w:hAnsi="Arial" w:cs="Arial"/>
          <w:color w:val="24292F"/>
          <w:sz w:val="20"/>
          <w:szCs w:val="20"/>
        </w:rPr>
        <w:t xml:space="preserve"> λ and Brownian Motion models of evolution) were averaged for interpretation and visualization. </w:t>
      </w:r>
    </w:p>
    <w:p w14:paraId="4D918D19" w14:textId="3CF643C0" w:rsidR="005859EF" w:rsidRPr="005859EF" w:rsidRDefault="005859EF" w:rsidP="00961490">
      <w:pPr>
        <w:rPr>
          <w:rFonts w:ascii="Arial" w:eastAsia="Times New Roman" w:hAnsi="Arial" w:cs="Arial"/>
          <w:color w:val="24292F"/>
          <w:sz w:val="20"/>
          <w:szCs w:val="20"/>
        </w:rPr>
      </w:pPr>
      <w:ins w:id="352" w:author="Microsoft Office User" w:date="2024-11-01T10:18:00Z">
        <w:r>
          <w:rPr>
            <w:rFonts w:ascii="Arial" w:eastAsia="Times New Roman" w:hAnsi="Arial" w:cs="Arial"/>
            <w:b/>
            <w:bCs/>
            <w:color w:val="24292F"/>
            <w:sz w:val="20"/>
            <w:szCs w:val="20"/>
          </w:rPr>
          <w:t xml:space="preserve">Analysis of Endozoicomonas ASVs. </w:t>
        </w:r>
        <w:r>
          <w:rPr>
            <w:rFonts w:ascii="Arial" w:eastAsia="Times New Roman" w:hAnsi="Arial" w:cs="Arial"/>
            <w:color w:val="24292F"/>
            <w:sz w:val="20"/>
            <w:szCs w:val="20"/>
          </w:rPr>
          <w:t xml:space="preserve">ASVs annotated as </w:t>
        </w:r>
        <w:r>
          <w:rPr>
            <w:rFonts w:ascii="Arial" w:eastAsia="Times New Roman" w:hAnsi="Arial" w:cs="Arial"/>
            <w:i/>
            <w:iCs/>
            <w:color w:val="24292F"/>
            <w:sz w:val="20"/>
            <w:szCs w:val="20"/>
          </w:rPr>
          <w:t xml:space="preserve">Endozoicomonas </w:t>
        </w:r>
        <w:r>
          <w:rPr>
            <w:rFonts w:ascii="Arial" w:eastAsia="Times New Roman" w:hAnsi="Arial" w:cs="Arial"/>
            <w:color w:val="24292F"/>
            <w:sz w:val="20"/>
            <w:szCs w:val="20"/>
          </w:rPr>
          <w:t xml:space="preserve">at the genus level were extracted from the </w:t>
        </w:r>
      </w:ins>
      <w:ins w:id="353" w:author="Microsoft Office User" w:date="2024-11-01T10:19:00Z">
        <w:r>
          <w:rPr>
            <w:rFonts w:ascii="Arial" w:eastAsia="Times New Roman" w:hAnsi="Arial" w:cs="Arial"/>
            <w:color w:val="24292F"/>
            <w:sz w:val="20"/>
            <w:szCs w:val="20"/>
          </w:rPr>
          <w:t xml:space="preserve">rarefied </w:t>
        </w:r>
      </w:ins>
      <w:ins w:id="354" w:author="Microsoft Office User" w:date="2024-11-01T10:18:00Z">
        <w:r>
          <w:rPr>
            <w:rFonts w:ascii="Arial" w:eastAsia="Times New Roman" w:hAnsi="Arial" w:cs="Arial"/>
            <w:color w:val="24292F"/>
            <w:sz w:val="20"/>
            <w:szCs w:val="20"/>
          </w:rPr>
          <w:t xml:space="preserve">QIIME2 </w:t>
        </w:r>
      </w:ins>
      <w:ins w:id="355" w:author="Microsoft Office User" w:date="2024-11-01T10:19:00Z">
        <w:r>
          <w:rPr>
            <w:rFonts w:ascii="Arial" w:eastAsia="Times New Roman" w:hAnsi="Arial" w:cs="Arial"/>
            <w:color w:val="24292F"/>
            <w:sz w:val="20"/>
            <w:szCs w:val="20"/>
          </w:rPr>
          <w:t xml:space="preserve">coral microbiome </w:t>
        </w:r>
      </w:ins>
      <w:ins w:id="356" w:author="Microsoft Office User" w:date="2024-11-01T10:18:00Z">
        <w:r>
          <w:rPr>
            <w:rFonts w:ascii="Arial" w:eastAsia="Times New Roman" w:hAnsi="Arial" w:cs="Arial"/>
            <w:color w:val="24292F"/>
            <w:sz w:val="20"/>
            <w:szCs w:val="20"/>
          </w:rPr>
          <w:t>feature table</w:t>
        </w:r>
      </w:ins>
      <w:ins w:id="357" w:author="Microsoft Office User" w:date="2024-11-01T10:22:00Z">
        <w:r w:rsidR="00AF3C99">
          <w:rPr>
            <w:rFonts w:ascii="Arial" w:eastAsia="Times New Roman" w:hAnsi="Arial" w:cs="Arial"/>
            <w:color w:val="24292F"/>
            <w:sz w:val="20"/>
            <w:szCs w:val="20"/>
          </w:rPr>
          <w:t xml:space="preserve">. Differences in ASV diversity </w:t>
        </w:r>
        <w:r w:rsidR="00AF3C99">
          <w:rPr>
            <w:rFonts w:ascii="Arial" w:eastAsia="Times New Roman" w:hAnsi="Arial" w:cs="Arial"/>
            <w:i/>
            <w:iCs/>
            <w:color w:val="24292F"/>
            <w:sz w:val="20"/>
            <w:szCs w:val="20"/>
          </w:rPr>
          <w:t xml:space="preserve">within Endozoicomonas </w:t>
        </w:r>
        <w:r w:rsidR="00AF3C99">
          <w:rPr>
            <w:rFonts w:ascii="Arial" w:eastAsia="Times New Roman" w:hAnsi="Arial" w:cs="Arial"/>
            <w:color w:val="24292F"/>
            <w:sz w:val="20"/>
            <w:szCs w:val="20"/>
          </w:rPr>
          <w:t xml:space="preserve">was assessed by PERMANOVA of Weighted </w:t>
        </w:r>
        <w:proofErr w:type="spellStart"/>
        <w:r w:rsidR="00AF3C99">
          <w:rPr>
            <w:rFonts w:ascii="Arial" w:eastAsia="Times New Roman" w:hAnsi="Arial" w:cs="Arial"/>
            <w:color w:val="24292F"/>
            <w:sz w:val="20"/>
            <w:szCs w:val="20"/>
          </w:rPr>
          <w:t>UniFrac</w:t>
        </w:r>
        <w:proofErr w:type="spellEnd"/>
        <w:r w:rsidR="00AF3C99">
          <w:rPr>
            <w:rFonts w:ascii="Arial" w:eastAsia="Times New Roman" w:hAnsi="Arial" w:cs="Arial"/>
            <w:color w:val="24292F"/>
            <w:sz w:val="20"/>
            <w:szCs w:val="20"/>
          </w:rPr>
          <w:t xml:space="preserve"> or Aitchison beta-diver</w:t>
        </w:r>
      </w:ins>
      <w:ins w:id="358" w:author="Microsoft Office User" w:date="2024-11-01T10:23:00Z">
        <w:r w:rsidR="00AF3C99">
          <w:rPr>
            <w:rFonts w:ascii="Arial" w:eastAsia="Times New Roman" w:hAnsi="Arial" w:cs="Arial"/>
            <w:color w:val="24292F"/>
            <w:sz w:val="20"/>
            <w:szCs w:val="20"/>
          </w:rPr>
          <w:t xml:space="preserve">sity </w:t>
        </w:r>
      </w:ins>
      <w:ins w:id="359" w:author="Microsoft Office User" w:date="2024-11-01T10:22:00Z">
        <w:r w:rsidR="00AF3C99">
          <w:rPr>
            <w:rFonts w:ascii="Arial" w:eastAsia="Times New Roman" w:hAnsi="Arial" w:cs="Arial"/>
            <w:color w:val="24292F"/>
            <w:sz w:val="20"/>
            <w:szCs w:val="20"/>
          </w:rPr>
          <w:t>distance matrices</w:t>
        </w:r>
      </w:ins>
      <w:ins w:id="360" w:author="Microsoft Office User" w:date="2024-11-01T10:23:00Z">
        <w:r w:rsidR="00AF3C99">
          <w:rPr>
            <w:rFonts w:ascii="Arial" w:eastAsia="Times New Roman" w:hAnsi="Arial" w:cs="Arial"/>
            <w:color w:val="24292F"/>
            <w:sz w:val="20"/>
            <w:szCs w:val="20"/>
          </w:rPr>
          <w:t xml:space="preserve">. For analysis of </w:t>
        </w:r>
        <w:r w:rsidR="00AF3C99">
          <w:rPr>
            <w:rFonts w:ascii="Arial" w:eastAsia="Times New Roman" w:hAnsi="Arial" w:cs="Arial"/>
            <w:i/>
            <w:iCs/>
            <w:color w:val="24292F"/>
            <w:sz w:val="20"/>
            <w:szCs w:val="20"/>
          </w:rPr>
          <w:t xml:space="preserve">Endozoicomonas </w:t>
        </w:r>
        <w:r w:rsidR="00AF3C99">
          <w:rPr>
            <w:rFonts w:ascii="Arial" w:eastAsia="Times New Roman" w:hAnsi="Arial" w:cs="Arial"/>
            <w:color w:val="24292F"/>
            <w:sz w:val="20"/>
            <w:szCs w:val="20"/>
          </w:rPr>
          <w:t>ASVs by compartment</w:t>
        </w:r>
      </w:ins>
      <w:ins w:id="361" w:author="Microsoft Office User" w:date="2024-11-01T10:19:00Z">
        <w:r>
          <w:rPr>
            <w:rFonts w:ascii="Arial" w:eastAsia="Times New Roman" w:hAnsi="Arial" w:cs="Arial"/>
            <w:color w:val="24292F"/>
            <w:sz w:val="20"/>
            <w:szCs w:val="20"/>
          </w:rPr>
          <w:t xml:space="preserve">, </w:t>
        </w:r>
      </w:ins>
      <w:ins w:id="362" w:author="Microsoft Office User" w:date="2024-11-02T10:58:00Z" w16du:dateUtc="2024-11-02T10:58:00Z">
        <w:r w:rsidR="006D5FE3">
          <w:rPr>
            <w:rFonts w:ascii="Arial" w:eastAsia="Times New Roman" w:hAnsi="Arial" w:cs="Arial"/>
            <w:i/>
            <w:iCs/>
            <w:color w:val="24292F"/>
            <w:sz w:val="20"/>
            <w:szCs w:val="20"/>
          </w:rPr>
          <w:t xml:space="preserve">Endozoicomonas </w:t>
        </w:r>
        <w:r w:rsidR="006D5FE3">
          <w:rPr>
            <w:rFonts w:ascii="Arial" w:eastAsia="Times New Roman" w:hAnsi="Arial" w:cs="Arial"/>
            <w:color w:val="24292F"/>
            <w:sz w:val="20"/>
            <w:szCs w:val="20"/>
          </w:rPr>
          <w:t xml:space="preserve">ASVs were </w:t>
        </w:r>
      </w:ins>
      <w:ins w:id="363" w:author="Microsoft Office User" w:date="2024-11-01T10:19:00Z">
        <w:r>
          <w:rPr>
            <w:rFonts w:ascii="Arial" w:eastAsia="Times New Roman" w:hAnsi="Arial" w:cs="Arial"/>
            <w:color w:val="24292F"/>
            <w:sz w:val="20"/>
            <w:szCs w:val="20"/>
          </w:rPr>
          <w:t xml:space="preserve">pooled according to whether they had greatest abundance in mucus, tissue or skeleton. The relative abundance of </w:t>
        </w:r>
      </w:ins>
      <w:ins w:id="364" w:author="Microsoft Office User" w:date="2024-11-01T10:20:00Z">
        <w:r>
          <w:rPr>
            <w:rFonts w:ascii="Arial" w:eastAsia="Times New Roman" w:hAnsi="Arial" w:cs="Arial"/>
            <w:color w:val="24292F"/>
            <w:sz w:val="20"/>
            <w:szCs w:val="20"/>
          </w:rPr>
          <w:t>these compartment-specific pools were then regressed against host traits using PGLS</w:t>
        </w:r>
      </w:ins>
      <w:ins w:id="365" w:author="Microsoft Office User" w:date="2024-11-02T13:01:00Z" w16du:dateUtc="2024-11-02T13:01:00Z">
        <w:r w:rsidR="00D021BE">
          <w:rPr>
            <w:rFonts w:ascii="Arial" w:eastAsia="Times New Roman" w:hAnsi="Arial" w:cs="Arial"/>
            <w:color w:val="24292F"/>
            <w:sz w:val="20"/>
            <w:szCs w:val="20"/>
          </w:rPr>
          <w:t xml:space="preserve">, as outlined above. </w:t>
        </w:r>
      </w:ins>
    </w:p>
    <w:p w14:paraId="0A483298" w14:textId="77777777" w:rsidR="007A7BE8" w:rsidRDefault="007A7BE8" w:rsidP="007A7BE8">
      <w:pPr>
        <w:pBdr>
          <w:top w:val="nil"/>
          <w:left w:val="nil"/>
          <w:bottom w:val="nil"/>
          <w:right w:val="nil"/>
          <w:between w:val="nil"/>
        </w:pBdr>
        <w:contextualSpacing/>
        <w:rPr>
          <w:rFonts w:ascii="Arial" w:hAnsi="Arial" w:cs="Arial"/>
          <w:b/>
          <w:color w:val="000000"/>
          <w:sz w:val="20"/>
          <w:szCs w:val="20"/>
        </w:rPr>
      </w:pPr>
      <w:r>
        <w:rPr>
          <w:rFonts w:ascii="Arial" w:hAnsi="Arial" w:cs="Arial"/>
          <w:b/>
          <w:color w:val="000000"/>
          <w:sz w:val="20"/>
          <w:szCs w:val="20"/>
        </w:rPr>
        <w:t>Declarations</w:t>
      </w:r>
    </w:p>
    <w:p w14:paraId="0EC9A320" w14:textId="77777777" w:rsidR="007A7BE8" w:rsidRDefault="007A7BE8" w:rsidP="007A7BE8">
      <w:pPr>
        <w:pBdr>
          <w:top w:val="nil"/>
          <w:left w:val="nil"/>
          <w:bottom w:val="nil"/>
          <w:right w:val="nil"/>
          <w:between w:val="nil"/>
        </w:pBdr>
        <w:contextualSpacing/>
        <w:rPr>
          <w:rFonts w:ascii="Arial" w:hAnsi="Arial" w:cs="Arial"/>
          <w:b/>
          <w:color w:val="000000"/>
          <w:sz w:val="20"/>
          <w:szCs w:val="20"/>
        </w:rPr>
      </w:pPr>
    </w:p>
    <w:p w14:paraId="6883B50D"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r w:rsidRPr="00E058D1">
        <w:rPr>
          <w:rFonts w:ascii="Arial" w:hAnsi="Arial" w:cs="Arial"/>
          <w:bCs/>
          <w:i/>
          <w:iCs/>
          <w:color w:val="000000"/>
          <w:sz w:val="20"/>
          <w:szCs w:val="20"/>
        </w:rPr>
        <w:t xml:space="preserve">Ethics Approval and </w:t>
      </w:r>
      <w:r>
        <w:rPr>
          <w:rFonts w:ascii="Arial" w:hAnsi="Arial" w:cs="Arial"/>
          <w:bCs/>
          <w:i/>
          <w:iCs/>
          <w:color w:val="000000"/>
          <w:sz w:val="20"/>
          <w:szCs w:val="20"/>
        </w:rPr>
        <w:t>C</w:t>
      </w:r>
      <w:r w:rsidRPr="00E058D1">
        <w:rPr>
          <w:rFonts w:ascii="Arial" w:hAnsi="Arial" w:cs="Arial"/>
          <w:bCs/>
          <w:i/>
          <w:iCs/>
          <w:color w:val="000000"/>
          <w:sz w:val="20"/>
          <w:szCs w:val="20"/>
        </w:rPr>
        <w:t xml:space="preserve">onsent to </w:t>
      </w:r>
      <w:r>
        <w:rPr>
          <w:rFonts w:ascii="Arial" w:hAnsi="Arial" w:cs="Arial"/>
          <w:bCs/>
          <w:i/>
          <w:iCs/>
          <w:color w:val="000000"/>
          <w:sz w:val="20"/>
          <w:szCs w:val="20"/>
        </w:rPr>
        <w:t>P</w:t>
      </w:r>
      <w:r w:rsidRPr="00E058D1">
        <w:rPr>
          <w:rFonts w:ascii="Arial" w:hAnsi="Arial" w:cs="Arial"/>
          <w:bCs/>
          <w:i/>
          <w:iCs/>
          <w:color w:val="000000"/>
          <w:sz w:val="20"/>
          <w:szCs w:val="20"/>
        </w:rPr>
        <w:t>articipate</w:t>
      </w:r>
    </w:p>
    <w:p w14:paraId="1FC596EE"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r>
        <w:rPr>
          <w:rFonts w:ascii="Arial" w:hAnsi="Arial" w:cs="Arial"/>
          <w:bCs/>
          <w:color w:val="000000"/>
          <w:sz w:val="20"/>
          <w:szCs w:val="20"/>
        </w:rPr>
        <w:t xml:space="preserve">Ethical approval is not applicable to research on corals. </w:t>
      </w:r>
    </w:p>
    <w:p w14:paraId="7A3BEED1"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p>
    <w:p w14:paraId="6845B744" w14:textId="77777777" w:rsidR="007A7BE8" w:rsidRDefault="007A7BE8" w:rsidP="007A7BE8">
      <w:pPr>
        <w:pBdr>
          <w:top w:val="nil"/>
          <w:left w:val="nil"/>
          <w:bottom w:val="nil"/>
          <w:right w:val="nil"/>
          <w:between w:val="nil"/>
        </w:pBdr>
        <w:contextualSpacing/>
        <w:rPr>
          <w:rFonts w:ascii="Arial" w:hAnsi="Arial" w:cs="Arial"/>
          <w:bCs/>
          <w:i/>
          <w:iCs/>
          <w:color w:val="000000"/>
          <w:sz w:val="20"/>
          <w:szCs w:val="20"/>
        </w:rPr>
      </w:pPr>
      <w:r w:rsidRPr="00E058D1">
        <w:rPr>
          <w:rFonts w:ascii="Arial" w:hAnsi="Arial" w:cs="Arial"/>
          <w:bCs/>
          <w:i/>
          <w:iCs/>
          <w:color w:val="000000"/>
          <w:sz w:val="20"/>
          <w:szCs w:val="20"/>
        </w:rPr>
        <w:t xml:space="preserve">Consent for </w:t>
      </w:r>
      <w:r>
        <w:rPr>
          <w:rFonts w:ascii="Arial" w:hAnsi="Arial" w:cs="Arial"/>
          <w:bCs/>
          <w:i/>
          <w:iCs/>
          <w:color w:val="000000"/>
          <w:sz w:val="20"/>
          <w:szCs w:val="20"/>
        </w:rPr>
        <w:t>P</w:t>
      </w:r>
      <w:r w:rsidRPr="00E058D1">
        <w:rPr>
          <w:rFonts w:ascii="Arial" w:hAnsi="Arial" w:cs="Arial"/>
          <w:bCs/>
          <w:i/>
          <w:iCs/>
          <w:color w:val="000000"/>
          <w:sz w:val="20"/>
          <w:szCs w:val="20"/>
        </w:rPr>
        <w:t>ublication</w:t>
      </w:r>
    </w:p>
    <w:p w14:paraId="5594A8E8"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r>
        <w:rPr>
          <w:rFonts w:ascii="Arial" w:hAnsi="Arial" w:cs="Arial"/>
          <w:bCs/>
          <w:color w:val="000000"/>
          <w:sz w:val="20"/>
          <w:szCs w:val="20"/>
        </w:rPr>
        <w:t>Not applicable.</w:t>
      </w:r>
    </w:p>
    <w:p w14:paraId="4320BA20"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p>
    <w:p w14:paraId="59914267" w14:textId="77777777" w:rsidR="007A7BE8" w:rsidRDefault="007A7BE8" w:rsidP="007A7BE8">
      <w:pPr>
        <w:pBdr>
          <w:top w:val="nil"/>
          <w:left w:val="nil"/>
          <w:bottom w:val="nil"/>
          <w:right w:val="nil"/>
          <w:between w:val="nil"/>
        </w:pBdr>
        <w:contextualSpacing/>
        <w:rPr>
          <w:rFonts w:ascii="Arial" w:hAnsi="Arial" w:cs="Arial"/>
          <w:bCs/>
          <w:i/>
          <w:iCs/>
          <w:color w:val="000000"/>
          <w:sz w:val="20"/>
          <w:szCs w:val="20"/>
        </w:rPr>
      </w:pPr>
      <w:r>
        <w:rPr>
          <w:rFonts w:ascii="Arial" w:hAnsi="Arial" w:cs="Arial"/>
          <w:bCs/>
          <w:i/>
          <w:iCs/>
          <w:color w:val="000000"/>
          <w:sz w:val="20"/>
          <w:szCs w:val="20"/>
        </w:rPr>
        <w:t>Availability of Data and Material</w:t>
      </w:r>
    </w:p>
    <w:p w14:paraId="34AD4F06" w14:textId="77777777" w:rsidR="007A7BE8" w:rsidRDefault="007A7BE8" w:rsidP="007A7BE8">
      <w:pPr>
        <w:contextualSpacing/>
        <w:rPr>
          <w:rFonts w:ascii="Arial" w:eastAsia="Times New Roman" w:hAnsi="Arial" w:cs="Arial"/>
          <w:sz w:val="20"/>
          <w:szCs w:val="20"/>
        </w:rPr>
      </w:pPr>
      <w:r>
        <w:rPr>
          <w:rFonts w:ascii="Arial" w:eastAsia="Times New Roman" w:hAnsi="Arial" w:cs="Arial"/>
          <w:sz w:val="20"/>
          <w:szCs w:val="20"/>
        </w:rPr>
        <w:t>All data generated during this study are publicly available and data summaries are included in this publication and its supplementary information files. The r</w:t>
      </w:r>
      <w:r w:rsidRPr="00961490">
        <w:rPr>
          <w:rFonts w:ascii="Arial" w:eastAsia="Times New Roman" w:hAnsi="Arial" w:cs="Arial"/>
          <w:sz w:val="20"/>
          <w:szCs w:val="20"/>
        </w:rPr>
        <w:t xml:space="preserve">aw sequencing data and associated metadata for the </w:t>
      </w:r>
      <w:r>
        <w:rPr>
          <w:rFonts w:ascii="Arial" w:eastAsia="Times New Roman" w:hAnsi="Arial" w:cs="Arial"/>
          <w:sz w:val="20"/>
          <w:szCs w:val="20"/>
        </w:rPr>
        <w:t xml:space="preserve">coral microbiome </w:t>
      </w:r>
      <w:r w:rsidRPr="00961490">
        <w:rPr>
          <w:rFonts w:ascii="Arial" w:eastAsia="Times New Roman" w:hAnsi="Arial" w:cs="Arial"/>
          <w:sz w:val="20"/>
          <w:szCs w:val="20"/>
        </w:rPr>
        <w:t xml:space="preserve">samples used in this study are available on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(qiita.ucsd.edu) under project ID 10895, prep ID 3439.</w:t>
      </w:r>
      <w:r>
        <w:rPr>
          <w:rFonts w:ascii="Arial" w:eastAsia="Times New Roman" w:hAnsi="Arial" w:cs="Arial"/>
          <w:sz w:val="20"/>
          <w:szCs w:val="20"/>
        </w:rPr>
        <w:t xml:space="preserve"> Australian disease data (new to this study) are accessible at </w:t>
      </w:r>
      <w:r w:rsidRPr="00961490">
        <w:rPr>
          <w:rFonts w:ascii="Arial" w:eastAsia="Times New Roman" w:hAnsi="Arial" w:cs="Arial"/>
          <w:sz w:val="20"/>
          <w:szCs w:val="20"/>
        </w:rPr>
        <w:t>github.com/</w:t>
      </w:r>
      <w:proofErr w:type="spellStart"/>
      <w:r w:rsidRPr="00961490">
        <w:rPr>
          <w:rFonts w:ascii="Arial" w:eastAsia="Times New Roman" w:hAnsi="Arial" w:cs="Arial"/>
          <w:sz w:val="20"/>
          <w:szCs w:val="20"/>
        </w:rPr>
        <w:t>zaneveld</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GCMP_global_disease</w:t>
      </w:r>
      <w:proofErr w:type="spellEnd"/>
      <w:r>
        <w:rPr>
          <w:rFonts w:ascii="Arial" w:eastAsia="Times New Roman" w:hAnsi="Arial" w:cs="Arial"/>
          <w:sz w:val="20"/>
          <w:szCs w:val="20"/>
        </w:rPr>
        <w:t xml:space="preserve"> and in Supplementary Data Table 1b. Summary data and all associated code for analyses is available at </w:t>
      </w:r>
      <w:r w:rsidRPr="00961490">
        <w:rPr>
          <w:rFonts w:ascii="Arial" w:eastAsia="Times New Roman" w:hAnsi="Arial" w:cs="Arial"/>
          <w:sz w:val="20"/>
          <w:szCs w:val="20"/>
        </w:rPr>
        <w:t>github.com/</w:t>
      </w:r>
      <w:proofErr w:type="spellStart"/>
      <w:r w:rsidRPr="00961490">
        <w:rPr>
          <w:rFonts w:ascii="Arial" w:eastAsia="Times New Roman" w:hAnsi="Arial" w:cs="Arial"/>
          <w:sz w:val="20"/>
          <w:szCs w:val="20"/>
        </w:rPr>
        <w:t>zaneveld</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GCMP_global_disease</w:t>
      </w:r>
      <w:proofErr w:type="spellEnd"/>
      <w:r>
        <w:rPr>
          <w:rFonts w:ascii="Arial" w:eastAsia="Times New Roman" w:hAnsi="Arial" w:cs="Arial"/>
          <w:sz w:val="20"/>
          <w:szCs w:val="20"/>
        </w:rPr>
        <w:t xml:space="preserve">. Additional publicly available data were used in this study. </w:t>
      </w:r>
      <w:r w:rsidRPr="007767B4">
        <w:rPr>
          <w:rFonts w:ascii="Arial" w:eastAsia="Times New Roman" w:hAnsi="Arial" w:cs="Arial"/>
          <w:sz w:val="20"/>
          <w:szCs w:val="20"/>
        </w:rPr>
        <w:t xml:space="preserve">These include coral disease data from open-access surveys in the Florida Keys (the Florida Reef Resilience Program (FRRP); https://frrp.org/) and </w:t>
      </w:r>
      <w:proofErr w:type="spellStart"/>
      <w:r w:rsidRPr="007767B4">
        <w:rPr>
          <w:rFonts w:ascii="Arial" w:eastAsia="Times New Roman" w:hAnsi="Arial" w:cs="Arial"/>
          <w:sz w:val="20"/>
          <w:szCs w:val="20"/>
        </w:rPr>
        <w:t>Hawaiʻi</w:t>
      </w:r>
      <w:proofErr w:type="spellEnd"/>
      <w:r w:rsidRPr="007767B4">
        <w:rPr>
          <w:rFonts w:ascii="Arial" w:eastAsia="Times New Roman" w:hAnsi="Arial" w:cs="Arial"/>
          <w:sz w:val="20"/>
          <w:szCs w:val="20"/>
        </w:rPr>
        <w:t xml:space="preserve"> (HICORDIS</w:t>
      </w:r>
      <w:r>
        <w:rPr>
          <w:rFonts w:ascii="Arial" w:eastAsia="Times New Roman" w:hAnsi="Arial" w:cs="Arial"/>
          <w:sz w:val="20"/>
          <w:szCs w:val="20"/>
          <w:vertAlign w:val="superscript"/>
        </w:rPr>
        <w:t>29</w:t>
      </w:r>
      <w:r w:rsidRPr="007767B4">
        <w:rPr>
          <w:rFonts w:ascii="Arial" w:eastAsia="Times New Roman" w:hAnsi="Arial" w:cs="Arial"/>
          <w:sz w:val="20"/>
          <w:szCs w:val="20"/>
        </w:rPr>
        <w:t xml:space="preserve">; </w:t>
      </w:r>
      <w:r w:rsidRPr="007767B4">
        <w:rPr>
          <w:rFonts w:ascii="Arial" w:eastAsia="Times New Roman" w:hAnsi="Arial" w:cs="Arial"/>
          <w:sz w:val="20"/>
          <w:szCs w:val="20"/>
        </w:rPr>
        <w:lastRenderedPageBreak/>
        <w:t>https://doi.org/10.1016/j.dib.2016.07.025), a multigene coral phylogeny published by Huang &amp; Roy 2015</w:t>
      </w:r>
      <w:r>
        <w:rPr>
          <w:rFonts w:ascii="Arial" w:eastAsia="Times New Roman" w:hAnsi="Arial" w:cs="Arial"/>
          <w:sz w:val="20"/>
          <w:szCs w:val="20"/>
          <w:vertAlign w:val="superscript"/>
        </w:rPr>
        <w:t>31</w:t>
      </w:r>
      <w:r w:rsidRPr="007767B4">
        <w:rPr>
          <w:rFonts w:ascii="Arial" w:eastAsia="Times New Roman" w:hAnsi="Arial" w:cs="Arial"/>
          <w:sz w:val="20"/>
          <w:szCs w:val="20"/>
        </w:rPr>
        <w:t xml:space="preserve"> (https://doi.org/10.1098/rstb.2014.0010), and coral growth data obtained from the Coral Trait Database</w:t>
      </w:r>
      <w:r>
        <w:rPr>
          <w:rFonts w:ascii="Arial" w:eastAsia="Times New Roman" w:hAnsi="Arial" w:cs="Arial"/>
          <w:sz w:val="20"/>
          <w:szCs w:val="20"/>
          <w:vertAlign w:val="superscript"/>
        </w:rPr>
        <w:t>30</w:t>
      </w:r>
      <w:r w:rsidRPr="007767B4">
        <w:rPr>
          <w:rFonts w:ascii="Arial" w:eastAsia="Times New Roman" w:hAnsi="Arial" w:cs="Arial"/>
          <w:sz w:val="20"/>
          <w:szCs w:val="20"/>
        </w:rPr>
        <w:t xml:space="preserve"> (https://doi.org/10.1038/sdata.2016.17).</w:t>
      </w:r>
    </w:p>
    <w:p w14:paraId="77BD5857" w14:textId="77777777" w:rsidR="007A7BE8" w:rsidRDefault="007A7BE8" w:rsidP="007A7BE8">
      <w:pPr>
        <w:contextualSpacing/>
        <w:rPr>
          <w:rFonts w:ascii="Arial" w:eastAsia="Times New Roman" w:hAnsi="Arial" w:cs="Arial"/>
          <w:sz w:val="20"/>
          <w:szCs w:val="20"/>
        </w:rPr>
      </w:pPr>
    </w:p>
    <w:p w14:paraId="35F30687" w14:textId="77777777" w:rsidR="007A7BE8" w:rsidRDefault="007A7BE8" w:rsidP="007A7BE8">
      <w:pPr>
        <w:contextualSpacing/>
        <w:rPr>
          <w:rFonts w:ascii="Arial" w:eastAsia="Times New Roman" w:hAnsi="Arial" w:cs="Arial"/>
          <w:sz w:val="20"/>
          <w:szCs w:val="20"/>
        </w:rPr>
      </w:pPr>
      <w:r>
        <w:rPr>
          <w:rFonts w:ascii="Arial" w:eastAsia="Times New Roman" w:hAnsi="Arial" w:cs="Arial"/>
          <w:i/>
          <w:iCs/>
          <w:sz w:val="20"/>
          <w:szCs w:val="20"/>
        </w:rPr>
        <w:t>Competing Interests</w:t>
      </w:r>
    </w:p>
    <w:p w14:paraId="474E4BE0" w14:textId="31D8AAAB" w:rsidR="007A7BE8" w:rsidRPr="007372D3" w:rsidDel="007372D3" w:rsidRDefault="007372D3" w:rsidP="007A7BE8">
      <w:pPr>
        <w:contextualSpacing/>
        <w:rPr>
          <w:del w:id="366" w:author="Microsoft Office User" w:date="2024-11-02T10:34:00Z" w16du:dateUtc="2024-11-02T10:34:00Z"/>
          <w:rFonts w:ascii="Arial" w:eastAsia="Times New Roman" w:hAnsi="Arial" w:cs="Arial"/>
          <w:sz w:val="20"/>
          <w:szCs w:val="20"/>
        </w:rPr>
      </w:pPr>
      <w:ins w:id="367" w:author="Microsoft Office User" w:date="2024-11-02T10:34:00Z">
        <w:r w:rsidRPr="007372D3">
          <w:rPr>
            <w:rFonts w:ascii="Arial" w:eastAsia="Times New Roman" w:hAnsi="Arial" w:cs="Arial"/>
            <w:sz w:val="20"/>
            <w:szCs w:val="20"/>
            <w:rPrChange w:id="368" w:author="Microsoft Office User" w:date="2024-11-02T10:34:00Z" w16du:dateUtc="2024-11-02T10:34:00Z">
              <w:rPr>
                <w:rFonts w:ascii="Arial" w:eastAsia="Times New Roman" w:hAnsi="Arial" w:cs="Arial"/>
                <w:i/>
                <w:iCs/>
                <w:sz w:val="20"/>
                <w:szCs w:val="20"/>
              </w:rPr>
            </w:rPrChange>
          </w:rPr>
          <w:t xml:space="preserve">Rob Knight is a scientific advisory board member, and consultant for </w:t>
        </w:r>
        <w:proofErr w:type="spellStart"/>
        <w:r w:rsidRPr="007372D3">
          <w:rPr>
            <w:rFonts w:ascii="Arial" w:eastAsia="Times New Roman" w:hAnsi="Arial" w:cs="Arial"/>
            <w:sz w:val="20"/>
            <w:szCs w:val="20"/>
            <w:rPrChange w:id="369" w:author="Microsoft Office User" w:date="2024-11-02T10:34:00Z" w16du:dateUtc="2024-11-02T10:34:00Z">
              <w:rPr>
                <w:rFonts w:ascii="Arial" w:eastAsia="Times New Roman" w:hAnsi="Arial" w:cs="Arial"/>
                <w:i/>
                <w:iCs/>
                <w:sz w:val="20"/>
                <w:szCs w:val="20"/>
              </w:rPr>
            </w:rPrChange>
          </w:rPr>
          <w:t>BiomeSense</w:t>
        </w:r>
        <w:proofErr w:type="spellEnd"/>
        <w:r w:rsidRPr="007372D3">
          <w:rPr>
            <w:rFonts w:ascii="Arial" w:eastAsia="Times New Roman" w:hAnsi="Arial" w:cs="Arial"/>
            <w:sz w:val="20"/>
            <w:szCs w:val="20"/>
            <w:rPrChange w:id="370" w:author="Microsoft Office User" w:date="2024-11-02T10:34:00Z" w16du:dateUtc="2024-11-02T10:34:00Z">
              <w:rPr>
                <w:rFonts w:ascii="Arial" w:eastAsia="Times New Roman" w:hAnsi="Arial" w:cs="Arial"/>
                <w:i/>
                <w:iCs/>
                <w:sz w:val="20"/>
                <w:szCs w:val="20"/>
              </w:rPr>
            </w:rPrChange>
          </w:rPr>
          <w:t xml:space="preserve">, Inc., has equity and receives income. He is a scientific advisory board member and has equity in </w:t>
        </w:r>
        <w:proofErr w:type="spellStart"/>
        <w:r w:rsidRPr="007372D3">
          <w:rPr>
            <w:rFonts w:ascii="Arial" w:eastAsia="Times New Roman" w:hAnsi="Arial" w:cs="Arial"/>
            <w:sz w:val="20"/>
            <w:szCs w:val="20"/>
            <w:rPrChange w:id="371" w:author="Microsoft Office User" w:date="2024-11-02T10:34:00Z" w16du:dateUtc="2024-11-02T10:34:00Z">
              <w:rPr>
                <w:rFonts w:ascii="Arial" w:eastAsia="Times New Roman" w:hAnsi="Arial" w:cs="Arial"/>
                <w:i/>
                <w:iCs/>
                <w:sz w:val="20"/>
                <w:szCs w:val="20"/>
              </w:rPr>
            </w:rPrChange>
          </w:rPr>
          <w:t>GenCirq</w:t>
        </w:r>
        <w:proofErr w:type="spellEnd"/>
        <w:r w:rsidRPr="007372D3">
          <w:rPr>
            <w:rFonts w:ascii="Arial" w:eastAsia="Times New Roman" w:hAnsi="Arial" w:cs="Arial"/>
            <w:sz w:val="20"/>
            <w:szCs w:val="20"/>
            <w:rPrChange w:id="372" w:author="Microsoft Office User" w:date="2024-11-02T10:34:00Z" w16du:dateUtc="2024-11-02T10:34:00Z">
              <w:rPr>
                <w:rFonts w:ascii="Arial" w:eastAsia="Times New Roman" w:hAnsi="Arial" w:cs="Arial"/>
                <w:i/>
                <w:iCs/>
                <w:sz w:val="20"/>
                <w:szCs w:val="20"/>
              </w:rPr>
            </w:rPrChange>
          </w:rPr>
          <w:t xml:space="preserve">. He is a consultant for </w:t>
        </w:r>
        <w:proofErr w:type="spellStart"/>
        <w:proofErr w:type="gramStart"/>
        <w:r w:rsidRPr="007372D3">
          <w:rPr>
            <w:rFonts w:ascii="Arial" w:eastAsia="Times New Roman" w:hAnsi="Arial" w:cs="Arial"/>
            <w:sz w:val="20"/>
            <w:szCs w:val="20"/>
            <w:rPrChange w:id="373" w:author="Microsoft Office User" w:date="2024-11-02T10:34:00Z" w16du:dateUtc="2024-11-02T10:34:00Z">
              <w:rPr>
                <w:rFonts w:ascii="Arial" w:eastAsia="Times New Roman" w:hAnsi="Arial" w:cs="Arial"/>
                <w:i/>
                <w:iCs/>
                <w:sz w:val="20"/>
                <w:szCs w:val="20"/>
              </w:rPr>
            </w:rPrChange>
          </w:rPr>
          <w:t>DayTwo</w:t>
        </w:r>
        <w:proofErr w:type="spellEnd"/>
        <w:r w:rsidRPr="007372D3">
          <w:rPr>
            <w:rFonts w:ascii="Arial" w:eastAsia="Times New Roman" w:hAnsi="Arial" w:cs="Arial"/>
            <w:sz w:val="20"/>
            <w:szCs w:val="20"/>
            <w:rPrChange w:id="374" w:author="Microsoft Office User" w:date="2024-11-02T10:34:00Z" w16du:dateUtc="2024-11-02T10:34:00Z">
              <w:rPr>
                <w:rFonts w:ascii="Arial" w:eastAsia="Times New Roman" w:hAnsi="Arial" w:cs="Arial"/>
                <w:i/>
                <w:iCs/>
                <w:sz w:val="20"/>
                <w:szCs w:val="20"/>
              </w:rPr>
            </w:rPrChange>
          </w:rPr>
          <w:t>, and</w:t>
        </w:r>
        <w:proofErr w:type="gramEnd"/>
        <w:r w:rsidRPr="007372D3">
          <w:rPr>
            <w:rFonts w:ascii="Arial" w:eastAsia="Times New Roman" w:hAnsi="Arial" w:cs="Arial"/>
            <w:sz w:val="20"/>
            <w:szCs w:val="20"/>
            <w:rPrChange w:id="375" w:author="Microsoft Office User" w:date="2024-11-02T10:34:00Z" w16du:dateUtc="2024-11-02T10:34:00Z">
              <w:rPr>
                <w:rFonts w:ascii="Arial" w:eastAsia="Times New Roman" w:hAnsi="Arial" w:cs="Arial"/>
                <w:i/>
                <w:iCs/>
                <w:sz w:val="20"/>
                <w:szCs w:val="20"/>
              </w:rPr>
            </w:rPrChange>
          </w:rPr>
          <w:t xml:space="preserve"> receives income. He has equity in and acts as a consultant for Cybele. He is a co-founder of Biota, Inc., and has equity. He is a cofounder of </w:t>
        </w:r>
        <w:proofErr w:type="spellStart"/>
        <w:proofErr w:type="gramStart"/>
        <w:r w:rsidRPr="007372D3">
          <w:rPr>
            <w:rFonts w:ascii="Arial" w:eastAsia="Times New Roman" w:hAnsi="Arial" w:cs="Arial"/>
            <w:sz w:val="20"/>
            <w:szCs w:val="20"/>
            <w:rPrChange w:id="376" w:author="Microsoft Office User" w:date="2024-11-02T10:34:00Z" w16du:dateUtc="2024-11-02T10:34:00Z">
              <w:rPr>
                <w:rFonts w:ascii="Arial" w:eastAsia="Times New Roman" w:hAnsi="Arial" w:cs="Arial"/>
                <w:i/>
                <w:iCs/>
                <w:sz w:val="20"/>
                <w:szCs w:val="20"/>
              </w:rPr>
            </w:rPrChange>
          </w:rPr>
          <w:t>Micronoma</w:t>
        </w:r>
        <w:proofErr w:type="spellEnd"/>
        <w:r w:rsidRPr="007372D3">
          <w:rPr>
            <w:rFonts w:ascii="Arial" w:eastAsia="Times New Roman" w:hAnsi="Arial" w:cs="Arial"/>
            <w:sz w:val="20"/>
            <w:szCs w:val="20"/>
            <w:rPrChange w:id="377" w:author="Microsoft Office User" w:date="2024-11-02T10:34:00Z" w16du:dateUtc="2024-11-02T10:34:00Z">
              <w:rPr>
                <w:rFonts w:ascii="Arial" w:eastAsia="Times New Roman" w:hAnsi="Arial" w:cs="Arial"/>
                <w:i/>
                <w:iCs/>
                <w:sz w:val="20"/>
                <w:szCs w:val="20"/>
              </w:rPr>
            </w:rPrChange>
          </w:rPr>
          <w:t>, and</w:t>
        </w:r>
        <w:proofErr w:type="gramEnd"/>
        <w:r w:rsidRPr="007372D3">
          <w:rPr>
            <w:rFonts w:ascii="Arial" w:eastAsia="Times New Roman" w:hAnsi="Arial" w:cs="Arial"/>
            <w:sz w:val="20"/>
            <w:szCs w:val="20"/>
            <w:rPrChange w:id="378" w:author="Microsoft Office User" w:date="2024-11-02T10:34:00Z" w16du:dateUtc="2024-11-02T10:34:00Z">
              <w:rPr>
                <w:rFonts w:ascii="Arial" w:eastAsia="Times New Roman" w:hAnsi="Arial" w:cs="Arial"/>
                <w:i/>
                <w:iCs/>
                <w:sz w:val="20"/>
                <w:szCs w:val="20"/>
              </w:rPr>
            </w:rPrChange>
          </w:rPr>
          <w:t xml:space="preserve"> has equity and is a scientific advisory board member. The terms of these arrangements have been reviewed and approved by the University of California, San Diego in accordance with its </w:t>
        </w:r>
        <w:proofErr w:type="gramStart"/>
        <w:r w:rsidRPr="007372D3">
          <w:rPr>
            <w:rFonts w:ascii="Arial" w:eastAsia="Times New Roman" w:hAnsi="Arial" w:cs="Arial"/>
            <w:sz w:val="20"/>
            <w:szCs w:val="20"/>
            <w:rPrChange w:id="379" w:author="Microsoft Office User" w:date="2024-11-02T10:34:00Z" w16du:dateUtc="2024-11-02T10:34:00Z">
              <w:rPr>
                <w:rFonts w:ascii="Arial" w:eastAsia="Times New Roman" w:hAnsi="Arial" w:cs="Arial"/>
                <w:i/>
                <w:iCs/>
                <w:sz w:val="20"/>
                <w:szCs w:val="20"/>
              </w:rPr>
            </w:rPrChange>
          </w:rPr>
          <w:t>conflict of interest</w:t>
        </w:r>
        <w:proofErr w:type="gramEnd"/>
        <w:r w:rsidRPr="007372D3">
          <w:rPr>
            <w:rFonts w:ascii="Arial" w:eastAsia="Times New Roman" w:hAnsi="Arial" w:cs="Arial"/>
            <w:sz w:val="20"/>
            <w:szCs w:val="20"/>
            <w:rPrChange w:id="380" w:author="Microsoft Office User" w:date="2024-11-02T10:34:00Z" w16du:dateUtc="2024-11-02T10:34:00Z">
              <w:rPr>
                <w:rFonts w:ascii="Arial" w:eastAsia="Times New Roman" w:hAnsi="Arial" w:cs="Arial"/>
                <w:i/>
                <w:iCs/>
                <w:sz w:val="20"/>
                <w:szCs w:val="20"/>
              </w:rPr>
            </w:rPrChange>
          </w:rPr>
          <w:t xml:space="preserve"> policies.</w:t>
        </w:r>
      </w:ins>
      <w:del w:id="381" w:author="Microsoft Office User" w:date="2024-11-02T10:34:00Z" w16du:dateUtc="2024-11-02T10:34:00Z">
        <w:r w:rsidR="007A7BE8" w:rsidRPr="007372D3" w:rsidDel="007372D3">
          <w:rPr>
            <w:rFonts w:ascii="Arial" w:eastAsia="Times New Roman" w:hAnsi="Arial" w:cs="Arial"/>
            <w:sz w:val="20"/>
            <w:szCs w:val="20"/>
          </w:rPr>
          <w:delText>The authors declare no competing interests.</w:delText>
        </w:r>
      </w:del>
    </w:p>
    <w:p w14:paraId="21C19A42" w14:textId="77777777" w:rsidR="007A7BE8" w:rsidRPr="007372D3" w:rsidRDefault="007A7BE8" w:rsidP="007A7BE8">
      <w:pPr>
        <w:contextualSpacing/>
        <w:rPr>
          <w:rFonts w:ascii="Arial" w:eastAsia="Times New Roman" w:hAnsi="Arial" w:cs="Arial"/>
          <w:sz w:val="20"/>
          <w:szCs w:val="20"/>
        </w:rPr>
      </w:pPr>
    </w:p>
    <w:p w14:paraId="5B36E7A0" w14:textId="77777777" w:rsidR="007372D3" w:rsidRDefault="007372D3" w:rsidP="007A7BE8">
      <w:pPr>
        <w:contextualSpacing/>
        <w:rPr>
          <w:ins w:id="382" w:author="Microsoft Office User" w:date="2024-11-02T10:34:00Z" w16du:dateUtc="2024-11-02T10:34:00Z"/>
          <w:rFonts w:ascii="Arial" w:eastAsia="Times New Roman" w:hAnsi="Arial" w:cs="Arial"/>
          <w:i/>
          <w:iCs/>
          <w:sz w:val="20"/>
          <w:szCs w:val="20"/>
        </w:rPr>
      </w:pPr>
    </w:p>
    <w:p w14:paraId="1B478D34" w14:textId="6AA51C2D" w:rsidR="007A7BE8" w:rsidRDefault="007A7BE8" w:rsidP="007A7BE8">
      <w:pPr>
        <w:contextualSpacing/>
        <w:rPr>
          <w:rFonts w:ascii="Arial" w:eastAsia="Times New Roman" w:hAnsi="Arial" w:cs="Arial"/>
          <w:sz w:val="20"/>
          <w:szCs w:val="20"/>
        </w:rPr>
      </w:pPr>
      <w:r>
        <w:rPr>
          <w:rFonts w:ascii="Arial" w:eastAsia="Times New Roman" w:hAnsi="Arial" w:cs="Arial"/>
          <w:i/>
          <w:iCs/>
          <w:sz w:val="20"/>
          <w:szCs w:val="20"/>
        </w:rPr>
        <w:t>Funding</w:t>
      </w:r>
    </w:p>
    <w:p w14:paraId="2300B259" w14:textId="77777777" w:rsidR="007A7BE8" w:rsidRDefault="007A7BE8" w:rsidP="007A7BE8">
      <w:pPr>
        <w:spacing w:before="120"/>
        <w:contextualSpacing/>
        <w:rPr>
          <w:rFonts w:ascii="Arial" w:eastAsia="Times New Roman" w:hAnsi="Arial" w:cs="Arial"/>
          <w:sz w:val="20"/>
          <w:szCs w:val="20"/>
        </w:rPr>
      </w:pPr>
      <w:r w:rsidRPr="00961490">
        <w:rPr>
          <w:rFonts w:ascii="Arial" w:eastAsia="Times New Roman" w:hAnsi="Arial" w:cs="Arial"/>
          <w:sz w:val="20"/>
          <w:szCs w:val="20"/>
        </w:rPr>
        <w:t xml:space="preserve">This work was supported by a National Science Foundation Dimensions of Biodiversity grant (#1442306) to RVT and MM, an in-kind ​​UC San Diego Seed Grant in Microbiome Science grant to JZ, an NSF </w:t>
      </w:r>
      <w:proofErr w:type="spellStart"/>
      <w:r w:rsidRPr="00961490">
        <w:rPr>
          <w:rFonts w:ascii="Arial" w:eastAsia="Times New Roman" w:hAnsi="Arial" w:cs="Arial"/>
          <w:sz w:val="20"/>
          <w:szCs w:val="20"/>
        </w:rPr>
        <w:t>IoS</w:t>
      </w:r>
      <w:proofErr w:type="spellEnd"/>
      <w:r w:rsidRPr="00961490">
        <w:rPr>
          <w:rFonts w:ascii="Arial" w:eastAsia="Times New Roman" w:hAnsi="Arial" w:cs="Arial"/>
          <w:sz w:val="20"/>
          <w:szCs w:val="20"/>
        </w:rPr>
        <w:t xml:space="preserve"> CAREER grant (#1942647) to JZ, and an NSF Postdoctoral Research Fellowship in Biology (#2006244) to H</w:t>
      </w:r>
      <w:r>
        <w:rPr>
          <w:rFonts w:ascii="Arial" w:eastAsia="Times New Roman" w:hAnsi="Arial" w:cs="Arial"/>
          <w:sz w:val="20"/>
          <w:szCs w:val="20"/>
        </w:rPr>
        <w:t>E</w:t>
      </w:r>
      <w:r w:rsidRPr="00961490">
        <w:rPr>
          <w:rFonts w:ascii="Arial" w:eastAsia="Times New Roman" w:hAnsi="Arial" w:cs="Arial"/>
          <w:sz w:val="20"/>
          <w:szCs w:val="20"/>
        </w:rPr>
        <w:t>E.</w:t>
      </w:r>
    </w:p>
    <w:p w14:paraId="6CC6CB7C" w14:textId="77777777" w:rsidR="007A7BE8" w:rsidRDefault="007A7BE8" w:rsidP="007A7BE8">
      <w:pPr>
        <w:spacing w:before="120"/>
        <w:contextualSpacing/>
        <w:rPr>
          <w:rFonts w:ascii="Arial" w:eastAsia="Times New Roman" w:hAnsi="Arial" w:cs="Arial"/>
          <w:sz w:val="20"/>
          <w:szCs w:val="20"/>
        </w:rPr>
      </w:pPr>
    </w:p>
    <w:p w14:paraId="21793502" w14:textId="77777777" w:rsidR="007A7BE8" w:rsidRPr="007767B4" w:rsidRDefault="007A7BE8" w:rsidP="007A7BE8">
      <w:pPr>
        <w:spacing w:before="120"/>
        <w:contextualSpacing/>
        <w:rPr>
          <w:rFonts w:ascii="Arial" w:eastAsia="Times New Roman" w:hAnsi="Arial" w:cs="Arial"/>
          <w:sz w:val="20"/>
          <w:szCs w:val="20"/>
        </w:rPr>
      </w:pPr>
      <w:r w:rsidRPr="00E058D1">
        <w:rPr>
          <w:rFonts w:ascii="Arial" w:hAnsi="Arial" w:cs="Arial"/>
          <w:bCs/>
          <w:i/>
          <w:iCs/>
          <w:sz w:val="20"/>
          <w:szCs w:val="20"/>
        </w:rPr>
        <w:t>Author Contributions</w:t>
      </w:r>
    </w:p>
    <w:p w14:paraId="41F34300" w14:textId="77777777" w:rsidR="007A7BE8" w:rsidRDefault="007A7BE8" w:rsidP="007A7BE8">
      <w:pPr>
        <w:contextualSpacing/>
        <w:rPr>
          <w:rFonts w:ascii="Arial" w:hAnsi="Arial" w:cs="Arial"/>
          <w:sz w:val="20"/>
          <w:szCs w:val="20"/>
        </w:rPr>
      </w:pPr>
      <w:r>
        <w:rPr>
          <w:rFonts w:ascii="Arial" w:hAnsi="Arial" w:cs="Arial"/>
          <w:bCs/>
          <w:sz w:val="20"/>
          <w:szCs w:val="20"/>
        </w:rPr>
        <w:t xml:space="preserve">The “Global Coral Microbiome Project” was designed and funded by RM, FJP, DGB, BLW, MM, RVT and JRZ. RM, FJP, BLW, MM, JBL, RVT, and JRZ contributed to sample and data collection. RM, FJP, SS, CSC, and RK undertook sample processing and sequencing. Bioinformatic processing and sequence data management was completed by HEE, TB, DS, CSC, RK, and JRZ. Conceptual input for this manuscript was provided by HEE, TB, AOA, RM, JBL, RVT, and JRZ.  Statistical analyses and initial draft writing were completed by HEE, TB, AOA, and JRZ. Figures were produced by HEE, TB, and JRZ. All authors contributed to manuscript editing and finalization. </w:t>
      </w:r>
    </w:p>
    <w:p w14:paraId="2C5E3676" w14:textId="77777777" w:rsidR="007A7BE8" w:rsidRPr="007767B4" w:rsidRDefault="007A7BE8" w:rsidP="007A7BE8">
      <w:pPr>
        <w:contextualSpacing/>
        <w:rPr>
          <w:rFonts w:ascii="Arial" w:hAnsi="Arial" w:cs="Arial"/>
          <w:sz w:val="20"/>
          <w:szCs w:val="20"/>
        </w:rPr>
      </w:pPr>
    </w:p>
    <w:p w14:paraId="355C1014" w14:textId="77777777" w:rsidR="007A7BE8" w:rsidRPr="007767B4" w:rsidRDefault="007A7BE8" w:rsidP="007A7BE8">
      <w:pPr>
        <w:pBdr>
          <w:top w:val="nil"/>
          <w:left w:val="nil"/>
          <w:bottom w:val="nil"/>
          <w:right w:val="nil"/>
          <w:between w:val="nil"/>
        </w:pBdr>
        <w:contextualSpacing/>
        <w:rPr>
          <w:rFonts w:ascii="Arial" w:hAnsi="Arial" w:cs="Arial"/>
          <w:bCs/>
          <w:i/>
          <w:iCs/>
          <w:color w:val="000000"/>
          <w:sz w:val="20"/>
          <w:szCs w:val="20"/>
        </w:rPr>
      </w:pPr>
      <w:r w:rsidRPr="007767B4">
        <w:rPr>
          <w:rFonts w:ascii="Arial" w:hAnsi="Arial" w:cs="Arial"/>
          <w:bCs/>
          <w:i/>
          <w:iCs/>
          <w:color w:val="000000"/>
          <w:sz w:val="20"/>
          <w:szCs w:val="20"/>
        </w:rPr>
        <w:t>Acknowledgments</w:t>
      </w:r>
    </w:p>
    <w:p w14:paraId="27E1A67C" w14:textId="77777777" w:rsidR="007A7BE8" w:rsidRPr="00C61A31" w:rsidRDefault="007A7BE8" w:rsidP="007A7BE8">
      <w:pPr>
        <w:spacing w:before="120"/>
        <w:rPr>
          <w:rFonts w:ascii="Arial" w:eastAsia="Times New Roman" w:hAnsi="Arial" w:cs="Arial"/>
          <w:sz w:val="20"/>
          <w:szCs w:val="20"/>
        </w:rPr>
      </w:pPr>
      <w:r w:rsidRPr="00961490">
        <w:rPr>
          <w:rFonts w:ascii="Arial" w:eastAsia="Times New Roman" w:hAnsi="Arial" w:cs="Arial"/>
          <w:sz w:val="20"/>
          <w:szCs w:val="20"/>
        </w:rPr>
        <w:t xml:space="preserve">The authors would like to acknowledge many contributors for their field assistance during collection of Global Coral Microbiome Project data in this manuscript. These include: Tasman Douglass, Margaux Hein, Frazer McGregor, Kathy Morrow, Katia Nicolet, Cathie Page, Gergely </w:t>
      </w:r>
      <w:proofErr w:type="spellStart"/>
      <w:r w:rsidRPr="00961490">
        <w:rPr>
          <w:rFonts w:ascii="Arial" w:eastAsia="Times New Roman" w:hAnsi="Arial" w:cs="Arial"/>
          <w:sz w:val="20"/>
          <w:szCs w:val="20"/>
        </w:rPr>
        <w:t>Torda</w:t>
      </w:r>
      <w:proofErr w:type="spellEnd"/>
      <w:r>
        <w:rPr>
          <w:rFonts w:ascii="Arial" w:eastAsia="Times New Roman" w:hAnsi="Arial" w:cs="Arial"/>
          <w:sz w:val="20"/>
          <w:szCs w:val="20"/>
        </w:rPr>
        <w:t>, and others at James Cook University and the Australian Institute of Marine Science (AIMS)</w:t>
      </w:r>
      <w:r w:rsidRPr="00961490">
        <w:rPr>
          <w:rFonts w:ascii="Arial" w:eastAsia="Times New Roman" w:hAnsi="Arial" w:cs="Arial"/>
          <w:sz w:val="20"/>
          <w:szCs w:val="20"/>
        </w:rPr>
        <w:t xml:space="preserve"> for their field assistance in Australia; Valeria Pizarro, Mateo López-Victoria,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Claudia Tatiana </w:t>
      </w:r>
      <w:r>
        <w:rPr>
          <w:rFonts w:ascii="Arial" w:eastAsia="Times New Roman" w:hAnsi="Arial" w:cs="Arial"/>
          <w:sz w:val="20"/>
          <w:szCs w:val="20"/>
        </w:rPr>
        <w:t xml:space="preserve">and </w:t>
      </w:r>
      <w:r w:rsidRPr="00961490">
        <w:rPr>
          <w:rFonts w:ascii="Arial" w:eastAsia="Times New Roman" w:hAnsi="Arial" w:cs="Arial"/>
          <w:sz w:val="20"/>
          <w:szCs w:val="20"/>
        </w:rPr>
        <w:t xml:space="preserve">Galindo Martínez for Assistance in Colombia; </w:t>
      </w:r>
      <w:r w:rsidRPr="00961490">
        <w:rPr>
          <w:rFonts w:ascii="Arial" w:eastAsia="Times New Roman" w:hAnsi="Arial" w:cs="Arial"/>
          <w:color w:val="222222"/>
          <w:sz w:val="20"/>
          <w:szCs w:val="20"/>
          <w:highlight w:val="white"/>
        </w:rPr>
        <w:t xml:space="preserve">Chris </w:t>
      </w:r>
      <w:proofErr w:type="spellStart"/>
      <w:r w:rsidRPr="00961490">
        <w:rPr>
          <w:rFonts w:ascii="Arial" w:eastAsia="Times New Roman" w:hAnsi="Arial" w:cs="Arial"/>
          <w:color w:val="222222"/>
          <w:sz w:val="20"/>
          <w:szCs w:val="20"/>
          <w:highlight w:val="white"/>
        </w:rPr>
        <w:t>Voolstra</w:t>
      </w:r>
      <w:proofErr w:type="spellEnd"/>
      <w:r w:rsidRPr="00961490">
        <w:rPr>
          <w:rFonts w:ascii="Arial" w:eastAsia="Times New Roman" w:hAnsi="Arial" w:cs="Arial"/>
          <w:color w:val="222222"/>
          <w:sz w:val="20"/>
          <w:szCs w:val="20"/>
          <w:highlight w:val="white"/>
        </w:rPr>
        <w:t xml:space="preserve">, Maren Ziegler, Anna </w:t>
      </w:r>
      <w:proofErr w:type="spellStart"/>
      <w:r w:rsidRPr="00961490">
        <w:rPr>
          <w:rFonts w:ascii="Arial" w:eastAsia="Times New Roman" w:hAnsi="Arial" w:cs="Arial"/>
          <w:color w:val="222222"/>
          <w:sz w:val="20"/>
          <w:szCs w:val="20"/>
          <w:highlight w:val="white"/>
        </w:rPr>
        <w:t>Roik</w:t>
      </w:r>
      <w:proofErr w:type="spellEnd"/>
      <w:r w:rsidRPr="00961490">
        <w:rPr>
          <w:rFonts w:ascii="Arial" w:eastAsia="Times New Roman" w:hAnsi="Arial" w:cs="Arial"/>
          <w:color w:val="222222"/>
          <w:sz w:val="20"/>
          <w:szCs w:val="20"/>
          <w:highlight w:val="white"/>
        </w:rPr>
        <w:t xml:space="preserve">, and many others at </w:t>
      </w:r>
      <w:r w:rsidRPr="00961490">
        <w:rPr>
          <w:rFonts w:ascii="Arial" w:eastAsia="Times New Roman" w:hAnsi="Arial" w:cs="Arial"/>
          <w:sz w:val="20"/>
          <w:szCs w:val="20"/>
        </w:rPr>
        <w:t>King Abdullah University of Science and Technology (</w:t>
      </w:r>
      <w:r w:rsidRPr="00961490">
        <w:rPr>
          <w:rFonts w:ascii="Arial" w:eastAsia="Times New Roman" w:hAnsi="Arial" w:cs="Arial"/>
          <w:color w:val="222222"/>
          <w:sz w:val="20"/>
          <w:szCs w:val="20"/>
          <w:highlight w:val="white"/>
        </w:rPr>
        <w:t xml:space="preserve">KAUST) for field assistance in Saudi Arabia; Mark </w:t>
      </w:r>
      <w:proofErr w:type="spellStart"/>
      <w:r w:rsidRPr="00961490">
        <w:rPr>
          <w:rFonts w:ascii="Arial" w:eastAsia="Times New Roman" w:hAnsi="Arial" w:cs="Arial"/>
          <w:color w:val="222222"/>
          <w:sz w:val="20"/>
          <w:szCs w:val="20"/>
          <w:highlight w:val="white"/>
        </w:rPr>
        <w:t>Vermeij</w:t>
      </w:r>
      <w:proofErr w:type="spellEnd"/>
      <w:r w:rsidRPr="00961490">
        <w:rPr>
          <w:rFonts w:ascii="Arial" w:eastAsia="Times New Roman" w:hAnsi="Arial" w:cs="Arial"/>
          <w:color w:val="222222"/>
          <w:sz w:val="20"/>
          <w:szCs w:val="20"/>
          <w:highlight w:val="white"/>
        </w:rPr>
        <w:t xml:space="preserve">, Kristen </w:t>
      </w:r>
      <w:proofErr w:type="spellStart"/>
      <w:r w:rsidRPr="00961490">
        <w:rPr>
          <w:rFonts w:ascii="Arial" w:eastAsia="Times New Roman" w:hAnsi="Arial" w:cs="Arial"/>
          <w:color w:val="222222"/>
          <w:sz w:val="20"/>
          <w:szCs w:val="20"/>
          <w:highlight w:val="white"/>
        </w:rPr>
        <w:t>Marhaver</w:t>
      </w:r>
      <w:proofErr w:type="spellEnd"/>
      <w:r w:rsidRPr="00961490">
        <w:rPr>
          <w:rFonts w:ascii="Arial" w:eastAsia="Times New Roman" w:hAnsi="Arial" w:cs="Arial"/>
          <w:color w:val="222222"/>
          <w:sz w:val="20"/>
          <w:szCs w:val="20"/>
          <w:highlight w:val="white"/>
        </w:rPr>
        <w:t xml:space="preserve">, Pedro </w:t>
      </w:r>
      <w:proofErr w:type="spellStart"/>
      <w:r w:rsidRPr="00961490">
        <w:rPr>
          <w:rFonts w:ascii="Arial" w:eastAsia="Times New Roman" w:hAnsi="Arial" w:cs="Arial"/>
          <w:color w:val="222222"/>
          <w:sz w:val="20"/>
          <w:szCs w:val="20"/>
          <w:highlight w:val="white"/>
        </w:rPr>
        <w:t>Frade</w:t>
      </w:r>
      <w:proofErr w:type="spellEnd"/>
      <w:r w:rsidRPr="00961490">
        <w:rPr>
          <w:rFonts w:ascii="Arial" w:eastAsia="Times New Roman" w:hAnsi="Arial" w:cs="Arial"/>
          <w:color w:val="222222"/>
          <w:sz w:val="20"/>
          <w:szCs w:val="20"/>
          <w:highlight w:val="white"/>
        </w:rPr>
        <w:t xml:space="preserve">, Ben Mueller, and others at CARMABI for field assistance during sampling in Curaçao; </w:t>
      </w:r>
      <w:proofErr w:type="spellStart"/>
      <w:r w:rsidRPr="00961490">
        <w:rPr>
          <w:rFonts w:ascii="Arial" w:eastAsia="Times New Roman" w:hAnsi="Arial" w:cs="Arial"/>
          <w:color w:val="222222"/>
          <w:sz w:val="20"/>
          <w:szCs w:val="20"/>
          <w:highlight w:val="white"/>
        </w:rPr>
        <w:t>Danwei</w:t>
      </w:r>
      <w:proofErr w:type="spellEnd"/>
      <w:r w:rsidRPr="00961490">
        <w:rPr>
          <w:rFonts w:ascii="Arial" w:eastAsia="Times New Roman" w:hAnsi="Arial" w:cs="Arial"/>
          <w:color w:val="222222"/>
          <w:sz w:val="20"/>
          <w:szCs w:val="20"/>
          <w:highlight w:val="white"/>
        </w:rPr>
        <w:t xml:space="preserve"> Huang for </w:t>
      </w:r>
      <w:r>
        <w:rPr>
          <w:rFonts w:ascii="Arial" w:eastAsia="Times New Roman" w:hAnsi="Arial" w:cs="Arial"/>
          <w:color w:val="222222"/>
          <w:sz w:val="20"/>
          <w:szCs w:val="20"/>
          <w:highlight w:val="white"/>
        </w:rPr>
        <w:t xml:space="preserve">field </w:t>
      </w:r>
      <w:r w:rsidRPr="00961490">
        <w:rPr>
          <w:rFonts w:ascii="Arial" w:eastAsia="Times New Roman" w:hAnsi="Arial" w:cs="Arial"/>
          <w:color w:val="222222"/>
          <w:sz w:val="20"/>
          <w:szCs w:val="20"/>
          <w:highlight w:val="white"/>
        </w:rPr>
        <w:t>assistance in Singapore;</w:t>
      </w:r>
      <w:r>
        <w:rPr>
          <w:rFonts w:ascii="Arial" w:eastAsia="Times New Roman" w:hAnsi="Arial" w:cs="Arial"/>
          <w:color w:val="222222"/>
          <w:sz w:val="20"/>
          <w:szCs w:val="20"/>
          <w:highlight w:val="white"/>
        </w:rPr>
        <w:t xml:space="preserve"> Le Club de </w:t>
      </w:r>
      <w:proofErr w:type="spellStart"/>
      <w:r>
        <w:rPr>
          <w:rFonts w:ascii="Arial" w:eastAsia="Times New Roman" w:hAnsi="Arial" w:cs="Arial"/>
          <w:color w:val="222222"/>
          <w:sz w:val="20"/>
          <w:szCs w:val="20"/>
          <w:highlight w:val="white"/>
        </w:rPr>
        <w:t>Plongée</w:t>
      </w:r>
      <w:proofErr w:type="spellEnd"/>
      <w:r>
        <w:rPr>
          <w:rFonts w:ascii="Arial" w:eastAsia="Times New Roman" w:hAnsi="Arial" w:cs="Arial"/>
          <w:color w:val="222222"/>
          <w:sz w:val="20"/>
          <w:szCs w:val="20"/>
          <w:highlight w:val="white"/>
        </w:rPr>
        <w:t xml:space="preserve"> </w:t>
      </w:r>
      <w:proofErr w:type="spellStart"/>
      <w:r>
        <w:rPr>
          <w:rFonts w:ascii="Arial" w:eastAsia="Times New Roman" w:hAnsi="Arial" w:cs="Arial"/>
          <w:color w:val="222222"/>
          <w:sz w:val="20"/>
          <w:szCs w:val="20"/>
          <w:highlight w:val="white"/>
        </w:rPr>
        <w:t>Suwan</w:t>
      </w:r>
      <w:proofErr w:type="spellEnd"/>
      <w:r>
        <w:rPr>
          <w:rFonts w:ascii="Arial" w:eastAsia="Times New Roman" w:hAnsi="Arial" w:cs="Arial"/>
          <w:color w:val="222222"/>
          <w:sz w:val="20"/>
          <w:szCs w:val="20"/>
          <w:highlight w:val="white"/>
        </w:rPr>
        <w:t xml:space="preserve"> Macha and Jean-Pascal </w:t>
      </w:r>
      <w:proofErr w:type="spellStart"/>
      <w:r>
        <w:rPr>
          <w:rFonts w:ascii="Arial" w:eastAsia="Times New Roman" w:hAnsi="Arial" w:cs="Arial"/>
          <w:color w:val="222222"/>
          <w:sz w:val="20"/>
          <w:szCs w:val="20"/>
          <w:highlight w:val="white"/>
        </w:rPr>
        <w:t>Quod</w:t>
      </w:r>
      <w:proofErr w:type="spellEnd"/>
      <w:r>
        <w:rPr>
          <w:rFonts w:ascii="Arial" w:eastAsia="Times New Roman" w:hAnsi="Arial" w:cs="Arial"/>
          <w:color w:val="222222"/>
          <w:sz w:val="20"/>
          <w:szCs w:val="20"/>
          <w:highlight w:val="white"/>
        </w:rPr>
        <w:t xml:space="preserve"> for assistance in Réunion; </w:t>
      </w:r>
      <w:r w:rsidRPr="00961490">
        <w:rPr>
          <w:rFonts w:ascii="Arial" w:eastAsia="Times New Roman" w:hAnsi="Arial" w:cs="Arial"/>
          <w:color w:val="222222"/>
          <w:sz w:val="20"/>
          <w:szCs w:val="20"/>
          <w:highlight w:val="white"/>
        </w:rPr>
        <w:t xml:space="preserve"> Ruth Gates, Katie </w:t>
      </w:r>
      <w:proofErr w:type="spellStart"/>
      <w:r w:rsidRPr="00961490">
        <w:rPr>
          <w:rFonts w:ascii="Arial" w:eastAsia="Times New Roman" w:hAnsi="Arial" w:cs="Arial"/>
          <w:color w:val="222222"/>
          <w:sz w:val="20"/>
          <w:szCs w:val="20"/>
          <w:highlight w:val="white"/>
        </w:rPr>
        <w:t>Barrott</w:t>
      </w:r>
      <w:proofErr w:type="spellEnd"/>
      <w:r w:rsidRPr="00961490">
        <w:rPr>
          <w:rFonts w:ascii="Arial" w:eastAsia="Times New Roman" w:hAnsi="Arial" w:cs="Arial"/>
          <w:color w:val="222222"/>
          <w:sz w:val="20"/>
          <w:szCs w:val="20"/>
          <w:highlight w:val="white"/>
        </w:rPr>
        <w:t xml:space="preserve">, Courtney Couch, and </w:t>
      </w:r>
      <w:proofErr w:type="spellStart"/>
      <w:r w:rsidRPr="00961490">
        <w:rPr>
          <w:rFonts w:ascii="Arial" w:eastAsia="Times New Roman" w:hAnsi="Arial" w:cs="Arial"/>
          <w:color w:val="222222"/>
          <w:sz w:val="20"/>
          <w:szCs w:val="20"/>
          <w:highlight w:val="white"/>
        </w:rPr>
        <w:t>Keoki</w:t>
      </w:r>
      <w:proofErr w:type="spellEnd"/>
      <w:r w:rsidRPr="00961490">
        <w:rPr>
          <w:rFonts w:ascii="Arial" w:eastAsia="Times New Roman" w:hAnsi="Arial" w:cs="Arial"/>
          <w:color w:val="222222"/>
          <w:sz w:val="20"/>
          <w:szCs w:val="20"/>
          <w:highlight w:val="white"/>
        </w:rPr>
        <w:t xml:space="preserve"> </w:t>
      </w:r>
      <w:proofErr w:type="spellStart"/>
      <w:r w:rsidRPr="00961490">
        <w:rPr>
          <w:rFonts w:ascii="Arial" w:eastAsia="Times New Roman" w:hAnsi="Arial" w:cs="Arial"/>
          <w:color w:val="222222"/>
          <w:sz w:val="20"/>
          <w:szCs w:val="20"/>
          <w:highlight w:val="white"/>
        </w:rPr>
        <w:t>Stender</w:t>
      </w:r>
      <w:proofErr w:type="spellEnd"/>
      <w:r w:rsidRPr="00961490">
        <w:rPr>
          <w:rFonts w:ascii="Arial" w:eastAsia="Times New Roman" w:hAnsi="Arial" w:cs="Arial"/>
          <w:color w:val="222222"/>
          <w:sz w:val="20"/>
          <w:szCs w:val="20"/>
          <w:highlight w:val="white"/>
        </w:rPr>
        <w:t xml:space="preserve"> for field assistance in </w:t>
      </w:r>
      <w:proofErr w:type="spellStart"/>
      <w:r w:rsidRPr="002F1CD2">
        <w:rPr>
          <w:rFonts w:ascii="Arial" w:hAnsi="Arial" w:cs="Arial"/>
          <w:color w:val="000000"/>
          <w:sz w:val="20"/>
        </w:rPr>
        <w:t>Hawaiʻi</w:t>
      </w:r>
      <w:proofErr w:type="spellEnd"/>
      <w:r w:rsidRPr="00961490">
        <w:rPr>
          <w:rFonts w:ascii="Arial" w:eastAsia="Times New Roman" w:hAnsi="Arial" w:cs="Arial"/>
          <w:color w:val="222222"/>
          <w:sz w:val="20"/>
          <w:szCs w:val="20"/>
          <w:highlight w:val="white"/>
        </w:rPr>
        <w:t xml:space="preserve">; </w:t>
      </w:r>
      <w:r w:rsidRPr="00961490">
        <w:rPr>
          <w:rFonts w:ascii="Arial" w:eastAsia="Times New Roman" w:hAnsi="Arial" w:cs="Arial"/>
          <w:sz w:val="20"/>
          <w:szCs w:val="20"/>
        </w:rPr>
        <w:t xml:space="preserve">and </w:t>
      </w:r>
      <w:proofErr w:type="spellStart"/>
      <w:r w:rsidRPr="00961490">
        <w:rPr>
          <w:rFonts w:ascii="Arial" w:eastAsia="Times New Roman" w:hAnsi="Arial" w:cs="Arial"/>
          <w:sz w:val="20"/>
          <w:szCs w:val="20"/>
        </w:rPr>
        <w:t>Lyndsy</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Gazda</w:t>
      </w:r>
      <w:proofErr w:type="spellEnd"/>
      <w:r w:rsidRPr="00961490">
        <w:rPr>
          <w:rFonts w:ascii="Arial" w:eastAsia="Times New Roman" w:hAnsi="Arial" w:cs="Arial"/>
          <w:sz w:val="20"/>
          <w:szCs w:val="20"/>
        </w:rPr>
        <w:t xml:space="preserve">, Jamie Lee Proffitt, Gabriele Swain, and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for their assistance in the laboratory. The authors also acknowledge the staff of the Coral Bay Research Station, Lizard Island Research Station, Lord Howe Island Marine Park, Lord Howe Island Research Station, </w:t>
      </w:r>
      <w:r>
        <w:rPr>
          <w:rFonts w:ascii="Arial" w:eastAsia="Times New Roman" w:hAnsi="Arial" w:cs="Arial"/>
          <w:sz w:val="20"/>
          <w:szCs w:val="20"/>
        </w:rPr>
        <w:t>AIMS</w:t>
      </w:r>
      <w:r w:rsidRPr="00961490">
        <w:rPr>
          <w:rFonts w:ascii="Arial" w:eastAsia="Times New Roman" w:hAnsi="Arial" w:cs="Arial"/>
          <w:sz w:val="20"/>
          <w:szCs w:val="20"/>
        </w:rPr>
        <w:t xml:space="preserve">, and RV Cape Ferguson for their logistical support. </w:t>
      </w:r>
    </w:p>
    <w:p w14:paraId="2BE47C3A" w14:textId="0DA47F72" w:rsidR="00961490" w:rsidRDefault="00E6133D" w:rsidP="00251476">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References</w:t>
      </w:r>
    </w:p>
    <w:p w14:paraId="23EB40D9" w14:textId="77777777" w:rsidR="007372D3" w:rsidRPr="007372D3" w:rsidRDefault="002F1CD2" w:rsidP="007372D3">
      <w:pPr>
        <w:pStyle w:val="Bibliography"/>
      </w:pPr>
      <w:r>
        <w:rPr>
          <w:rFonts w:ascii="Arial" w:hAnsi="Arial" w:cs="Arial"/>
          <w:color w:val="000000"/>
          <w:sz w:val="20"/>
          <w:szCs w:val="20"/>
        </w:rPr>
        <w:lastRenderedPageBreak/>
        <w:fldChar w:fldCharType="begin"/>
      </w:r>
      <w:r>
        <w:rPr>
          <w:rFonts w:ascii="Arial" w:hAnsi="Arial" w:cs="Arial"/>
          <w:color w:val="000000"/>
          <w:sz w:val="20"/>
          <w:szCs w:val="20"/>
        </w:rPr>
        <w:instrText xml:space="preserve"> ADDIN ZOTERO_BIBL {"uncited":[],"omitted":[],"custom":[]} CSL_BIBLIOGRAPHY </w:instrText>
      </w:r>
      <w:r>
        <w:rPr>
          <w:rFonts w:ascii="Arial" w:hAnsi="Arial" w:cs="Arial"/>
          <w:color w:val="000000"/>
          <w:sz w:val="20"/>
          <w:szCs w:val="20"/>
        </w:rPr>
        <w:fldChar w:fldCharType="separate"/>
      </w:r>
      <w:r w:rsidR="007372D3" w:rsidRPr="007372D3">
        <w:t>1.</w:t>
      </w:r>
      <w:r w:rsidR="007372D3" w:rsidRPr="007372D3">
        <w:tab/>
        <w:t xml:space="preserve">Healy, K., </w:t>
      </w:r>
      <w:proofErr w:type="spellStart"/>
      <w:r w:rsidR="007372D3" w:rsidRPr="007372D3">
        <w:t>Ezard</w:t>
      </w:r>
      <w:proofErr w:type="spellEnd"/>
      <w:r w:rsidR="007372D3" w:rsidRPr="007372D3">
        <w:t xml:space="preserve">, T. H. G., Jones, O. R., Salguero-Gómez, R. &amp; Buckley, Y. M. Animal life history is shaped by the pace of life and the distribution of age-specific mortality and reproduction. </w:t>
      </w:r>
      <w:r w:rsidR="007372D3" w:rsidRPr="007372D3">
        <w:rPr>
          <w:i/>
          <w:iCs/>
        </w:rPr>
        <w:t xml:space="preserve">Nat </w:t>
      </w:r>
      <w:proofErr w:type="spellStart"/>
      <w:r w:rsidR="007372D3" w:rsidRPr="007372D3">
        <w:rPr>
          <w:i/>
          <w:iCs/>
        </w:rPr>
        <w:t>Ecol</w:t>
      </w:r>
      <w:proofErr w:type="spellEnd"/>
      <w:r w:rsidR="007372D3" w:rsidRPr="007372D3">
        <w:rPr>
          <w:i/>
          <w:iCs/>
        </w:rPr>
        <w:t xml:space="preserve"> </w:t>
      </w:r>
      <w:proofErr w:type="spellStart"/>
      <w:r w:rsidR="007372D3" w:rsidRPr="007372D3">
        <w:rPr>
          <w:i/>
          <w:iCs/>
        </w:rPr>
        <w:t>Evol</w:t>
      </w:r>
      <w:proofErr w:type="spellEnd"/>
      <w:r w:rsidR="007372D3" w:rsidRPr="007372D3">
        <w:t xml:space="preserve"> </w:t>
      </w:r>
      <w:r w:rsidR="007372D3" w:rsidRPr="007372D3">
        <w:rPr>
          <w:b/>
          <w:bCs/>
        </w:rPr>
        <w:t>3</w:t>
      </w:r>
      <w:r w:rsidR="007372D3" w:rsidRPr="007372D3">
        <w:t>, 1217–1224 (2019).</w:t>
      </w:r>
    </w:p>
    <w:p w14:paraId="13238D97" w14:textId="77777777" w:rsidR="007372D3" w:rsidRPr="007372D3" w:rsidRDefault="007372D3" w:rsidP="007372D3">
      <w:pPr>
        <w:pStyle w:val="Bibliography"/>
      </w:pPr>
      <w:r w:rsidRPr="007372D3">
        <w:t>2.</w:t>
      </w:r>
      <w:r w:rsidRPr="007372D3">
        <w:tab/>
        <w:t xml:space="preserve">Darling, E. S., Alvarez-Filip, L., Oliver, T. A., McClanahan, T. R. &amp; </w:t>
      </w:r>
      <w:proofErr w:type="spellStart"/>
      <w:r w:rsidRPr="007372D3">
        <w:t>Côté</w:t>
      </w:r>
      <w:proofErr w:type="spellEnd"/>
      <w:r w:rsidRPr="007372D3">
        <w:t xml:space="preserve">, I. M. Evaluating life-history strategies of reef corals from species traits. </w:t>
      </w:r>
      <w:r w:rsidRPr="007372D3">
        <w:rPr>
          <w:i/>
          <w:iCs/>
        </w:rPr>
        <w:t>Ecology Letters</w:t>
      </w:r>
      <w:r w:rsidRPr="007372D3">
        <w:t xml:space="preserve"> </w:t>
      </w:r>
      <w:r w:rsidRPr="007372D3">
        <w:rPr>
          <w:b/>
          <w:bCs/>
        </w:rPr>
        <w:t>15</w:t>
      </w:r>
      <w:r w:rsidRPr="007372D3">
        <w:t>, 1378–1386 (2012).</w:t>
      </w:r>
    </w:p>
    <w:p w14:paraId="55FB9BA4" w14:textId="77777777" w:rsidR="007372D3" w:rsidRPr="007372D3" w:rsidRDefault="007372D3" w:rsidP="007372D3">
      <w:pPr>
        <w:pStyle w:val="Bibliography"/>
      </w:pPr>
      <w:r w:rsidRPr="007372D3">
        <w:t>3.</w:t>
      </w:r>
      <w:r w:rsidRPr="007372D3">
        <w:tab/>
        <w:t xml:space="preserve">Most, P. J. van der, Jong, B. de, </w:t>
      </w:r>
      <w:proofErr w:type="spellStart"/>
      <w:r w:rsidRPr="007372D3">
        <w:t>Parmentier</w:t>
      </w:r>
      <w:proofErr w:type="spellEnd"/>
      <w:r w:rsidRPr="007372D3">
        <w:t xml:space="preserve">, H. K. &amp; Verhulst, S. Trade-off between growth and immune function: a meta-analysis of selection experiments. </w:t>
      </w:r>
      <w:r w:rsidRPr="007372D3">
        <w:rPr>
          <w:i/>
          <w:iCs/>
        </w:rPr>
        <w:t>Functional Ecology</w:t>
      </w:r>
      <w:r w:rsidRPr="007372D3">
        <w:t xml:space="preserve"> </w:t>
      </w:r>
      <w:r w:rsidRPr="007372D3">
        <w:rPr>
          <w:b/>
          <w:bCs/>
        </w:rPr>
        <w:t>25</w:t>
      </w:r>
      <w:r w:rsidRPr="007372D3">
        <w:t>, 74–80 (2011).</w:t>
      </w:r>
    </w:p>
    <w:p w14:paraId="308ECEDA" w14:textId="77777777" w:rsidR="007372D3" w:rsidRPr="007372D3" w:rsidRDefault="007372D3" w:rsidP="007372D3">
      <w:pPr>
        <w:pStyle w:val="Bibliography"/>
      </w:pPr>
      <w:r w:rsidRPr="007372D3">
        <w:t>4.</w:t>
      </w:r>
      <w:r w:rsidRPr="007372D3">
        <w:tab/>
      </w:r>
      <w:proofErr w:type="spellStart"/>
      <w:r w:rsidRPr="007372D3">
        <w:t>Badyaev</w:t>
      </w:r>
      <w:proofErr w:type="spellEnd"/>
      <w:r w:rsidRPr="007372D3">
        <w:t xml:space="preserve">, A. V. &amp; </w:t>
      </w:r>
      <w:proofErr w:type="spellStart"/>
      <w:r w:rsidRPr="007372D3">
        <w:t>Ghalambor</w:t>
      </w:r>
      <w:proofErr w:type="spellEnd"/>
      <w:r w:rsidRPr="007372D3">
        <w:t xml:space="preserve">, C. K. Evolution of Life Histories Along Elevational Gradients: Trade-Off Between Parental Care and Fecundity. </w:t>
      </w:r>
      <w:r w:rsidRPr="007372D3">
        <w:rPr>
          <w:i/>
          <w:iCs/>
        </w:rPr>
        <w:t>Ecology</w:t>
      </w:r>
      <w:r w:rsidRPr="007372D3">
        <w:t xml:space="preserve"> </w:t>
      </w:r>
      <w:r w:rsidRPr="007372D3">
        <w:rPr>
          <w:b/>
          <w:bCs/>
        </w:rPr>
        <w:t>82</w:t>
      </w:r>
      <w:r w:rsidRPr="007372D3">
        <w:t>, 2948–2960 (2001).</w:t>
      </w:r>
    </w:p>
    <w:p w14:paraId="71A246BA" w14:textId="77777777" w:rsidR="007372D3" w:rsidRPr="007372D3" w:rsidRDefault="007372D3" w:rsidP="007372D3">
      <w:pPr>
        <w:pStyle w:val="Bibliography"/>
      </w:pPr>
      <w:r w:rsidRPr="007372D3">
        <w:t>5.</w:t>
      </w:r>
      <w:r w:rsidRPr="007372D3">
        <w:tab/>
        <w:t xml:space="preserve">Padda, S. S., Glass, J. R. &amp; </w:t>
      </w:r>
      <w:proofErr w:type="spellStart"/>
      <w:r w:rsidRPr="007372D3">
        <w:t>Stahlschmidt</w:t>
      </w:r>
      <w:proofErr w:type="spellEnd"/>
      <w:r w:rsidRPr="007372D3">
        <w:t xml:space="preserve">, Z. R. When it’s hot and dry: life-history strategy influences the effects of heat waves and water limitation. </w:t>
      </w:r>
      <w:r w:rsidRPr="007372D3">
        <w:rPr>
          <w:i/>
          <w:iCs/>
        </w:rPr>
        <w:t>Journal of Experimental Biology</w:t>
      </w:r>
      <w:r w:rsidRPr="007372D3">
        <w:t xml:space="preserve"> </w:t>
      </w:r>
      <w:r w:rsidRPr="007372D3">
        <w:rPr>
          <w:b/>
          <w:bCs/>
        </w:rPr>
        <w:t>224</w:t>
      </w:r>
      <w:r w:rsidRPr="007372D3">
        <w:t>, jeb236398 (2021).</w:t>
      </w:r>
    </w:p>
    <w:p w14:paraId="79803CFC" w14:textId="77777777" w:rsidR="007372D3" w:rsidRPr="007372D3" w:rsidRDefault="007372D3" w:rsidP="007372D3">
      <w:pPr>
        <w:pStyle w:val="Bibliography"/>
      </w:pPr>
      <w:r w:rsidRPr="007372D3">
        <w:t>6.</w:t>
      </w:r>
      <w:r w:rsidRPr="007372D3">
        <w:tab/>
      </w:r>
      <w:proofErr w:type="spellStart"/>
      <w:r w:rsidRPr="007372D3">
        <w:t>Tollrian</w:t>
      </w:r>
      <w:proofErr w:type="spellEnd"/>
      <w:r w:rsidRPr="007372D3">
        <w:t xml:space="preserve">, R. Predator-Induced Morphological Defenses: Costs, Life History Shifts, and Maternal Effects in Daphnia </w:t>
      </w:r>
      <w:proofErr w:type="spellStart"/>
      <w:r w:rsidRPr="007372D3">
        <w:t>Pulex</w:t>
      </w:r>
      <w:proofErr w:type="spellEnd"/>
      <w:r w:rsidRPr="007372D3">
        <w:t xml:space="preserve">. </w:t>
      </w:r>
      <w:r w:rsidRPr="007372D3">
        <w:rPr>
          <w:i/>
          <w:iCs/>
        </w:rPr>
        <w:t>Ecology</w:t>
      </w:r>
      <w:r w:rsidRPr="007372D3">
        <w:t xml:space="preserve"> </w:t>
      </w:r>
      <w:r w:rsidRPr="007372D3">
        <w:rPr>
          <w:b/>
          <w:bCs/>
        </w:rPr>
        <w:t>76</w:t>
      </w:r>
      <w:r w:rsidRPr="007372D3">
        <w:t>, 1691–1705 (1995).</w:t>
      </w:r>
    </w:p>
    <w:p w14:paraId="47B093A5" w14:textId="77777777" w:rsidR="007372D3" w:rsidRPr="007372D3" w:rsidRDefault="007372D3" w:rsidP="007372D3">
      <w:pPr>
        <w:pStyle w:val="Bibliography"/>
      </w:pPr>
      <w:r w:rsidRPr="007372D3">
        <w:t>7.</w:t>
      </w:r>
      <w:r w:rsidRPr="007372D3">
        <w:tab/>
      </w:r>
      <w:proofErr w:type="spellStart"/>
      <w:r w:rsidRPr="007372D3">
        <w:t>Lochmiller</w:t>
      </w:r>
      <w:proofErr w:type="spellEnd"/>
      <w:r w:rsidRPr="007372D3">
        <w:t xml:space="preserve">, R. L. &amp; </w:t>
      </w:r>
      <w:proofErr w:type="spellStart"/>
      <w:r w:rsidRPr="007372D3">
        <w:t>Deerenberg</w:t>
      </w:r>
      <w:proofErr w:type="spellEnd"/>
      <w:r w:rsidRPr="007372D3">
        <w:t xml:space="preserve">, C. Trade-offs in evolutionary immunology: just what is the cost of immunity? </w:t>
      </w:r>
      <w:r w:rsidRPr="007372D3">
        <w:rPr>
          <w:i/>
          <w:iCs/>
        </w:rPr>
        <w:t>Oikos</w:t>
      </w:r>
      <w:r w:rsidRPr="007372D3">
        <w:t xml:space="preserve"> </w:t>
      </w:r>
      <w:r w:rsidRPr="007372D3">
        <w:rPr>
          <w:b/>
          <w:bCs/>
        </w:rPr>
        <w:t>88</w:t>
      </w:r>
      <w:r w:rsidRPr="007372D3">
        <w:t>, 87–98 (2000).</w:t>
      </w:r>
    </w:p>
    <w:p w14:paraId="5C1D03C5" w14:textId="77777777" w:rsidR="007372D3" w:rsidRPr="007372D3" w:rsidRDefault="007372D3" w:rsidP="007372D3">
      <w:pPr>
        <w:pStyle w:val="Bibliography"/>
      </w:pPr>
      <w:r w:rsidRPr="007372D3">
        <w:t>8.</w:t>
      </w:r>
      <w:r w:rsidRPr="007372D3">
        <w:tab/>
        <w:t xml:space="preserve">Maynard, J. </w:t>
      </w:r>
      <w:r w:rsidRPr="007372D3">
        <w:rPr>
          <w:i/>
          <w:iCs/>
        </w:rPr>
        <w:t>et al.</w:t>
      </w:r>
      <w:r w:rsidRPr="007372D3">
        <w:t xml:space="preserve"> Projections of climate conditions that increase coral disease susceptibility and pathogen abundance and virulence. </w:t>
      </w:r>
      <w:r w:rsidRPr="007372D3">
        <w:rPr>
          <w:i/>
          <w:iCs/>
        </w:rPr>
        <w:t xml:space="preserve">Nature </w:t>
      </w:r>
      <w:proofErr w:type="spellStart"/>
      <w:r w:rsidRPr="007372D3">
        <w:rPr>
          <w:i/>
          <w:iCs/>
        </w:rPr>
        <w:t>Clim</w:t>
      </w:r>
      <w:proofErr w:type="spellEnd"/>
      <w:r w:rsidRPr="007372D3">
        <w:rPr>
          <w:i/>
          <w:iCs/>
        </w:rPr>
        <w:t xml:space="preserve"> Change</w:t>
      </w:r>
      <w:r w:rsidRPr="007372D3">
        <w:t xml:space="preserve"> </w:t>
      </w:r>
      <w:r w:rsidRPr="007372D3">
        <w:rPr>
          <w:b/>
          <w:bCs/>
        </w:rPr>
        <w:t>5</w:t>
      </w:r>
      <w:r w:rsidRPr="007372D3">
        <w:t>, 688–694 (2015).</w:t>
      </w:r>
    </w:p>
    <w:p w14:paraId="60268CCF" w14:textId="77777777" w:rsidR="007372D3" w:rsidRPr="007372D3" w:rsidRDefault="007372D3" w:rsidP="007372D3">
      <w:pPr>
        <w:pStyle w:val="Bibliography"/>
      </w:pPr>
      <w:r w:rsidRPr="007372D3">
        <w:t>9.</w:t>
      </w:r>
      <w:r w:rsidRPr="007372D3">
        <w:tab/>
        <w:t xml:space="preserve">Mora, C. </w:t>
      </w:r>
      <w:r w:rsidRPr="007372D3">
        <w:rPr>
          <w:i/>
          <w:iCs/>
        </w:rPr>
        <w:t>et al.</w:t>
      </w:r>
      <w:r w:rsidRPr="007372D3">
        <w:t xml:space="preserve"> Over half of known human pathogenic diseases can be aggravated by climate change. </w:t>
      </w:r>
      <w:r w:rsidRPr="007372D3">
        <w:rPr>
          <w:i/>
          <w:iCs/>
        </w:rPr>
        <w:t xml:space="preserve">Nat. </w:t>
      </w:r>
      <w:proofErr w:type="spellStart"/>
      <w:r w:rsidRPr="007372D3">
        <w:rPr>
          <w:i/>
          <w:iCs/>
        </w:rPr>
        <w:t>Clim</w:t>
      </w:r>
      <w:proofErr w:type="spellEnd"/>
      <w:r w:rsidRPr="007372D3">
        <w:rPr>
          <w:i/>
          <w:iCs/>
        </w:rPr>
        <w:t>. Chang.</w:t>
      </w:r>
      <w:r w:rsidRPr="007372D3">
        <w:t xml:space="preserve"> </w:t>
      </w:r>
      <w:r w:rsidRPr="007372D3">
        <w:rPr>
          <w:b/>
          <w:bCs/>
        </w:rPr>
        <w:t>12</w:t>
      </w:r>
      <w:r w:rsidRPr="007372D3">
        <w:t>, 869–875 (2022).</w:t>
      </w:r>
    </w:p>
    <w:p w14:paraId="41F4BEC9" w14:textId="77777777" w:rsidR="007372D3" w:rsidRPr="007372D3" w:rsidRDefault="007372D3" w:rsidP="007372D3">
      <w:pPr>
        <w:pStyle w:val="Bibliography"/>
      </w:pPr>
      <w:r w:rsidRPr="007372D3">
        <w:lastRenderedPageBreak/>
        <w:t>10.</w:t>
      </w:r>
      <w:r w:rsidRPr="007372D3">
        <w:tab/>
        <w:t xml:space="preserve">Parker, B. J., </w:t>
      </w:r>
      <w:proofErr w:type="spellStart"/>
      <w:r w:rsidRPr="007372D3">
        <w:t>Barribeau</w:t>
      </w:r>
      <w:proofErr w:type="spellEnd"/>
      <w:r w:rsidRPr="007372D3">
        <w:t xml:space="preserve">, S. M., Laughton, A. M., Griffin, L. H. &amp; Gerardo, N. M. Life-history strategy determines constraints on immune function. </w:t>
      </w:r>
      <w:r w:rsidRPr="007372D3">
        <w:rPr>
          <w:i/>
          <w:iCs/>
        </w:rPr>
        <w:t>Journal of Animal Ecology</w:t>
      </w:r>
      <w:r w:rsidRPr="007372D3">
        <w:t xml:space="preserve"> </w:t>
      </w:r>
      <w:r w:rsidRPr="007372D3">
        <w:rPr>
          <w:b/>
          <w:bCs/>
        </w:rPr>
        <w:t>86</w:t>
      </w:r>
      <w:r w:rsidRPr="007372D3">
        <w:t>, 473–483 (2017).</w:t>
      </w:r>
    </w:p>
    <w:p w14:paraId="6547F9D6" w14:textId="77777777" w:rsidR="007372D3" w:rsidRPr="007372D3" w:rsidRDefault="007372D3" w:rsidP="007372D3">
      <w:pPr>
        <w:pStyle w:val="Bibliography"/>
      </w:pPr>
      <w:r w:rsidRPr="007372D3">
        <w:t>11.</w:t>
      </w:r>
      <w:r w:rsidRPr="007372D3">
        <w:tab/>
      </w:r>
      <w:proofErr w:type="spellStart"/>
      <w:r w:rsidRPr="007372D3">
        <w:t>Baldassarre</w:t>
      </w:r>
      <w:proofErr w:type="spellEnd"/>
      <w:r w:rsidRPr="007372D3">
        <w:t xml:space="preserve">, L., Ying, H., Reitzel, A. M., </w:t>
      </w:r>
      <w:proofErr w:type="spellStart"/>
      <w:r w:rsidRPr="007372D3">
        <w:t>Franzenburg</w:t>
      </w:r>
      <w:proofErr w:type="spellEnd"/>
      <w:r w:rsidRPr="007372D3">
        <w:t xml:space="preserve">, S. &amp; </w:t>
      </w:r>
      <w:proofErr w:type="spellStart"/>
      <w:r w:rsidRPr="007372D3">
        <w:t>Fraune</w:t>
      </w:r>
      <w:proofErr w:type="spellEnd"/>
      <w:r w:rsidRPr="007372D3">
        <w:t xml:space="preserve">, S. Microbiota mediated plasticity promotes thermal adaptation in the sea anemone </w:t>
      </w:r>
      <w:proofErr w:type="spellStart"/>
      <w:r w:rsidRPr="007372D3">
        <w:t>Nematostella</w:t>
      </w:r>
      <w:proofErr w:type="spellEnd"/>
      <w:r w:rsidRPr="007372D3">
        <w:t xml:space="preserve"> </w:t>
      </w:r>
      <w:proofErr w:type="spellStart"/>
      <w:r w:rsidRPr="007372D3">
        <w:t>vectensis</w:t>
      </w:r>
      <w:proofErr w:type="spellEnd"/>
      <w:r w:rsidRPr="007372D3">
        <w:t xml:space="preserve">. </w:t>
      </w:r>
      <w:r w:rsidRPr="007372D3">
        <w:rPr>
          <w:i/>
          <w:iCs/>
        </w:rPr>
        <w:t xml:space="preserve">Nat </w:t>
      </w:r>
      <w:proofErr w:type="spellStart"/>
      <w:r w:rsidRPr="007372D3">
        <w:rPr>
          <w:i/>
          <w:iCs/>
        </w:rPr>
        <w:t>Commun</w:t>
      </w:r>
      <w:proofErr w:type="spellEnd"/>
      <w:r w:rsidRPr="007372D3">
        <w:t xml:space="preserve"> </w:t>
      </w:r>
      <w:r w:rsidRPr="007372D3">
        <w:rPr>
          <w:b/>
          <w:bCs/>
        </w:rPr>
        <w:t>13</w:t>
      </w:r>
      <w:r w:rsidRPr="007372D3">
        <w:t>, 3804 (2022).</w:t>
      </w:r>
    </w:p>
    <w:p w14:paraId="15487843" w14:textId="77777777" w:rsidR="007372D3" w:rsidRPr="007372D3" w:rsidRDefault="007372D3" w:rsidP="007372D3">
      <w:pPr>
        <w:pStyle w:val="Bibliography"/>
      </w:pPr>
      <w:r w:rsidRPr="007372D3">
        <w:t>12.</w:t>
      </w:r>
      <w:r w:rsidRPr="007372D3">
        <w:tab/>
      </w:r>
      <w:proofErr w:type="spellStart"/>
      <w:r w:rsidRPr="007372D3">
        <w:t>Ezenwa</w:t>
      </w:r>
      <w:proofErr w:type="spellEnd"/>
      <w:r w:rsidRPr="007372D3">
        <w:t xml:space="preserve">, V. O., Gerardo, N. M., Inouye, D. W., Medina, M. &amp; Xavier, J. B. Animal Behavior and the Microbiome. </w:t>
      </w:r>
      <w:r w:rsidRPr="007372D3">
        <w:rPr>
          <w:i/>
          <w:iCs/>
        </w:rPr>
        <w:t>Science</w:t>
      </w:r>
      <w:r w:rsidRPr="007372D3">
        <w:t xml:space="preserve"> </w:t>
      </w:r>
      <w:r w:rsidRPr="007372D3">
        <w:rPr>
          <w:b/>
          <w:bCs/>
        </w:rPr>
        <w:t>338</w:t>
      </w:r>
      <w:r w:rsidRPr="007372D3">
        <w:t>, 198–199 (2012).</w:t>
      </w:r>
    </w:p>
    <w:p w14:paraId="183A5CF0" w14:textId="77777777" w:rsidR="007372D3" w:rsidRPr="007372D3" w:rsidRDefault="007372D3" w:rsidP="007372D3">
      <w:pPr>
        <w:pStyle w:val="Bibliography"/>
      </w:pPr>
      <w:r w:rsidRPr="007372D3">
        <w:t>13.</w:t>
      </w:r>
      <w:r w:rsidRPr="007372D3">
        <w:tab/>
        <w:t xml:space="preserve">Walters, A. W. </w:t>
      </w:r>
      <w:r w:rsidRPr="007372D3">
        <w:rPr>
          <w:i/>
          <w:iCs/>
        </w:rPr>
        <w:t>et al.</w:t>
      </w:r>
      <w:r w:rsidRPr="007372D3">
        <w:t xml:space="preserve"> The microbiota influences the Drosophila melanogaster life history strategy. </w:t>
      </w:r>
      <w:r w:rsidRPr="007372D3">
        <w:rPr>
          <w:i/>
          <w:iCs/>
        </w:rPr>
        <w:t>Molecular Ecology</w:t>
      </w:r>
      <w:r w:rsidRPr="007372D3">
        <w:t xml:space="preserve"> </w:t>
      </w:r>
      <w:r w:rsidRPr="007372D3">
        <w:rPr>
          <w:b/>
          <w:bCs/>
        </w:rPr>
        <w:t>29</w:t>
      </w:r>
      <w:r w:rsidRPr="007372D3">
        <w:t>, 639–653 (2020).</w:t>
      </w:r>
    </w:p>
    <w:p w14:paraId="120C1851" w14:textId="77777777" w:rsidR="007372D3" w:rsidRPr="007372D3" w:rsidRDefault="007372D3" w:rsidP="007372D3">
      <w:pPr>
        <w:pStyle w:val="Bibliography"/>
      </w:pPr>
      <w:r w:rsidRPr="007372D3">
        <w:t>14.</w:t>
      </w:r>
      <w:r w:rsidRPr="007372D3">
        <w:tab/>
        <w:t xml:space="preserve">Rosado, P. M. </w:t>
      </w:r>
      <w:r w:rsidRPr="007372D3">
        <w:rPr>
          <w:i/>
          <w:iCs/>
        </w:rPr>
        <w:t>et al.</w:t>
      </w:r>
      <w:r w:rsidRPr="007372D3">
        <w:t xml:space="preserve"> Marine probiotics: increasing coral resistance to bleaching through microbiome manipulation. </w:t>
      </w:r>
      <w:r w:rsidRPr="007372D3">
        <w:rPr>
          <w:i/>
          <w:iCs/>
        </w:rPr>
        <w:t>ISME J</w:t>
      </w:r>
      <w:r w:rsidRPr="007372D3">
        <w:t xml:space="preserve"> </w:t>
      </w:r>
      <w:r w:rsidRPr="007372D3">
        <w:rPr>
          <w:b/>
          <w:bCs/>
        </w:rPr>
        <w:t>13</w:t>
      </w:r>
      <w:r w:rsidRPr="007372D3">
        <w:t>, 921–936 (2019).</w:t>
      </w:r>
    </w:p>
    <w:p w14:paraId="750D8695" w14:textId="77777777" w:rsidR="007372D3" w:rsidRPr="007372D3" w:rsidRDefault="007372D3" w:rsidP="007372D3">
      <w:pPr>
        <w:pStyle w:val="Bibliography"/>
      </w:pPr>
      <w:r w:rsidRPr="007372D3">
        <w:t>15.</w:t>
      </w:r>
      <w:r w:rsidRPr="007372D3">
        <w:tab/>
        <w:t>Hoeksema, B. W. &amp; Cairns, S. World list of Scleractinia. https://www.marinespecies.org/scleractinia/.</w:t>
      </w:r>
    </w:p>
    <w:p w14:paraId="22F0F3F2" w14:textId="77777777" w:rsidR="007372D3" w:rsidRPr="007372D3" w:rsidRDefault="007372D3" w:rsidP="007372D3">
      <w:pPr>
        <w:pStyle w:val="Bibliography"/>
      </w:pPr>
      <w:r w:rsidRPr="007372D3">
        <w:t>16.</w:t>
      </w:r>
      <w:r w:rsidRPr="007372D3">
        <w:tab/>
        <w:t xml:space="preserve">Pollock, F. J. </w:t>
      </w:r>
      <w:r w:rsidRPr="007372D3">
        <w:rPr>
          <w:i/>
          <w:iCs/>
        </w:rPr>
        <w:t>et al.</w:t>
      </w:r>
      <w:r w:rsidRPr="007372D3">
        <w:t xml:space="preserve"> Coral-associated bacteria demonstrate </w:t>
      </w:r>
      <w:proofErr w:type="spellStart"/>
      <w:r w:rsidRPr="007372D3">
        <w:t>phylosymbiosis</w:t>
      </w:r>
      <w:proofErr w:type="spellEnd"/>
      <w:r w:rsidRPr="007372D3">
        <w:t xml:space="preserve"> and </w:t>
      </w:r>
      <w:proofErr w:type="spellStart"/>
      <w:r w:rsidRPr="007372D3">
        <w:t>cophylogeny</w:t>
      </w:r>
      <w:proofErr w:type="spellEnd"/>
      <w:r w:rsidRPr="007372D3">
        <w:t xml:space="preserve">. </w:t>
      </w:r>
      <w:r w:rsidRPr="007372D3">
        <w:rPr>
          <w:i/>
          <w:iCs/>
        </w:rPr>
        <w:t>Nature Communications</w:t>
      </w:r>
      <w:r w:rsidRPr="007372D3">
        <w:t xml:space="preserve"> </w:t>
      </w:r>
      <w:r w:rsidRPr="007372D3">
        <w:rPr>
          <w:b/>
          <w:bCs/>
        </w:rPr>
        <w:t>9</w:t>
      </w:r>
      <w:r w:rsidRPr="007372D3">
        <w:t>, 1–13 (2018).</w:t>
      </w:r>
    </w:p>
    <w:p w14:paraId="10CB6176" w14:textId="77777777" w:rsidR="007372D3" w:rsidRPr="007372D3" w:rsidRDefault="007372D3" w:rsidP="007372D3">
      <w:pPr>
        <w:pStyle w:val="Bibliography"/>
      </w:pPr>
      <w:r w:rsidRPr="007372D3">
        <w:t>17.</w:t>
      </w:r>
      <w:r w:rsidRPr="007372D3">
        <w:tab/>
        <w:t xml:space="preserve">Huggett, M. J. &amp; </w:t>
      </w:r>
      <w:proofErr w:type="spellStart"/>
      <w:r w:rsidRPr="007372D3">
        <w:t>Apprill</w:t>
      </w:r>
      <w:proofErr w:type="spellEnd"/>
      <w:r w:rsidRPr="007372D3">
        <w:t xml:space="preserve">, A. Coral microbiome database: Integration of sequences reveals high diversity and relatedness of coral-associated microbes. </w:t>
      </w:r>
      <w:r w:rsidRPr="007372D3">
        <w:rPr>
          <w:i/>
          <w:iCs/>
        </w:rPr>
        <w:t>Environmental Microbiology Reports</w:t>
      </w:r>
      <w:r w:rsidRPr="007372D3">
        <w:t xml:space="preserve"> </w:t>
      </w:r>
      <w:r w:rsidRPr="007372D3">
        <w:rPr>
          <w:b/>
          <w:bCs/>
        </w:rPr>
        <w:t>11</w:t>
      </w:r>
      <w:r w:rsidRPr="007372D3">
        <w:t>, 372–385 (2019).</w:t>
      </w:r>
    </w:p>
    <w:p w14:paraId="65669779" w14:textId="77777777" w:rsidR="007372D3" w:rsidRPr="007372D3" w:rsidRDefault="007372D3" w:rsidP="007372D3">
      <w:pPr>
        <w:pStyle w:val="Bibliography"/>
      </w:pPr>
      <w:r w:rsidRPr="007372D3">
        <w:t>18.</w:t>
      </w:r>
      <w:r w:rsidRPr="007372D3">
        <w:tab/>
        <w:t xml:space="preserve">Dunphy, C. M., </w:t>
      </w:r>
      <w:proofErr w:type="spellStart"/>
      <w:r w:rsidRPr="007372D3">
        <w:t>Gouhier</w:t>
      </w:r>
      <w:proofErr w:type="spellEnd"/>
      <w:r w:rsidRPr="007372D3">
        <w:t xml:space="preserve">, T. C., Chu, N. D. &amp; Vollmer, S. V. Structure and stability of the coral microbiome in space and time. </w:t>
      </w:r>
      <w:r w:rsidRPr="007372D3">
        <w:rPr>
          <w:i/>
          <w:iCs/>
        </w:rPr>
        <w:t>Sci Rep</w:t>
      </w:r>
      <w:r w:rsidRPr="007372D3">
        <w:t xml:space="preserve"> </w:t>
      </w:r>
      <w:r w:rsidRPr="007372D3">
        <w:rPr>
          <w:b/>
          <w:bCs/>
        </w:rPr>
        <w:t>9</w:t>
      </w:r>
      <w:r w:rsidRPr="007372D3">
        <w:t>, 6785 (2019).</w:t>
      </w:r>
    </w:p>
    <w:p w14:paraId="2BCDF239" w14:textId="77777777" w:rsidR="007372D3" w:rsidRPr="007372D3" w:rsidRDefault="007372D3" w:rsidP="007372D3">
      <w:pPr>
        <w:pStyle w:val="Bibliography"/>
      </w:pPr>
      <w:r w:rsidRPr="007372D3">
        <w:t>19.</w:t>
      </w:r>
      <w:r w:rsidRPr="007372D3">
        <w:tab/>
        <w:t xml:space="preserve">Moberg, F. &amp; Folke, C. Ecological goods and services of coral reef ecosystems. </w:t>
      </w:r>
      <w:r w:rsidRPr="007372D3">
        <w:rPr>
          <w:i/>
          <w:iCs/>
        </w:rPr>
        <w:t>Ecological Economics</w:t>
      </w:r>
      <w:r w:rsidRPr="007372D3">
        <w:t xml:space="preserve"> </w:t>
      </w:r>
      <w:r w:rsidRPr="007372D3">
        <w:rPr>
          <w:b/>
          <w:bCs/>
        </w:rPr>
        <w:t>29</w:t>
      </w:r>
      <w:r w:rsidRPr="007372D3">
        <w:t>, 215–233 (1999).</w:t>
      </w:r>
    </w:p>
    <w:p w14:paraId="16D23273" w14:textId="77777777" w:rsidR="007372D3" w:rsidRPr="007372D3" w:rsidRDefault="007372D3" w:rsidP="007372D3">
      <w:pPr>
        <w:pStyle w:val="Bibliography"/>
      </w:pPr>
      <w:r w:rsidRPr="007372D3">
        <w:lastRenderedPageBreak/>
        <w:t>20.</w:t>
      </w:r>
      <w:r w:rsidRPr="007372D3">
        <w:tab/>
      </w:r>
      <w:proofErr w:type="spellStart"/>
      <w:r w:rsidRPr="007372D3">
        <w:t>Berkelmans</w:t>
      </w:r>
      <w:proofErr w:type="spellEnd"/>
      <w:r w:rsidRPr="007372D3">
        <w:t xml:space="preserve">, R. &amp; van </w:t>
      </w:r>
      <w:proofErr w:type="spellStart"/>
      <w:r w:rsidRPr="007372D3">
        <w:t>Oppen</w:t>
      </w:r>
      <w:proofErr w:type="spellEnd"/>
      <w:r w:rsidRPr="007372D3">
        <w:t xml:space="preserve">, M. J. H. The role of zooxanthellae in the thermal tolerance of corals: a ‘nugget of hope’ for coral reefs in an era of climate change. </w:t>
      </w:r>
      <w:r w:rsidRPr="007372D3">
        <w:rPr>
          <w:i/>
          <w:iCs/>
        </w:rPr>
        <w:t>Proceedings of the Royal Society B: Biological Sciences</w:t>
      </w:r>
      <w:r w:rsidRPr="007372D3">
        <w:t xml:space="preserve"> </w:t>
      </w:r>
      <w:r w:rsidRPr="007372D3">
        <w:rPr>
          <w:b/>
          <w:bCs/>
        </w:rPr>
        <w:t>273</w:t>
      </w:r>
      <w:r w:rsidRPr="007372D3">
        <w:t>, 2305–2312 (2006).</w:t>
      </w:r>
    </w:p>
    <w:p w14:paraId="18E63308" w14:textId="77777777" w:rsidR="007372D3" w:rsidRPr="007372D3" w:rsidRDefault="007372D3" w:rsidP="007372D3">
      <w:pPr>
        <w:pStyle w:val="Bibliography"/>
      </w:pPr>
      <w:r w:rsidRPr="007372D3">
        <w:t>21.</w:t>
      </w:r>
      <w:r w:rsidRPr="007372D3">
        <w:tab/>
        <w:t xml:space="preserve">Silverstein, R. N., Cunning, R. &amp; Baker, A. C. Tenacious D: </w:t>
      </w:r>
      <w:proofErr w:type="spellStart"/>
      <w:r w:rsidRPr="007372D3">
        <w:t>Symbiodinium</w:t>
      </w:r>
      <w:proofErr w:type="spellEnd"/>
      <w:r w:rsidRPr="007372D3">
        <w:t xml:space="preserve"> in clade D remain in reef corals at both high and low temperature extremes despite impairment. </w:t>
      </w:r>
      <w:r w:rsidRPr="007372D3">
        <w:rPr>
          <w:i/>
          <w:iCs/>
        </w:rPr>
        <w:t>Journal of Experimental Biology</w:t>
      </w:r>
      <w:r w:rsidRPr="007372D3">
        <w:t xml:space="preserve"> </w:t>
      </w:r>
      <w:r w:rsidRPr="007372D3">
        <w:rPr>
          <w:b/>
          <w:bCs/>
        </w:rPr>
        <w:t>220</w:t>
      </w:r>
      <w:r w:rsidRPr="007372D3">
        <w:t>, 1192–1196 (2017).</w:t>
      </w:r>
    </w:p>
    <w:p w14:paraId="524077CC" w14:textId="77777777" w:rsidR="007372D3" w:rsidRPr="007372D3" w:rsidRDefault="007372D3" w:rsidP="007372D3">
      <w:pPr>
        <w:pStyle w:val="Bibliography"/>
      </w:pPr>
      <w:r w:rsidRPr="007372D3">
        <w:t>22.</w:t>
      </w:r>
      <w:r w:rsidRPr="007372D3">
        <w:tab/>
        <w:t xml:space="preserve">Hartmann, A. C., Baird, A. H., Knowlton, N. &amp; Huang, D. The Paradox of Environmental Symbiont Acquisition in Obligate Mutualisms. </w:t>
      </w:r>
      <w:r w:rsidRPr="007372D3">
        <w:rPr>
          <w:i/>
          <w:iCs/>
        </w:rPr>
        <w:t>Current Biology</w:t>
      </w:r>
      <w:r w:rsidRPr="007372D3">
        <w:t xml:space="preserve"> </w:t>
      </w:r>
      <w:r w:rsidRPr="007372D3">
        <w:rPr>
          <w:b/>
          <w:bCs/>
        </w:rPr>
        <w:t>27</w:t>
      </w:r>
      <w:r w:rsidRPr="007372D3">
        <w:t>, 3711-3716.e3 (2017).</w:t>
      </w:r>
    </w:p>
    <w:p w14:paraId="0E40A84D" w14:textId="77777777" w:rsidR="007372D3" w:rsidRPr="007372D3" w:rsidRDefault="007372D3" w:rsidP="007372D3">
      <w:pPr>
        <w:pStyle w:val="Bibliography"/>
      </w:pPr>
      <w:r w:rsidRPr="007372D3">
        <w:t>23.</w:t>
      </w:r>
      <w:r w:rsidRPr="007372D3">
        <w:tab/>
      </w:r>
      <w:proofErr w:type="spellStart"/>
      <w:r w:rsidRPr="007372D3">
        <w:t>Bonacolta</w:t>
      </w:r>
      <w:proofErr w:type="spellEnd"/>
      <w:r w:rsidRPr="007372D3">
        <w:t xml:space="preserve">, A. M. </w:t>
      </w:r>
      <w:r w:rsidRPr="007372D3">
        <w:rPr>
          <w:i/>
          <w:iCs/>
        </w:rPr>
        <w:t>et al.</w:t>
      </w:r>
      <w:r w:rsidRPr="007372D3">
        <w:t xml:space="preserve"> Beyond the Symbiodiniaceae: diversity and role of </w:t>
      </w:r>
      <w:proofErr w:type="spellStart"/>
      <w:r w:rsidRPr="007372D3">
        <w:t>microeukaryotic</w:t>
      </w:r>
      <w:proofErr w:type="spellEnd"/>
      <w:r w:rsidRPr="007372D3">
        <w:t xml:space="preserve"> coral symbionts. </w:t>
      </w:r>
      <w:r w:rsidRPr="007372D3">
        <w:rPr>
          <w:i/>
          <w:iCs/>
        </w:rPr>
        <w:t>Coral Reefs</w:t>
      </w:r>
      <w:r w:rsidRPr="007372D3">
        <w:t xml:space="preserve"> </w:t>
      </w:r>
      <w:r w:rsidRPr="007372D3">
        <w:rPr>
          <w:b/>
          <w:bCs/>
        </w:rPr>
        <w:t>42</w:t>
      </w:r>
      <w:r w:rsidRPr="007372D3">
        <w:t>, 567–577 (2023).</w:t>
      </w:r>
    </w:p>
    <w:p w14:paraId="6185479F" w14:textId="77777777" w:rsidR="007372D3" w:rsidRPr="007372D3" w:rsidRDefault="007372D3" w:rsidP="007372D3">
      <w:pPr>
        <w:pStyle w:val="Bibliography"/>
      </w:pPr>
      <w:r w:rsidRPr="007372D3">
        <w:t>24.</w:t>
      </w:r>
      <w:r w:rsidRPr="007372D3">
        <w:tab/>
        <w:t xml:space="preserve">van de Water, J. A. J. M. </w:t>
      </w:r>
      <w:r w:rsidRPr="007372D3">
        <w:rPr>
          <w:i/>
          <w:iCs/>
        </w:rPr>
        <w:t>et al.</w:t>
      </w:r>
      <w:r w:rsidRPr="007372D3">
        <w:t xml:space="preserve"> Antimicrobial and stress responses to increased temperature and bacterial pathogen challenge in the holobiont of a reef-building coral. </w:t>
      </w:r>
      <w:r w:rsidRPr="007372D3">
        <w:rPr>
          <w:i/>
          <w:iCs/>
        </w:rPr>
        <w:t>Molecular Ecology</w:t>
      </w:r>
      <w:r w:rsidRPr="007372D3">
        <w:t xml:space="preserve"> </w:t>
      </w:r>
      <w:r w:rsidRPr="007372D3">
        <w:rPr>
          <w:b/>
          <w:bCs/>
        </w:rPr>
        <w:t>27</w:t>
      </w:r>
      <w:r w:rsidRPr="007372D3">
        <w:t>, 1065–1080 (2018).</w:t>
      </w:r>
    </w:p>
    <w:p w14:paraId="51197AB3" w14:textId="77777777" w:rsidR="007372D3" w:rsidRPr="007372D3" w:rsidRDefault="007372D3" w:rsidP="007372D3">
      <w:pPr>
        <w:pStyle w:val="Bibliography"/>
      </w:pPr>
      <w:r w:rsidRPr="007372D3">
        <w:t>25.</w:t>
      </w:r>
      <w:r w:rsidRPr="007372D3">
        <w:tab/>
        <w:t xml:space="preserve">Welsh, R. M. </w:t>
      </w:r>
      <w:r w:rsidRPr="007372D3">
        <w:rPr>
          <w:i/>
          <w:iCs/>
        </w:rPr>
        <w:t>et al.</w:t>
      </w:r>
      <w:r w:rsidRPr="007372D3">
        <w:t xml:space="preserve"> Bacterial predation in a marine host-associated microbiome. </w:t>
      </w:r>
      <w:r w:rsidRPr="007372D3">
        <w:rPr>
          <w:i/>
          <w:iCs/>
        </w:rPr>
        <w:t>ISME J</w:t>
      </w:r>
      <w:r w:rsidRPr="007372D3">
        <w:t xml:space="preserve"> </w:t>
      </w:r>
      <w:r w:rsidRPr="007372D3">
        <w:rPr>
          <w:b/>
          <w:bCs/>
        </w:rPr>
        <w:t>10</w:t>
      </w:r>
      <w:r w:rsidRPr="007372D3">
        <w:t>, 1540–1544 (2016).</w:t>
      </w:r>
    </w:p>
    <w:p w14:paraId="5984F9FF" w14:textId="77777777" w:rsidR="007372D3" w:rsidRPr="007372D3" w:rsidRDefault="007372D3" w:rsidP="007372D3">
      <w:pPr>
        <w:pStyle w:val="Bibliography"/>
      </w:pPr>
      <w:r w:rsidRPr="007372D3">
        <w:t>26.</w:t>
      </w:r>
      <w:r w:rsidRPr="007372D3">
        <w:tab/>
        <w:t xml:space="preserve">Li, J., </w:t>
      </w:r>
      <w:proofErr w:type="spellStart"/>
      <w:r w:rsidRPr="007372D3">
        <w:t>Kuang</w:t>
      </w:r>
      <w:proofErr w:type="spellEnd"/>
      <w:r w:rsidRPr="007372D3">
        <w:t xml:space="preserve">, W., Long, L. &amp; Zhang, S. Production of quorum-sensing signals by bacteria in the coral mucus layer. </w:t>
      </w:r>
      <w:r w:rsidRPr="007372D3">
        <w:rPr>
          <w:i/>
          <w:iCs/>
        </w:rPr>
        <w:t>Coral Reefs</w:t>
      </w:r>
      <w:r w:rsidRPr="007372D3">
        <w:t xml:space="preserve"> </w:t>
      </w:r>
      <w:r w:rsidRPr="007372D3">
        <w:rPr>
          <w:b/>
          <w:bCs/>
        </w:rPr>
        <w:t>36</w:t>
      </w:r>
      <w:r w:rsidRPr="007372D3">
        <w:t>, 1235–1241 (2017).</w:t>
      </w:r>
    </w:p>
    <w:p w14:paraId="5D7784BA" w14:textId="77777777" w:rsidR="007372D3" w:rsidRPr="007372D3" w:rsidRDefault="007372D3" w:rsidP="007372D3">
      <w:pPr>
        <w:pStyle w:val="Bibliography"/>
      </w:pPr>
      <w:r w:rsidRPr="007372D3">
        <w:t>27.</w:t>
      </w:r>
      <w:r w:rsidRPr="007372D3">
        <w:tab/>
        <w:t xml:space="preserve">Casey, J. M., Ainsworth, T. D., </w:t>
      </w:r>
      <w:proofErr w:type="spellStart"/>
      <w:r w:rsidRPr="007372D3">
        <w:t>Choat</w:t>
      </w:r>
      <w:proofErr w:type="spellEnd"/>
      <w:r w:rsidRPr="007372D3">
        <w:t xml:space="preserve">, J. H. &amp; Connolly, S. R. Farming </w:t>
      </w:r>
      <w:proofErr w:type="spellStart"/>
      <w:r w:rsidRPr="007372D3">
        <w:t>behaviour</w:t>
      </w:r>
      <w:proofErr w:type="spellEnd"/>
      <w:r w:rsidRPr="007372D3">
        <w:t xml:space="preserve"> of reef fishes increases the prevalence of coral disease associated microbes and black band disease. </w:t>
      </w:r>
      <w:r w:rsidRPr="007372D3">
        <w:rPr>
          <w:i/>
          <w:iCs/>
        </w:rPr>
        <w:t>Proceedings of the Royal Society B: Biological Sciences</w:t>
      </w:r>
      <w:r w:rsidRPr="007372D3">
        <w:t xml:space="preserve"> </w:t>
      </w:r>
      <w:r w:rsidRPr="007372D3">
        <w:rPr>
          <w:b/>
          <w:bCs/>
        </w:rPr>
        <w:t>281</w:t>
      </w:r>
      <w:r w:rsidRPr="007372D3">
        <w:t>, 20141032 (2014).</w:t>
      </w:r>
    </w:p>
    <w:p w14:paraId="4D2BAC49" w14:textId="77777777" w:rsidR="007372D3" w:rsidRPr="007372D3" w:rsidRDefault="007372D3" w:rsidP="007372D3">
      <w:pPr>
        <w:pStyle w:val="Bibliography"/>
      </w:pPr>
      <w:r w:rsidRPr="007372D3">
        <w:t>28.</w:t>
      </w:r>
      <w:r w:rsidRPr="007372D3">
        <w:tab/>
        <w:t xml:space="preserve">Rosales, S. M. </w:t>
      </w:r>
      <w:r w:rsidRPr="007372D3">
        <w:rPr>
          <w:i/>
          <w:iCs/>
        </w:rPr>
        <w:t>et al.</w:t>
      </w:r>
      <w:r w:rsidRPr="007372D3">
        <w:t xml:space="preserve"> Microbiome differences in disease-resistant vs. susceptible Acropora corals subjected to disease challenge assays. </w:t>
      </w:r>
      <w:r w:rsidRPr="007372D3">
        <w:rPr>
          <w:i/>
          <w:iCs/>
        </w:rPr>
        <w:t>Sci Rep</w:t>
      </w:r>
      <w:r w:rsidRPr="007372D3">
        <w:t xml:space="preserve"> </w:t>
      </w:r>
      <w:r w:rsidRPr="007372D3">
        <w:rPr>
          <w:b/>
          <w:bCs/>
        </w:rPr>
        <w:t>9</w:t>
      </w:r>
      <w:r w:rsidRPr="007372D3">
        <w:t>, 18279 (2019).</w:t>
      </w:r>
    </w:p>
    <w:p w14:paraId="1F7D48C2" w14:textId="77777777" w:rsidR="007372D3" w:rsidRPr="007372D3" w:rsidRDefault="007372D3" w:rsidP="007372D3">
      <w:pPr>
        <w:pStyle w:val="Bibliography"/>
      </w:pPr>
      <w:r w:rsidRPr="007372D3">
        <w:lastRenderedPageBreak/>
        <w:t>29.</w:t>
      </w:r>
      <w:r w:rsidRPr="007372D3">
        <w:tab/>
        <w:t xml:space="preserve">Caldwell, J. M. </w:t>
      </w:r>
      <w:r w:rsidRPr="007372D3">
        <w:rPr>
          <w:i/>
          <w:iCs/>
        </w:rPr>
        <w:t>et al.</w:t>
      </w:r>
      <w:r w:rsidRPr="007372D3">
        <w:t xml:space="preserve"> </w:t>
      </w:r>
      <w:proofErr w:type="spellStart"/>
      <w:r w:rsidRPr="007372D3">
        <w:t>Hawaiʻi</w:t>
      </w:r>
      <w:proofErr w:type="spellEnd"/>
      <w:r w:rsidRPr="007372D3">
        <w:t xml:space="preserve"> Coral Disease database (HICORDIS): species-specific coral health data from across the Hawaiian archipelago. </w:t>
      </w:r>
      <w:r w:rsidRPr="007372D3">
        <w:rPr>
          <w:i/>
          <w:iCs/>
        </w:rPr>
        <w:t>Data in Brief</w:t>
      </w:r>
      <w:r w:rsidRPr="007372D3">
        <w:t xml:space="preserve"> </w:t>
      </w:r>
      <w:r w:rsidRPr="007372D3">
        <w:rPr>
          <w:b/>
          <w:bCs/>
        </w:rPr>
        <w:t>8</w:t>
      </w:r>
      <w:r w:rsidRPr="007372D3">
        <w:t>, 1054–1058 (2016).</w:t>
      </w:r>
    </w:p>
    <w:p w14:paraId="245D04F5" w14:textId="77777777" w:rsidR="007372D3" w:rsidRPr="007372D3" w:rsidRDefault="007372D3" w:rsidP="007372D3">
      <w:pPr>
        <w:pStyle w:val="Bibliography"/>
      </w:pPr>
      <w:r w:rsidRPr="007372D3">
        <w:t>30.</w:t>
      </w:r>
      <w:r w:rsidRPr="007372D3">
        <w:tab/>
      </w:r>
      <w:proofErr w:type="spellStart"/>
      <w:r w:rsidRPr="007372D3">
        <w:t>Madin</w:t>
      </w:r>
      <w:proofErr w:type="spellEnd"/>
      <w:r w:rsidRPr="007372D3">
        <w:t xml:space="preserve">, J. S. </w:t>
      </w:r>
      <w:r w:rsidRPr="007372D3">
        <w:rPr>
          <w:i/>
          <w:iCs/>
        </w:rPr>
        <w:t>et al.</w:t>
      </w:r>
      <w:r w:rsidRPr="007372D3">
        <w:t xml:space="preserve"> The Coral Trait Database, a curated database of trait information for coral species from the global oceans. </w:t>
      </w:r>
      <w:r w:rsidRPr="007372D3">
        <w:rPr>
          <w:i/>
          <w:iCs/>
        </w:rPr>
        <w:t>Sci Data</w:t>
      </w:r>
      <w:r w:rsidRPr="007372D3">
        <w:t xml:space="preserve"> </w:t>
      </w:r>
      <w:r w:rsidRPr="007372D3">
        <w:rPr>
          <w:b/>
          <w:bCs/>
        </w:rPr>
        <w:t>3</w:t>
      </w:r>
      <w:r w:rsidRPr="007372D3">
        <w:t>, 160017 (2016).</w:t>
      </w:r>
    </w:p>
    <w:p w14:paraId="1F93F39D" w14:textId="77777777" w:rsidR="007372D3" w:rsidRPr="007372D3" w:rsidRDefault="007372D3" w:rsidP="007372D3">
      <w:pPr>
        <w:pStyle w:val="Bibliography"/>
      </w:pPr>
      <w:r w:rsidRPr="007372D3">
        <w:t>31.</w:t>
      </w:r>
      <w:r w:rsidRPr="007372D3">
        <w:tab/>
        <w:t xml:space="preserve">Huang, D. &amp; Roy, K. The future of evolutionary diversity in reef corals. </w:t>
      </w:r>
      <w:r w:rsidRPr="007372D3">
        <w:rPr>
          <w:i/>
          <w:iCs/>
        </w:rPr>
        <w:t>Philosophical Transactions of the Royal Society B: Biological Sciences</w:t>
      </w:r>
      <w:r w:rsidRPr="007372D3">
        <w:t xml:space="preserve"> </w:t>
      </w:r>
      <w:r w:rsidRPr="007372D3">
        <w:rPr>
          <w:b/>
          <w:bCs/>
        </w:rPr>
        <w:t>370</w:t>
      </w:r>
      <w:r w:rsidRPr="007372D3">
        <w:t>, 20140010 (2015).</w:t>
      </w:r>
    </w:p>
    <w:p w14:paraId="09F581E4" w14:textId="77777777" w:rsidR="007372D3" w:rsidRPr="007372D3" w:rsidRDefault="007372D3" w:rsidP="007372D3">
      <w:pPr>
        <w:pStyle w:val="Bibliography"/>
      </w:pPr>
      <w:r w:rsidRPr="007372D3">
        <w:t>32.</w:t>
      </w:r>
      <w:r w:rsidRPr="007372D3">
        <w:tab/>
        <w:t xml:space="preserve">Wada, N. </w:t>
      </w:r>
      <w:r w:rsidRPr="007372D3">
        <w:rPr>
          <w:i/>
          <w:iCs/>
        </w:rPr>
        <w:t>et al.</w:t>
      </w:r>
      <w:r w:rsidRPr="007372D3">
        <w:t xml:space="preserve"> High-resolution spatial and genomic characterization of coral-associated microbial aggregates in the coral </w:t>
      </w:r>
      <w:proofErr w:type="spellStart"/>
      <w:r w:rsidRPr="007372D3">
        <w:t>Stylophora</w:t>
      </w:r>
      <w:proofErr w:type="spellEnd"/>
      <w:r w:rsidRPr="007372D3">
        <w:t xml:space="preserve"> </w:t>
      </w:r>
      <w:proofErr w:type="spellStart"/>
      <w:r w:rsidRPr="007372D3">
        <w:t>pistillata</w:t>
      </w:r>
      <w:proofErr w:type="spellEnd"/>
      <w:r w:rsidRPr="007372D3">
        <w:t xml:space="preserve">. </w:t>
      </w:r>
      <w:r w:rsidRPr="007372D3">
        <w:rPr>
          <w:i/>
          <w:iCs/>
        </w:rPr>
        <w:t>Science Advances</w:t>
      </w:r>
      <w:r w:rsidRPr="007372D3">
        <w:t xml:space="preserve"> </w:t>
      </w:r>
      <w:r w:rsidRPr="007372D3">
        <w:rPr>
          <w:b/>
          <w:bCs/>
        </w:rPr>
        <w:t>8</w:t>
      </w:r>
      <w:r w:rsidRPr="007372D3">
        <w:t>, eabo2431 (2022).</w:t>
      </w:r>
    </w:p>
    <w:p w14:paraId="2A84AF9E" w14:textId="77777777" w:rsidR="007372D3" w:rsidRPr="007372D3" w:rsidRDefault="007372D3" w:rsidP="007372D3">
      <w:pPr>
        <w:pStyle w:val="Bibliography"/>
      </w:pPr>
      <w:r w:rsidRPr="007372D3">
        <w:t>33.</w:t>
      </w:r>
      <w:r w:rsidRPr="007372D3">
        <w:tab/>
      </w:r>
      <w:proofErr w:type="spellStart"/>
      <w:r w:rsidRPr="007372D3">
        <w:t>Bourne</w:t>
      </w:r>
      <w:proofErr w:type="spellEnd"/>
      <w:r w:rsidRPr="007372D3">
        <w:t xml:space="preserve">, D., Iida, Y., </w:t>
      </w:r>
      <w:proofErr w:type="spellStart"/>
      <w:r w:rsidRPr="007372D3">
        <w:t>Uthicke</w:t>
      </w:r>
      <w:proofErr w:type="spellEnd"/>
      <w:r w:rsidRPr="007372D3">
        <w:t>, S. &amp; Smith-</w:t>
      </w:r>
      <w:proofErr w:type="spellStart"/>
      <w:r w:rsidRPr="007372D3">
        <w:t>Keune</w:t>
      </w:r>
      <w:proofErr w:type="spellEnd"/>
      <w:r w:rsidRPr="007372D3">
        <w:t xml:space="preserve">, C. Changes in coral-associated microbial communities during a bleaching event. </w:t>
      </w:r>
      <w:r w:rsidRPr="007372D3">
        <w:rPr>
          <w:i/>
          <w:iCs/>
        </w:rPr>
        <w:t>ISME J</w:t>
      </w:r>
      <w:r w:rsidRPr="007372D3">
        <w:t xml:space="preserve"> </w:t>
      </w:r>
      <w:r w:rsidRPr="007372D3">
        <w:rPr>
          <w:b/>
          <w:bCs/>
        </w:rPr>
        <w:t>2</w:t>
      </w:r>
      <w:r w:rsidRPr="007372D3">
        <w:t>, 350–363 (2008).</w:t>
      </w:r>
    </w:p>
    <w:p w14:paraId="3F52052F" w14:textId="77777777" w:rsidR="007372D3" w:rsidRPr="007372D3" w:rsidRDefault="007372D3" w:rsidP="007372D3">
      <w:pPr>
        <w:pStyle w:val="Bibliography"/>
      </w:pPr>
      <w:r w:rsidRPr="007372D3">
        <w:t>34.</w:t>
      </w:r>
      <w:r w:rsidRPr="007372D3">
        <w:tab/>
      </w:r>
      <w:proofErr w:type="spellStart"/>
      <w:r w:rsidRPr="007372D3">
        <w:t>Pogoreutz</w:t>
      </w:r>
      <w:proofErr w:type="spellEnd"/>
      <w:r w:rsidRPr="007372D3">
        <w:t xml:space="preserve">, C. &amp; Ziegler, M. Frenemies on the reef? Resolving the coral-Endozoicomonas association. </w:t>
      </w:r>
      <w:r w:rsidRPr="007372D3">
        <w:rPr>
          <w:i/>
          <w:iCs/>
        </w:rPr>
        <w:t xml:space="preserve">Trends </w:t>
      </w:r>
      <w:proofErr w:type="spellStart"/>
      <w:r w:rsidRPr="007372D3">
        <w:rPr>
          <w:i/>
          <w:iCs/>
        </w:rPr>
        <w:t>Microbiol</w:t>
      </w:r>
      <w:proofErr w:type="spellEnd"/>
      <w:r w:rsidRPr="007372D3">
        <w:t xml:space="preserve"> </w:t>
      </w:r>
      <w:r w:rsidRPr="007372D3">
        <w:rPr>
          <w:b/>
          <w:bCs/>
        </w:rPr>
        <w:t>32</w:t>
      </w:r>
      <w:r w:rsidRPr="007372D3">
        <w:t>, 422–434 (2024).</w:t>
      </w:r>
    </w:p>
    <w:p w14:paraId="489DAC2C" w14:textId="77777777" w:rsidR="007372D3" w:rsidRPr="007372D3" w:rsidRDefault="007372D3" w:rsidP="007372D3">
      <w:pPr>
        <w:pStyle w:val="Bibliography"/>
      </w:pPr>
      <w:r w:rsidRPr="007372D3">
        <w:t>35.</w:t>
      </w:r>
      <w:r w:rsidRPr="007372D3">
        <w:tab/>
        <w:t xml:space="preserve">Neave, M. J., Michell, C. T., </w:t>
      </w:r>
      <w:proofErr w:type="spellStart"/>
      <w:r w:rsidRPr="007372D3">
        <w:t>Apprill</w:t>
      </w:r>
      <w:proofErr w:type="spellEnd"/>
      <w:r w:rsidRPr="007372D3">
        <w:t xml:space="preserve">, A. &amp; </w:t>
      </w:r>
      <w:proofErr w:type="spellStart"/>
      <w:r w:rsidRPr="007372D3">
        <w:t>Voolstra</w:t>
      </w:r>
      <w:proofErr w:type="spellEnd"/>
      <w:r w:rsidRPr="007372D3">
        <w:t xml:space="preserve">, C. R. Endozoicomonas genomes reveal functional adaptation and plasticity in bacterial strains symbiotically associated with diverse marine hosts. </w:t>
      </w:r>
      <w:r w:rsidRPr="007372D3">
        <w:rPr>
          <w:i/>
          <w:iCs/>
        </w:rPr>
        <w:t>Sci Rep</w:t>
      </w:r>
      <w:r w:rsidRPr="007372D3">
        <w:t xml:space="preserve"> </w:t>
      </w:r>
      <w:r w:rsidRPr="007372D3">
        <w:rPr>
          <w:b/>
          <w:bCs/>
        </w:rPr>
        <w:t>7</w:t>
      </w:r>
      <w:r w:rsidRPr="007372D3">
        <w:t>, 40579 (2017).</w:t>
      </w:r>
    </w:p>
    <w:p w14:paraId="63E2F47D" w14:textId="77777777" w:rsidR="007372D3" w:rsidRPr="007372D3" w:rsidRDefault="007372D3" w:rsidP="007372D3">
      <w:pPr>
        <w:pStyle w:val="Bibliography"/>
      </w:pPr>
      <w:r w:rsidRPr="007372D3">
        <w:t>36.</w:t>
      </w:r>
      <w:r w:rsidRPr="007372D3">
        <w:tab/>
        <w:t xml:space="preserve">Tandon, K. </w:t>
      </w:r>
      <w:r w:rsidRPr="007372D3">
        <w:rPr>
          <w:i/>
          <w:iCs/>
        </w:rPr>
        <w:t>et al.</w:t>
      </w:r>
      <w:r w:rsidRPr="007372D3">
        <w:t xml:space="preserve"> Comparative genomics: Dominant coral-bacterium Endozoicomonas </w:t>
      </w:r>
      <w:proofErr w:type="spellStart"/>
      <w:r w:rsidRPr="007372D3">
        <w:t>acroporae</w:t>
      </w:r>
      <w:proofErr w:type="spellEnd"/>
      <w:r w:rsidRPr="007372D3">
        <w:t xml:space="preserve"> metabolizes </w:t>
      </w:r>
      <w:proofErr w:type="spellStart"/>
      <w:r w:rsidRPr="007372D3">
        <w:t>dimethylsulfoniopropionate</w:t>
      </w:r>
      <w:proofErr w:type="spellEnd"/>
      <w:r w:rsidRPr="007372D3">
        <w:t xml:space="preserve"> (DMSP). </w:t>
      </w:r>
      <w:r w:rsidRPr="007372D3">
        <w:rPr>
          <w:i/>
          <w:iCs/>
        </w:rPr>
        <w:t>ISME J</w:t>
      </w:r>
      <w:r w:rsidRPr="007372D3">
        <w:t xml:space="preserve"> </w:t>
      </w:r>
      <w:r w:rsidRPr="007372D3">
        <w:rPr>
          <w:b/>
          <w:bCs/>
        </w:rPr>
        <w:t>14</w:t>
      </w:r>
      <w:r w:rsidRPr="007372D3">
        <w:t>, 1290–1303 (2020).</w:t>
      </w:r>
    </w:p>
    <w:p w14:paraId="14CA5DD1" w14:textId="77777777" w:rsidR="007372D3" w:rsidRPr="007372D3" w:rsidRDefault="007372D3" w:rsidP="007372D3">
      <w:pPr>
        <w:pStyle w:val="Bibliography"/>
      </w:pPr>
      <w:r w:rsidRPr="007372D3">
        <w:t>37.</w:t>
      </w:r>
      <w:r w:rsidRPr="007372D3">
        <w:tab/>
      </w:r>
      <w:proofErr w:type="spellStart"/>
      <w:r w:rsidRPr="007372D3">
        <w:t>Ochsenkühn</w:t>
      </w:r>
      <w:proofErr w:type="spellEnd"/>
      <w:r w:rsidRPr="007372D3">
        <w:t xml:space="preserve">, M. A. </w:t>
      </w:r>
      <w:r w:rsidRPr="007372D3">
        <w:rPr>
          <w:i/>
          <w:iCs/>
        </w:rPr>
        <w:t>et al.</w:t>
      </w:r>
      <w:r w:rsidRPr="007372D3">
        <w:t xml:space="preserve"> Endozoicomonas provides corals with steroid hormones during thermal stress. 2023.09.19.558257 Preprint at https://doi.org/10.1101/2023.09.19.558257 (2023).</w:t>
      </w:r>
    </w:p>
    <w:p w14:paraId="327DDED0" w14:textId="77777777" w:rsidR="007372D3" w:rsidRPr="007372D3" w:rsidRDefault="007372D3" w:rsidP="007372D3">
      <w:pPr>
        <w:pStyle w:val="Bibliography"/>
      </w:pPr>
      <w:r w:rsidRPr="007372D3">
        <w:t>38.</w:t>
      </w:r>
      <w:r w:rsidRPr="007372D3">
        <w:tab/>
      </w:r>
      <w:proofErr w:type="spellStart"/>
      <w:r w:rsidRPr="007372D3">
        <w:t>Gignoux-Wolfsohn</w:t>
      </w:r>
      <w:proofErr w:type="spellEnd"/>
      <w:r w:rsidRPr="007372D3">
        <w:t xml:space="preserve">, S. A., Aronson, F. M. &amp; Vollmer, S. V. Complex interactions between potentially pathogenic, opportunistic, and resident bacteria emerge during infection on a reef-building coral. </w:t>
      </w:r>
      <w:r w:rsidRPr="007372D3">
        <w:rPr>
          <w:i/>
          <w:iCs/>
        </w:rPr>
        <w:t xml:space="preserve">FEMS </w:t>
      </w:r>
      <w:proofErr w:type="spellStart"/>
      <w:r w:rsidRPr="007372D3">
        <w:rPr>
          <w:i/>
          <w:iCs/>
        </w:rPr>
        <w:t>Microbiol</w:t>
      </w:r>
      <w:proofErr w:type="spellEnd"/>
      <w:r w:rsidRPr="007372D3">
        <w:rPr>
          <w:i/>
          <w:iCs/>
        </w:rPr>
        <w:t xml:space="preserve"> </w:t>
      </w:r>
      <w:proofErr w:type="spellStart"/>
      <w:r w:rsidRPr="007372D3">
        <w:rPr>
          <w:i/>
          <w:iCs/>
        </w:rPr>
        <w:t>Ecol</w:t>
      </w:r>
      <w:proofErr w:type="spellEnd"/>
      <w:r w:rsidRPr="007372D3">
        <w:t xml:space="preserve"> </w:t>
      </w:r>
      <w:r w:rsidRPr="007372D3">
        <w:rPr>
          <w:b/>
          <w:bCs/>
        </w:rPr>
        <w:t>93</w:t>
      </w:r>
      <w:r w:rsidRPr="007372D3">
        <w:t>, (2017).</w:t>
      </w:r>
    </w:p>
    <w:p w14:paraId="21D99AC5" w14:textId="77777777" w:rsidR="007372D3" w:rsidRPr="007372D3" w:rsidRDefault="007372D3" w:rsidP="007372D3">
      <w:pPr>
        <w:pStyle w:val="Bibliography"/>
      </w:pPr>
      <w:r w:rsidRPr="007372D3">
        <w:lastRenderedPageBreak/>
        <w:t>39.</w:t>
      </w:r>
      <w:r w:rsidRPr="007372D3">
        <w:tab/>
        <w:t xml:space="preserve">Meyer, J. L., Paul, V. J. &amp; </w:t>
      </w:r>
      <w:proofErr w:type="spellStart"/>
      <w:r w:rsidRPr="007372D3">
        <w:t>Teplitski</w:t>
      </w:r>
      <w:proofErr w:type="spellEnd"/>
      <w:r w:rsidRPr="007372D3">
        <w:t xml:space="preserve">, M. Community Shifts in the Surface Microbiomes of the Coral Porites </w:t>
      </w:r>
      <w:proofErr w:type="spellStart"/>
      <w:r w:rsidRPr="007372D3">
        <w:t>astreoides</w:t>
      </w:r>
      <w:proofErr w:type="spellEnd"/>
      <w:r w:rsidRPr="007372D3">
        <w:t xml:space="preserve"> with Unusual Lesions. </w:t>
      </w:r>
      <w:r w:rsidRPr="007372D3">
        <w:rPr>
          <w:i/>
          <w:iCs/>
        </w:rPr>
        <w:t>PLOS ONE</w:t>
      </w:r>
      <w:r w:rsidRPr="007372D3">
        <w:t xml:space="preserve"> </w:t>
      </w:r>
      <w:r w:rsidRPr="007372D3">
        <w:rPr>
          <w:b/>
          <w:bCs/>
        </w:rPr>
        <w:t>9</w:t>
      </w:r>
      <w:r w:rsidRPr="007372D3">
        <w:t>, e100316 (2014).</w:t>
      </w:r>
    </w:p>
    <w:p w14:paraId="34133CCD" w14:textId="77777777" w:rsidR="007372D3" w:rsidRPr="007372D3" w:rsidRDefault="007372D3" w:rsidP="007372D3">
      <w:pPr>
        <w:pStyle w:val="Bibliography"/>
      </w:pPr>
      <w:r w:rsidRPr="007372D3">
        <w:t>40.</w:t>
      </w:r>
      <w:r w:rsidRPr="007372D3">
        <w:tab/>
      </w:r>
      <w:proofErr w:type="spellStart"/>
      <w:r w:rsidRPr="007372D3">
        <w:t>Marchioro</w:t>
      </w:r>
      <w:proofErr w:type="spellEnd"/>
      <w:r w:rsidRPr="007372D3">
        <w:t xml:space="preserve">, G. M. </w:t>
      </w:r>
      <w:r w:rsidRPr="007372D3">
        <w:rPr>
          <w:i/>
          <w:iCs/>
        </w:rPr>
        <w:t>et al.</w:t>
      </w:r>
      <w:r w:rsidRPr="007372D3">
        <w:t xml:space="preserve"> Microbiome dynamics in the tissue and mucus of </w:t>
      </w:r>
      <w:proofErr w:type="spellStart"/>
      <w:r w:rsidRPr="007372D3">
        <w:t>acroporid</w:t>
      </w:r>
      <w:proofErr w:type="spellEnd"/>
      <w:r w:rsidRPr="007372D3">
        <w:t xml:space="preserve"> corals differ in relation to host and environmental parameters. </w:t>
      </w:r>
      <w:proofErr w:type="spellStart"/>
      <w:r w:rsidRPr="007372D3">
        <w:rPr>
          <w:i/>
          <w:iCs/>
        </w:rPr>
        <w:t>PeerJ</w:t>
      </w:r>
      <w:proofErr w:type="spellEnd"/>
      <w:r w:rsidRPr="007372D3">
        <w:t xml:space="preserve"> </w:t>
      </w:r>
      <w:r w:rsidRPr="007372D3">
        <w:rPr>
          <w:b/>
          <w:bCs/>
        </w:rPr>
        <w:t>8</w:t>
      </w:r>
      <w:r w:rsidRPr="007372D3">
        <w:t>, e9644 (2020).</w:t>
      </w:r>
    </w:p>
    <w:p w14:paraId="61105804" w14:textId="77777777" w:rsidR="007372D3" w:rsidRPr="007372D3" w:rsidRDefault="007372D3" w:rsidP="007372D3">
      <w:pPr>
        <w:pStyle w:val="Bibliography"/>
      </w:pPr>
      <w:r w:rsidRPr="007372D3">
        <w:t>41.</w:t>
      </w:r>
      <w:r w:rsidRPr="007372D3">
        <w:tab/>
      </w:r>
      <w:proofErr w:type="spellStart"/>
      <w:r w:rsidRPr="007372D3">
        <w:t>Bollati</w:t>
      </w:r>
      <w:proofErr w:type="spellEnd"/>
      <w:r w:rsidRPr="007372D3">
        <w:t xml:space="preserve">, E., Hughes, D. J., </w:t>
      </w:r>
      <w:proofErr w:type="spellStart"/>
      <w:r w:rsidRPr="007372D3">
        <w:t>Suggett</w:t>
      </w:r>
      <w:proofErr w:type="spellEnd"/>
      <w:r w:rsidRPr="007372D3">
        <w:t xml:space="preserve">, D. J., Raina, J.-B. &amp; </w:t>
      </w:r>
      <w:proofErr w:type="spellStart"/>
      <w:r w:rsidRPr="007372D3">
        <w:t>Kühl</w:t>
      </w:r>
      <w:proofErr w:type="spellEnd"/>
      <w:r w:rsidRPr="007372D3">
        <w:t xml:space="preserve">, M. Microscale sampling of the coral gastrovascular cavity reveals a gut-like microbial community. </w:t>
      </w:r>
      <w:r w:rsidRPr="007372D3">
        <w:rPr>
          <w:i/>
          <w:iCs/>
        </w:rPr>
        <w:t>Animal Microbiome</w:t>
      </w:r>
      <w:r w:rsidRPr="007372D3">
        <w:t xml:space="preserve"> </w:t>
      </w:r>
      <w:r w:rsidRPr="007372D3">
        <w:rPr>
          <w:b/>
          <w:bCs/>
        </w:rPr>
        <w:t>6</w:t>
      </w:r>
      <w:r w:rsidRPr="007372D3">
        <w:t>, 55 (2024).</w:t>
      </w:r>
    </w:p>
    <w:p w14:paraId="4B0D7F99" w14:textId="77777777" w:rsidR="007372D3" w:rsidRPr="007372D3" w:rsidRDefault="007372D3" w:rsidP="007372D3">
      <w:pPr>
        <w:pStyle w:val="Bibliography"/>
      </w:pPr>
      <w:r w:rsidRPr="007372D3">
        <w:t>42.</w:t>
      </w:r>
      <w:r w:rsidRPr="007372D3">
        <w:tab/>
        <w:t xml:space="preserve">Weisz, J. B., </w:t>
      </w:r>
      <w:proofErr w:type="spellStart"/>
      <w:r w:rsidRPr="007372D3">
        <w:t>Hentschel</w:t>
      </w:r>
      <w:proofErr w:type="spellEnd"/>
      <w:r w:rsidRPr="007372D3">
        <w:t xml:space="preserve">, U., Lindquist, N. &amp; Martens, C. S. Linking abundance and diversity of sponge-associated microbial communities to metabolic differences in host sponges. </w:t>
      </w:r>
      <w:r w:rsidRPr="007372D3">
        <w:rPr>
          <w:i/>
          <w:iCs/>
        </w:rPr>
        <w:t>Mar Biol</w:t>
      </w:r>
      <w:r w:rsidRPr="007372D3">
        <w:t xml:space="preserve"> </w:t>
      </w:r>
      <w:r w:rsidRPr="007372D3">
        <w:rPr>
          <w:b/>
          <w:bCs/>
        </w:rPr>
        <w:t>152</w:t>
      </w:r>
      <w:r w:rsidRPr="007372D3">
        <w:t>, 475–483 (2007).</w:t>
      </w:r>
    </w:p>
    <w:p w14:paraId="5FE4EADE" w14:textId="77777777" w:rsidR="007372D3" w:rsidRPr="007372D3" w:rsidRDefault="007372D3" w:rsidP="007372D3">
      <w:pPr>
        <w:pStyle w:val="Bibliography"/>
      </w:pPr>
      <w:r w:rsidRPr="007372D3">
        <w:t>43.</w:t>
      </w:r>
      <w:r w:rsidRPr="007372D3">
        <w:tab/>
      </w:r>
      <w:proofErr w:type="spellStart"/>
      <w:r w:rsidRPr="007372D3">
        <w:t>Poppell</w:t>
      </w:r>
      <w:proofErr w:type="spellEnd"/>
      <w:r w:rsidRPr="007372D3">
        <w:t xml:space="preserve">, E. </w:t>
      </w:r>
      <w:r w:rsidRPr="007372D3">
        <w:rPr>
          <w:i/>
          <w:iCs/>
        </w:rPr>
        <w:t>et al.</w:t>
      </w:r>
      <w:r w:rsidRPr="007372D3">
        <w:t xml:space="preserve"> Sponge heterotrophic capacity and bacterial community structure in high- and low-microbial abundance sponges. </w:t>
      </w:r>
      <w:r w:rsidRPr="007372D3">
        <w:rPr>
          <w:i/>
          <w:iCs/>
        </w:rPr>
        <w:t>Marine Ecology</w:t>
      </w:r>
      <w:r w:rsidRPr="007372D3">
        <w:t xml:space="preserve"> </w:t>
      </w:r>
      <w:r w:rsidRPr="007372D3">
        <w:rPr>
          <w:b/>
          <w:bCs/>
        </w:rPr>
        <w:t>35</w:t>
      </w:r>
      <w:r w:rsidRPr="007372D3">
        <w:t>, 414–424 (2014).</w:t>
      </w:r>
    </w:p>
    <w:p w14:paraId="6C134221" w14:textId="77777777" w:rsidR="007372D3" w:rsidRPr="007372D3" w:rsidRDefault="007372D3" w:rsidP="007372D3">
      <w:pPr>
        <w:pStyle w:val="Bibliography"/>
      </w:pPr>
      <w:r w:rsidRPr="007372D3">
        <w:t>44.</w:t>
      </w:r>
      <w:r w:rsidRPr="007372D3">
        <w:tab/>
        <w:t xml:space="preserve">Sabrina </w:t>
      </w:r>
      <w:proofErr w:type="spellStart"/>
      <w:r w:rsidRPr="007372D3">
        <w:t>Pankey</w:t>
      </w:r>
      <w:proofErr w:type="spellEnd"/>
      <w:r w:rsidRPr="007372D3">
        <w:t xml:space="preserve">, M. </w:t>
      </w:r>
      <w:r w:rsidRPr="007372D3">
        <w:rPr>
          <w:i/>
          <w:iCs/>
        </w:rPr>
        <w:t>et al.</w:t>
      </w:r>
      <w:r w:rsidRPr="007372D3">
        <w:t xml:space="preserve"> </w:t>
      </w:r>
      <w:proofErr w:type="spellStart"/>
      <w:r w:rsidRPr="007372D3">
        <w:t>Cophylogeny</w:t>
      </w:r>
      <w:proofErr w:type="spellEnd"/>
      <w:r w:rsidRPr="007372D3">
        <w:t xml:space="preserve"> and convergence shape holobiont evolution in sponge–microbe symbioses. </w:t>
      </w:r>
      <w:r w:rsidRPr="007372D3">
        <w:rPr>
          <w:i/>
          <w:iCs/>
        </w:rPr>
        <w:t xml:space="preserve">Nat </w:t>
      </w:r>
      <w:proofErr w:type="spellStart"/>
      <w:r w:rsidRPr="007372D3">
        <w:rPr>
          <w:i/>
          <w:iCs/>
        </w:rPr>
        <w:t>Ecol</w:t>
      </w:r>
      <w:proofErr w:type="spellEnd"/>
      <w:r w:rsidRPr="007372D3">
        <w:rPr>
          <w:i/>
          <w:iCs/>
        </w:rPr>
        <w:t xml:space="preserve"> </w:t>
      </w:r>
      <w:proofErr w:type="spellStart"/>
      <w:r w:rsidRPr="007372D3">
        <w:rPr>
          <w:i/>
          <w:iCs/>
        </w:rPr>
        <w:t>Evol</w:t>
      </w:r>
      <w:proofErr w:type="spellEnd"/>
      <w:r w:rsidRPr="007372D3">
        <w:t xml:space="preserve"> </w:t>
      </w:r>
      <w:r w:rsidRPr="007372D3">
        <w:rPr>
          <w:b/>
          <w:bCs/>
        </w:rPr>
        <w:t>6</w:t>
      </w:r>
      <w:r w:rsidRPr="007372D3">
        <w:t>, 750–762 (2022).</w:t>
      </w:r>
    </w:p>
    <w:p w14:paraId="39DCD304" w14:textId="77777777" w:rsidR="007372D3" w:rsidRPr="007372D3" w:rsidRDefault="007372D3" w:rsidP="007372D3">
      <w:pPr>
        <w:pStyle w:val="Bibliography"/>
      </w:pPr>
      <w:r w:rsidRPr="007372D3">
        <w:t>45.</w:t>
      </w:r>
      <w:r w:rsidRPr="007372D3">
        <w:tab/>
        <w:t xml:space="preserve">Ganot, P. </w:t>
      </w:r>
      <w:r w:rsidRPr="007372D3">
        <w:rPr>
          <w:i/>
          <w:iCs/>
        </w:rPr>
        <w:t>et al.</w:t>
      </w:r>
      <w:r w:rsidRPr="007372D3">
        <w:t xml:space="preserve"> Structural molecular components of septate junctions in cnidarians point to the origin of epithelial junctions in eukaryotes. </w:t>
      </w:r>
      <w:r w:rsidRPr="007372D3">
        <w:rPr>
          <w:i/>
          <w:iCs/>
        </w:rPr>
        <w:t xml:space="preserve">Mol Biol </w:t>
      </w:r>
      <w:proofErr w:type="spellStart"/>
      <w:r w:rsidRPr="007372D3">
        <w:rPr>
          <w:i/>
          <w:iCs/>
        </w:rPr>
        <w:t>Evol</w:t>
      </w:r>
      <w:proofErr w:type="spellEnd"/>
      <w:r w:rsidRPr="007372D3">
        <w:t xml:space="preserve"> </w:t>
      </w:r>
      <w:r w:rsidRPr="007372D3">
        <w:rPr>
          <w:b/>
          <w:bCs/>
        </w:rPr>
        <w:t>32</w:t>
      </w:r>
      <w:r w:rsidRPr="007372D3">
        <w:t>, 44–62 (2015).</w:t>
      </w:r>
    </w:p>
    <w:p w14:paraId="67981100" w14:textId="77777777" w:rsidR="007372D3" w:rsidRPr="007372D3" w:rsidRDefault="007372D3" w:rsidP="007372D3">
      <w:pPr>
        <w:pStyle w:val="Bibliography"/>
      </w:pPr>
      <w:r w:rsidRPr="007372D3">
        <w:t>46.</w:t>
      </w:r>
      <w:r w:rsidRPr="007372D3">
        <w:tab/>
        <w:t xml:space="preserve">Palmer, C. V., </w:t>
      </w:r>
      <w:proofErr w:type="spellStart"/>
      <w:r w:rsidRPr="007372D3">
        <w:t>Bythell</w:t>
      </w:r>
      <w:proofErr w:type="spellEnd"/>
      <w:r w:rsidRPr="007372D3">
        <w:t xml:space="preserve">, J. C. &amp; Willis, B. L. Levels of immunity parameters underpin bleaching and disease susceptibility of reef corals. </w:t>
      </w:r>
      <w:r w:rsidRPr="007372D3">
        <w:rPr>
          <w:i/>
          <w:iCs/>
        </w:rPr>
        <w:t>FASEB J</w:t>
      </w:r>
      <w:r w:rsidRPr="007372D3">
        <w:t xml:space="preserve"> </w:t>
      </w:r>
      <w:r w:rsidRPr="007372D3">
        <w:rPr>
          <w:b/>
          <w:bCs/>
        </w:rPr>
        <w:t>24</w:t>
      </w:r>
      <w:r w:rsidRPr="007372D3">
        <w:t>, 1935–1946 (2010).</w:t>
      </w:r>
    </w:p>
    <w:p w14:paraId="4FD110F4" w14:textId="77777777" w:rsidR="007372D3" w:rsidRPr="007372D3" w:rsidRDefault="007372D3" w:rsidP="007372D3">
      <w:pPr>
        <w:pStyle w:val="Bibliography"/>
      </w:pPr>
      <w:r w:rsidRPr="007372D3">
        <w:t>47.</w:t>
      </w:r>
      <w:r w:rsidRPr="007372D3">
        <w:tab/>
        <w:t xml:space="preserve">Metcalf, C. J. E. &amp; </w:t>
      </w:r>
      <w:proofErr w:type="spellStart"/>
      <w:r w:rsidRPr="007372D3">
        <w:t>Koskella</w:t>
      </w:r>
      <w:proofErr w:type="spellEnd"/>
      <w:r w:rsidRPr="007372D3">
        <w:t xml:space="preserve">, B. Protective microbiomes can limit the evolution of host pathogen defense. </w:t>
      </w:r>
      <w:r w:rsidRPr="007372D3">
        <w:rPr>
          <w:i/>
          <w:iCs/>
        </w:rPr>
        <w:t>Evolution Letters</w:t>
      </w:r>
      <w:r w:rsidRPr="007372D3">
        <w:t xml:space="preserve"> </w:t>
      </w:r>
      <w:r w:rsidRPr="007372D3">
        <w:rPr>
          <w:b/>
          <w:bCs/>
        </w:rPr>
        <w:t>3</w:t>
      </w:r>
      <w:r w:rsidRPr="007372D3">
        <w:t>, 534–543 (2019).</w:t>
      </w:r>
    </w:p>
    <w:p w14:paraId="22844652" w14:textId="77777777" w:rsidR="007372D3" w:rsidRPr="007372D3" w:rsidRDefault="007372D3" w:rsidP="007372D3">
      <w:pPr>
        <w:pStyle w:val="Bibliography"/>
      </w:pPr>
      <w:r w:rsidRPr="007372D3">
        <w:t>48.</w:t>
      </w:r>
      <w:r w:rsidRPr="007372D3">
        <w:tab/>
        <w:t xml:space="preserve">Poole, A. Z. &amp; Weis, V. M. TIR-domain-containing protein repertoire of nine anthozoan species reveals coral–specific expansions and uncharacterized proteins. </w:t>
      </w:r>
      <w:r w:rsidRPr="007372D3">
        <w:rPr>
          <w:i/>
          <w:iCs/>
        </w:rPr>
        <w:t>Developmental &amp; Comparative Immunology</w:t>
      </w:r>
      <w:r w:rsidRPr="007372D3">
        <w:t xml:space="preserve"> </w:t>
      </w:r>
      <w:r w:rsidRPr="007372D3">
        <w:rPr>
          <w:b/>
          <w:bCs/>
        </w:rPr>
        <w:t>46</w:t>
      </w:r>
      <w:r w:rsidRPr="007372D3">
        <w:t>, 480–488 (2014).</w:t>
      </w:r>
    </w:p>
    <w:p w14:paraId="478A7DEC" w14:textId="77777777" w:rsidR="007372D3" w:rsidRPr="007372D3" w:rsidRDefault="007372D3" w:rsidP="007372D3">
      <w:pPr>
        <w:pStyle w:val="Bibliography"/>
      </w:pPr>
      <w:r w:rsidRPr="007372D3">
        <w:lastRenderedPageBreak/>
        <w:t>49.</w:t>
      </w:r>
      <w:r w:rsidRPr="007372D3">
        <w:tab/>
        <w:t xml:space="preserve">Brown, T. </w:t>
      </w:r>
      <w:r w:rsidRPr="007372D3">
        <w:rPr>
          <w:i/>
          <w:iCs/>
        </w:rPr>
        <w:t>et al.</w:t>
      </w:r>
      <w:r w:rsidRPr="007372D3">
        <w:t xml:space="preserve"> </w:t>
      </w:r>
      <w:proofErr w:type="gramStart"/>
      <w:r w:rsidRPr="007372D3">
        <w:t>Anatomically-specific</w:t>
      </w:r>
      <w:proofErr w:type="gramEnd"/>
      <w:r w:rsidRPr="007372D3">
        <w:t xml:space="preserve"> coupling between innate immune gene repertoire and microbiome structure during coral evolution. 2023.04.26.538298 Preprint at https://doi.org/10.1101/2023.04.26.538298 (2023).</w:t>
      </w:r>
    </w:p>
    <w:p w14:paraId="270DA12D" w14:textId="77777777" w:rsidR="007372D3" w:rsidRPr="007372D3" w:rsidRDefault="007372D3" w:rsidP="007372D3">
      <w:pPr>
        <w:pStyle w:val="Bibliography"/>
      </w:pPr>
      <w:r w:rsidRPr="007372D3">
        <w:t>50.</w:t>
      </w:r>
      <w:r w:rsidRPr="007372D3">
        <w:tab/>
        <w:t xml:space="preserve">Ide, K. </w:t>
      </w:r>
      <w:r w:rsidRPr="007372D3">
        <w:rPr>
          <w:i/>
          <w:iCs/>
        </w:rPr>
        <w:t>et al.</w:t>
      </w:r>
      <w:r w:rsidRPr="007372D3">
        <w:t xml:space="preserve"> Targeted single-cell genomics reveals novel host adaptation strategies of the symbiotic bacteria Endozoicomonas in Acropora tenuis coral. </w:t>
      </w:r>
      <w:r w:rsidRPr="007372D3">
        <w:rPr>
          <w:i/>
          <w:iCs/>
        </w:rPr>
        <w:t>Microbiome</w:t>
      </w:r>
      <w:r w:rsidRPr="007372D3">
        <w:t xml:space="preserve"> </w:t>
      </w:r>
      <w:r w:rsidRPr="007372D3">
        <w:rPr>
          <w:b/>
          <w:bCs/>
        </w:rPr>
        <w:t>10</w:t>
      </w:r>
      <w:r w:rsidRPr="007372D3">
        <w:t>, 220 (2022).</w:t>
      </w:r>
    </w:p>
    <w:p w14:paraId="50ECF80A" w14:textId="77777777" w:rsidR="007372D3" w:rsidRPr="007372D3" w:rsidRDefault="007372D3" w:rsidP="007372D3">
      <w:pPr>
        <w:pStyle w:val="Bibliography"/>
      </w:pPr>
      <w:r w:rsidRPr="007372D3">
        <w:t>51.</w:t>
      </w:r>
      <w:r w:rsidRPr="007372D3">
        <w:tab/>
      </w:r>
      <w:proofErr w:type="spellStart"/>
      <w:r w:rsidRPr="007372D3">
        <w:t>Morais</w:t>
      </w:r>
      <w:proofErr w:type="spellEnd"/>
      <w:r w:rsidRPr="007372D3">
        <w:t xml:space="preserve">, J., Cardoso, A. P. L. R. &amp; Santos, B. A. A global synthesis of the current knowledge on the taxonomic and geographic distribution of major coral diseases. </w:t>
      </w:r>
      <w:r w:rsidRPr="007372D3">
        <w:rPr>
          <w:i/>
          <w:iCs/>
        </w:rPr>
        <w:t>Environmental Advances</w:t>
      </w:r>
      <w:r w:rsidRPr="007372D3">
        <w:t xml:space="preserve"> </w:t>
      </w:r>
      <w:r w:rsidRPr="007372D3">
        <w:rPr>
          <w:b/>
          <w:bCs/>
        </w:rPr>
        <w:t>8</w:t>
      </w:r>
      <w:r w:rsidRPr="007372D3">
        <w:t>, 100231 (2022).</w:t>
      </w:r>
    </w:p>
    <w:p w14:paraId="2DF4766B" w14:textId="77777777" w:rsidR="007372D3" w:rsidRPr="007372D3" w:rsidRDefault="007372D3" w:rsidP="007372D3">
      <w:pPr>
        <w:pStyle w:val="Bibliography"/>
      </w:pPr>
      <w:r w:rsidRPr="007372D3">
        <w:t>52.</w:t>
      </w:r>
      <w:r w:rsidRPr="007372D3">
        <w:tab/>
        <w:t xml:space="preserve">Vega Thurber, R. </w:t>
      </w:r>
      <w:r w:rsidRPr="007372D3">
        <w:rPr>
          <w:i/>
          <w:iCs/>
        </w:rPr>
        <w:t>et al.</w:t>
      </w:r>
      <w:r w:rsidRPr="007372D3">
        <w:t xml:space="preserve"> Deciphering Coral Disease Dynamics: Integrating Host, Microbiome, and the Changing Environment. </w:t>
      </w:r>
      <w:r w:rsidRPr="007372D3">
        <w:rPr>
          <w:i/>
          <w:iCs/>
        </w:rPr>
        <w:t>Frontiers in Ecology and Evolution</w:t>
      </w:r>
      <w:r w:rsidRPr="007372D3">
        <w:t xml:space="preserve"> </w:t>
      </w:r>
      <w:r w:rsidRPr="007372D3">
        <w:rPr>
          <w:b/>
          <w:bCs/>
        </w:rPr>
        <w:t>8</w:t>
      </w:r>
      <w:r w:rsidRPr="007372D3">
        <w:t>, (2020).</w:t>
      </w:r>
    </w:p>
    <w:p w14:paraId="166FB819" w14:textId="77777777" w:rsidR="007372D3" w:rsidRPr="007372D3" w:rsidRDefault="007372D3" w:rsidP="007372D3">
      <w:pPr>
        <w:pStyle w:val="Bibliography"/>
      </w:pPr>
      <w:r w:rsidRPr="007372D3">
        <w:t>53.</w:t>
      </w:r>
      <w:r w:rsidRPr="007372D3">
        <w:tab/>
        <w:t xml:space="preserve">Ziegler, M. </w:t>
      </w:r>
      <w:r w:rsidRPr="007372D3">
        <w:rPr>
          <w:i/>
          <w:iCs/>
        </w:rPr>
        <w:t>et al.</w:t>
      </w:r>
      <w:r w:rsidRPr="007372D3">
        <w:t xml:space="preserve"> Coral bacterial community structure responds to environmental change in a host-specific manner. </w:t>
      </w:r>
      <w:r w:rsidRPr="007372D3">
        <w:rPr>
          <w:i/>
          <w:iCs/>
        </w:rPr>
        <w:t xml:space="preserve">Nat </w:t>
      </w:r>
      <w:proofErr w:type="spellStart"/>
      <w:r w:rsidRPr="007372D3">
        <w:rPr>
          <w:i/>
          <w:iCs/>
        </w:rPr>
        <w:t>Commun</w:t>
      </w:r>
      <w:proofErr w:type="spellEnd"/>
      <w:r w:rsidRPr="007372D3">
        <w:t xml:space="preserve"> </w:t>
      </w:r>
      <w:r w:rsidRPr="007372D3">
        <w:rPr>
          <w:b/>
          <w:bCs/>
        </w:rPr>
        <w:t>10</w:t>
      </w:r>
      <w:r w:rsidRPr="007372D3">
        <w:t>, 3092 (2019).</w:t>
      </w:r>
    </w:p>
    <w:p w14:paraId="56F646A9" w14:textId="77777777" w:rsidR="007372D3" w:rsidRPr="007372D3" w:rsidRDefault="007372D3" w:rsidP="007372D3">
      <w:pPr>
        <w:pStyle w:val="Bibliography"/>
      </w:pPr>
      <w:r w:rsidRPr="007372D3">
        <w:t>54.</w:t>
      </w:r>
      <w:r w:rsidRPr="007372D3">
        <w:tab/>
      </w:r>
      <w:proofErr w:type="spellStart"/>
      <w:r w:rsidRPr="007372D3">
        <w:t>Voolstra</w:t>
      </w:r>
      <w:proofErr w:type="spellEnd"/>
      <w:r w:rsidRPr="007372D3">
        <w:t xml:space="preserve">, C. R. &amp; Ziegler, M. Adapting with Microbial Help: Microbiome Flexibility Facilitates Rapid Responses to Environmental Change. </w:t>
      </w:r>
      <w:proofErr w:type="spellStart"/>
      <w:r w:rsidRPr="007372D3">
        <w:rPr>
          <w:i/>
          <w:iCs/>
        </w:rPr>
        <w:t>BioEssays</w:t>
      </w:r>
      <w:proofErr w:type="spellEnd"/>
      <w:r w:rsidRPr="007372D3">
        <w:t xml:space="preserve"> </w:t>
      </w:r>
      <w:r w:rsidRPr="007372D3">
        <w:rPr>
          <w:b/>
          <w:bCs/>
        </w:rPr>
        <w:t>42</w:t>
      </w:r>
      <w:r w:rsidRPr="007372D3">
        <w:t>, 2000004 (2020).</w:t>
      </w:r>
    </w:p>
    <w:p w14:paraId="4101A859" w14:textId="77777777" w:rsidR="007372D3" w:rsidRPr="007372D3" w:rsidRDefault="007372D3" w:rsidP="007372D3">
      <w:pPr>
        <w:pStyle w:val="Bibliography"/>
      </w:pPr>
      <w:r w:rsidRPr="007372D3">
        <w:t>55.</w:t>
      </w:r>
      <w:r w:rsidRPr="007372D3">
        <w:tab/>
      </w:r>
      <w:proofErr w:type="spellStart"/>
      <w:r w:rsidRPr="007372D3">
        <w:t>Glasl</w:t>
      </w:r>
      <w:proofErr w:type="spellEnd"/>
      <w:r w:rsidRPr="007372D3">
        <w:t xml:space="preserve">, B., Webster, N. S. &amp; </w:t>
      </w:r>
      <w:proofErr w:type="spellStart"/>
      <w:r w:rsidRPr="007372D3">
        <w:t>Bourne</w:t>
      </w:r>
      <w:proofErr w:type="spellEnd"/>
      <w:r w:rsidRPr="007372D3">
        <w:t xml:space="preserve">, D. G. Microbial indicators as a diagnostic tool for assessing water quality and climate stress in coral reef ecosystems. </w:t>
      </w:r>
      <w:r w:rsidRPr="007372D3">
        <w:rPr>
          <w:i/>
          <w:iCs/>
        </w:rPr>
        <w:t>Marine Biology</w:t>
      </w:r>
      <w:r w:rsidRPr="007372D3">
        <w:t xml:space="preserve"> </w:t>
      </w:r>
      <w:r w:rsidRPr="007372D3">
        <w:rPr>
          <w:b/>
          <w:bCs/>
        </w:rPr>
        <w:t>164</w:t>
      </w:r>
      <w:r w:rsidRPr="007372D3">
        <w:t>, 1–18 (2017).</w:t>
      </w:r>
    </w:p>
    <w:p w14:paraId="77A427D5" w14:textId="77777777" w:rsidR="007372D3" w:rsidRPr="007372D3" w:rsidRDefault="007372D3" w:rsidP="007372D3">
      <w:pPr>
        <w:pStyle w:val="Bibliography"/>
      </w:pPr>
      <w:r w:rsidRPr="007372D3">
        <w:t>56.</w:t>
      </w:r>
      <w:r w:rsidRPr="007372D3">
        <w:tab/>
        <w:t xml:space="preserve">Epstein, H. E., Smith, H. A., </w:t>
      </w:r>
      <w:proofErr w:type="spellStart"/>
      <w:r w:rsidRPr="007372D3">
        <w:t>Torda</w:t>
      </w:r>
      <w:proofErr w:type="spellEnd"/>
      <w:r w:rsidRPr="007372D3">
        <w:t xml:space="preserve">, G. &amp; </w:t>
      </w:r>
      <w:proofErr w:type="spellStart"/>
      <w:r w:rsidRPr="007372D3">
        <w:t>Oppen</w:t>
      </w:r>
      <w:proofErr w:type="spellEnd"/>
      <w:r w:rsidRPr="007372D3">
        <w:t xml:space="preserve">, M. J. Microbiome engineering: enhancing climate resilience in corals. </w:t>
      </w:r>
      <w:r w:rsidRPr="007372D3">
        <w:rPr>
          <w:i/>
          <w:iCs/>
        </w:rPr>
        <w:t xml:space="preserve">Front </w:t>
      </w:r>
      <w:proofErr w:type="spellStart"/>
      <w:r w:rsidRPr="007372D3">
        <w:rPr>
          <w:i/>
          <w:iCs/>
        </w:rPr>
        <w:t>Ecol</w:t>
      </w:r>
      <w:proofErr w:type="spellEnd"/>
      <w:r w:rsidRPr="007372D3">
        <w:rPr>
          <w:i/>
          <w:iCs/>
        </w:rPr>
        <w:t xml:space="preserve"> Environ</w:t>
      </w:r>
      <w:r w:rsidRPr="007372D3">
        <w:t xml:space="preserve"> </w:t>
      </w:r>
      <w:r w:rsidRPr="007372D3">
        <w:rPr>
          <w:b/>
          <w:bCs/>
        </w:rPr>
        <w:t>17</w:t>
      </w:r>
      <w:r w:rsidRPr="007372D3">
        <w:t>, 100–108 (2019).</w:t>
      </w:r>
    </w:p>
    <w:p w14:paraId="6F991DD9" w14:textId="77777777" w:rsidR="007372D3" w:rsidRPr="007372D3" w:rsidRDefault="007372D3" w:rsidP="007372D3">
      <w:pPr>
        <w:pStyle w:val="Bibliography"/>
      </w:pPr>
      <w:r w:rsidRPr="007372D3">
        <w:t>57.</w:t>
      </w:r>
      <w:r w:rsidRPr="007372D3">
        <w:tab/>
      </w:r>
      <w:proofErr w:type="spellStart"/>
      <w:r w:rsidRPr="007372D3">
        <w:t>Reshef</w:t>
      </w:r>
      <w:proofErr w:type="spellEnd"/>
      <w:r w:rsidRPr="007372D3">
        <w:t xml:space="preserve">, L., </w:t>
      </w:r>
      <w:proofErr w:type="spellStart"/>
      <w:r w:rsidRPr="007372D3">
        <w:t>Koren</w:t>
      </w:r>
      <w:proofErr w:type="spellEnd"/>
      <w:r w:rsidRPr="007372D3">
        <w:t xml:space="preserve">, O., Loya, Y., </w:t>
      </w:r>
      <w:proofErr w:type="spellStart"/>
      <w:r w:rsidRPr="007372D3">
        <w:t>Zilber</w:t>
      </w:r>
      <w:proofErr w:type="spellEnd"/>
      <w:r w:rsidRPr="007372D3">
        <w:t xml:space="preserve">-Rosenberg, I. &amp; Rosenberg, E. The Coral Probiotic Hypothesis. </w:t>
      </w:r>
      <w:r w:rsidRPr="007372D3">
        <w:rPr>
          <w:i/>
          <w:iCs/>
        </w:rPr>
        <w:t xml:space="preserve">Environ </w:t>
      </w:r>
      <w:proofErr w:type="spellStart"/>
      <w:r w:rsidRPr="007372D3">
        <w:rPr>
          <w:i/>
          <w:iCs/>
        </w:rPr>
        <w:t>Microbiol</w:t>
      </w:r>
      <w:proofErr w:type="spellEnd"/>
      <w:r w:rsidRPr="007372D3">
        <w:t xml:space="preserve"> </w:t>
      </w:r>
      <w:r w:rsidRPr="007372D3">
        <w:rPr>
          <w:b/>
          <w:bCs/>
        </w:rPr>
        <w:t>8</w:t>
      </w:r>
      <w:r w:rsidRPr="007372D3">
        <w:t>, 2068–2073 (2006).</w:t>
      </w:r>
    </w:p>
    <w:p w14:paraId="601AF741" w14:textId="77777777" w:rsidR="007372D3" w:rsidRPr="007372D3" w:rsidRDefault="007372D3" w:rsidP="007372D3">
      <w:pPr>
        <w:pStyle w:val="Bibliography"/>
      </w:pPr>
      <w:r w:rsidRPr="007372D3">
        <w:t>58.</w:t>
      </w:r>
      <w:r w:rsidRPr="007372D3">
        <w:tab/>
        <w:t xml:space="preserve">The Earth Microbiome Project Consortium </w:t>
      </w:r>
      <w:r w:rsidRPr="007372D3">
        <w:rPr>
          <w:i/>
          <w:iCs/>
        </w:rPr>
        <w:t>et al.</w:t>
      </w:r>
      <w:r w:rsidRPr="007372D3">
        <w:t xml:space="preserve"> A communal catalogue reveals Earth’s multiscale microbial diversity. </w:t>
      </w:r>
      <w:r w:rsidRPr="007372D3">
        <w:rPr>
          <w:i/>
          <w:iCs/>
        </w:rPr>
        <w:t>Nature</w:t>
      </w:r>
      <w:r w:rsidRPr="007372D3">
        <w:t xml:space="preserve"> </w:t>
      </w:r>
      <w:r w:rsidRPr="007372D3">
        <w:rPr>
          <w:b/>
          <w:bCs/>
        </w:rPr>
        <w:t>551</w:t>
      </w:r>
      <w:r w:rsidRPr="007372D3">
        <w:t>, 457–463 (2017).</w:t>
      </w:r>
    </w:p>
    <w:p w14:paraId="058C6856" w14:textId="77777777" w:rsidR="007372D3" w:rsidRPr="007372D3" w:rsidRDefault="007372D3" w:rsidP="007372D3">
      <w:pPr>
        <w:pStyle w:val="Bibliography"/>
      </w:pPr>
      <w:r w:rsidRPr="007372D3">
        <w:lastRenderedPageBreak/>
        <w:t>59.</w:t>
      </w:r>
      <w:r w:rsidRPr="007372D3">
        <w:tab/>
        <w:t xml:space="preserve">Parada, A. E., Needham, D. M. &amp; Fuhrman, J. A. Every base </w:t>
      </w:r>
      <w:proofErr w:type="gramStart"/>
      <w:r w:rsidRPr="007372D3">
        <w:t>matters</w:t>
      </w:r>
      <w:proofErr w:type="gramEnd"/>
      <w:r w:rsidRPr="007372D3">
        <w:t xml:space="preserve">: assessing small subunit rRNA primers for marine microbiomes with mock communities, time series and global field samples. </w:t>
      </w:r>
      <w:r w:rsidRPr="007372D3">
        <w:rPr>
          <w:i/>
          <w:iCs/>
        </w:rPr>
        <w:t>Environmental Microbiology</w:t>
      </w:r>
      <w:r w:rsidRPr="007372D3">
        <w:t xml:space="preserve"> </w:t>
      </w:r>
      <w:r w:rsidRPr="007372D3">
        <w:rPr>
          <w:b/>
          <w:bCs/>
        </w:rPr>
        <w:t>18</w:t>
      </w:r>
      <w:r w:rsidRPr="007372D3">
        <w:t>, 1403–1414 (2016).</w:t>
      </w:r>
    </w:p>
    <w:p w14:paraId="768B580C" w14:textId="77777777" w:rsidR="007372D3" w:rsidRPr="007372D3" w:rsidRDefault="007372D3" w:rsidP="007372D3">
      <w:pPr>
        <w:pStyle w:val="Bibliography"/>
      </w:pPr>
      <w:r w:rsidRPr="007372D3">
        <w:t>60.</w:t>
      </w:r>
      <w:r w:rsidRPr="007372D3">
        <w:tab/>
      </w:r>
      <w:proofErr w:type="spellStart"/>
      <w:r w:rsidRPr="007372D3">
        <w:t>Apprill</w:t>
      </w:r>
      <w:proofErr w:type="spellEnd"/>
      <w:r w:rsidRPr="007372D3">
        <w:t xml:space="preserve">, A., McNally, S., Parsons, R. &amp; Weber, L. Minor revision to V4 region SSU rRNA 806R gene primer greatly increases detection of SAR11 bacterioplankton. </w:t>
      </w:r>
      <w:r w:rsidRPr="007372D3">
        <w:rPr>
          <w:i/>
          <w:iCs/>
        </w:rPr>
        <w:t>Aquatic Microbial Ecology</w:t>
      </w:r>
      <w:r w:rsidRPr="007372D3">
        <w:t xml:space="preserve"> </w:t>
      </w:r>
      <w:r w:rsidRPr="007372D3">
        <w:rPr>
          <w:b/>
          <w:bCs/>
        </w:rPr>
        <w:t>75</w:t>
      </w:r>
      <w:r w:rsidRPr="007372D3">
        <w:t>, 129–137 (2015).</w:t>
      </w:r>
    </w:p>
    <w:p w14:paraId="5ABDB606" w14:textId="77777777" w:rsidR="007372D3" w:rsidRPr="007372D3" w:rsidRDefault="007372D3" w:rsidP="007372D3">
      <w:pPr>
        <w:pStyle w:val="Bibliography"/>
      </w:pPr>
      <w:r w:rsidRPr="007372D3">
        <w:t>61.</w:t>
      </w:r>
      <w:r w:rsidRPr="007372D3">
        <w:tab/>
        <w:t xml:space="preserve">Gonzalez, A. </w:t>
      </w:r>
      <w:r w:rsidRPr="007372D3">
        <w:rPr>
          <w:i/>
          <w:iCs/>
        </w:rPr>
        <w:t>et al.</w:t>
      </w:r>
      <w:r w:rsidRPr="007372D3">
        <w:t xml:space="preserve"> </w:t>
      </w:r>
      <w:proofErr w:type="spellStart"/>
      <w:r w:rsidRPr="007372D3">
        <w:t>Qiita</w:t>
      </w:r>
      <w:proofErr w:type="spellEnd"/>
      <w:r w:rsidRPr="007372D3">
        <w:t xml:space="preserve">: rapid, web-enabled microbiome meta-analysis. </w:t>
      </w:r>
      <w:r w:rsidRPr="007372D3">
        <w:rPr>
          <w:i/>
          <w:iCs/>
        </w:rPr>
        <w:t>Nature Methods</w:t>
      </w:r>
      <w:r w:rsidRPr="007372D3">
        <w:t xml:space="preserve"> </w:t>
      </w:r>
      <w:r w:rsidRPr="007372D3">
        <w:rPr>
          <w:b/>
          <w:bCs/>
        </w:rPr>
        <w:t>15</w:t>
      </w:r>
      <w:r w:rsidRPr="007372D3">
        <w:t>, 796–798 (2018).</w:t>
      </w:r>
    </w:p>
    <w:p w14:paraId="3AFCF326" w14:textId="77777777" w:rsidR="007372D3" w:rsidRPr="007372D3" w:rsidRDefault="007372D3" w:rsidP="007372D3">
      <w:pPr>
        <w:pStyle w:val="Bibliography"/>
      </w:pPr>
      <w:r w:rsidRPr="007372D3">
        <w:t>62.</w:t>
      </w:r>
      <w:r w:rsidRPr="007372D3">
        <w:tab/>
      </w:r>
      <w:proofErr w:type="spellStart"/>
      <w:r w:rsidRPr="007372D3">
        <w:t>Caporaso</w:t>
      </w:r>
      <w:proofErr w:type="spellEnd"/>
      <w:r w:rsidRPr="007372D3">
        <w:t xml:space="preserve">, J. G. </w:t>
      </w:r>
      <w:r w:rsidRPr="007372D3">
        <w:rPr>
          <w:i/>
          <w:iCs/>
        </w:rPr>
        <w:t>et al.</w:t>
      </w:r>
      <w:r w:rsidRPr="007372D3">
        <w:t xml:space="preserve"> QIIME allows analysis of high-throughput community sequencing data. </w:t>
      </w:r>
      <w:r w:rsidRPr="007372D3">
        <w:rPr>
          <w:i/>
          <w:iCs/>
        </w:rPr>
        <w:t>Nat Methods</w:t>
      </w:r>
      <w:r w:rsidRPr="007372D3">
        <w:t xml:space="preserve"> </w:t>
      </w:r>
      <w:r w:rsidRPr="007372D3">
        <w:rPr>
          <w:b/>
          <w:bCs/>
        </w:rPr>
        <w:t>7</w:t>
      </w:r>
      <w:r w:rsidRPr="007372D3">
        <w:t>, 335–336 (2010).</w:t>
      </w:r>
    </w:p>
    <w:p w14:paraId="1508D305" w14:textId="77777777" w:rsidR="007372D3" w:rsidRPr="007372D3" w:rsidRDefault="007372D3" w:rsidP="007372D3">
      <w:pPr>
        <w:pStyle w:val="Bibliography"/>
      </w:pPr>
      <w:r w:rsidRPr="007372D3">
        <w:t>63.</w:t>
      </w:r>
      <w:r w:rsidRPr="007372D3">
        <w:tab/>
        <w:t xml:space="preserve">Amir, A. </w:t>
      </w:r>
      <w:r w:rsidRPr="007372D3">
        <w:rPr>
          <w:i/>
          <w:iCs/>
        </w:rPr>
        <w:t>et al.</w:t>
      </w:r>
      <w:r w:rsidRPr="007372D3">
        <w:t xml:space="preserve"> Deblur Rapidly Resolves Single-Nucleotide Community Sequence Patterns. </w:t>
      </w:r>
      <w:proofErr w:type="spellStart"/>
      <w:r w:rsidRPr="007372D3">
        <w:rPr>
          <w:i/>
          <w:iCs/>
        </w:rPr>
        <w:t>mSystems</w:t>
      </w:r>
      <w:proofErr w:type="spellEnd"/>
      <w:r w:rsidRPr="007372D3">
        <w:t xml:space="preserve"> </w:t>
      </w:r>
      <w:r w:rsidRPr="007372D3">
        <w:rPr>
          <w:b/>
          <w:bCs/>
        </w:rPr>
        <w:t>2</w:t>
      </w:r>
      <w:r w:rsidRPr="007372D3">
        <w:t>, e00191-16 (2017).</w:t>
      </w:r>
    </w:p>
    <w:p w14:paraId="0E9434F8" w14:textId="77777777" w:rsidR="007372D3" w:rsidRPr="007372D3" w:rsidRDefault="007372D3" w:rsidP="007372D3">
      <w:pPr>
        <w:pStyle w:val="Bibliography"/>
      </w:pPr>
      <w:r w:rsidRPr="007372D3">
        <w:t>64.</w:t>
      </w:r>
      <w:r w:rsidRPr="007372D3">
        <w:tab/>
      </w:r>
      <w:proofErr w:type="spellStart"/>
      <w:r w:rsidRPr="007372D3">
        <w:t>Bolyen</w:t>
      </w:r>
      <w:proofErr w:type="spellEnd"/>
      <w:r w:rsidRPr="007372D3">
        <w:t xml:space="preserve">, E. </w:t>
      </w:r>
      <w:r w:rsidRPr="007372D3">
        <w:rPr>
          <w:i/>
          <w:iCs/>
        </w:rPr>
        <w:t>et al.</w:t>
      </w:r>
      <w:r w:rsidRPr="007372D3">
        <w:t xml:space="preserve"> </w:t>
      </w:r>
      <w:r w:rsidRPr="007372D3">
        <w:rPr>
          <w:i/>
          <w:iCs/>
        </w:rPr>
        <w:t>QIIME 2: Reproducible, Interactive, Scalable, and Extensible Microbiome Data Science</w:t>
      </w:r>
      <w:r w:rsidRPr="007372D3">
        <w:t xml:space="preserve">. https://peerj.com/preprints/27295 (2018) </w:t>
      </w:r>
      <w:proofErr w:type="gramStart"/>
      <w:r w:rsidRPr="007372D3">
        <w:t>doi:10.7287/peerj.preprints</w:t>
      </w:r>
      <w:proofErr w:type="gramEnd"/>
      <w:r w:rsidRPr="007372D3">
        <w:t>.27295v2.</w:t>
      </w:r>
    </w:p>
    <w:p w14:paraId="66C0D2E0" w14:textId="77777777" w:rsidR="007372D3" w:rsidRPr="007372D3" w:rsidRDefault="007372D3" w:rsidP="007372D3">
      <w:pPr>
        <w:pStyle w:val="Bibliography"/>
      </w:pPr>
      <w:r w:rsidRPr="007372D3">
        <w:t>65.</w:t>
      </w:r>
      <w:r w:rsidRPr="007372D3">
        <w:tab/>
      </w:r>
      <w:proofErr w:type="spellStart"/>
      <w:r w:rsidRPr="007372D3">
        <w:t>Rognes</w:t>
      </w:r>
      <w:proofErr w:type="spellEnd"/>
      <w:r w:rsidRPr="007372D3">
        <w:t xml:space="preserve">, T., </w:t>
      </w:r>
      <w:proofErr w:type="spellStart"/>
      <w:r w:rsidRPr="007372D3">
        <w:t>Flouri</w:t>
      </w:r>
      <w:proofErr w:type="spellEnd"/>
      <w:r w:rsidRPr="007372D3">
        <w:t xml:space="preserve">, T., Nichols, B., Quince, C. &amp; </w:t>
      </w:r>
      <w:proofErr w:type="spellStart"/>
      <w:r w:rsidRPr="007372D3">
        <w:t>Mahé</w:t>
      </w:r>
      <w:proofErr w:type="spellEnd"/>
      <w:r w:rsidRPr="007372D3">
        <w:t xml:space="preserve">, F. VSEARCH: a versatile </w:t>
      </w:r>
      <w:proofErr w:type="gramStart"/>
      <w:r w:rsidRPr="007372D3">
        <w:t>open source</w:t>
      </w:r>
      <w:proofErr w:type="gramEnd"/>
      <w:r w:rsidRPr="007372D3">
        <w:t xml:space="preserve"> tool for metagenomics. </w:t>
      </w:r>
      <w:proofErr w:type="spellStart"/>
      <w:r w:rsidRPr="007372D3">
        <w:rPr>
          <w:i/>
          <w:iCs/>
        </w:rPr>
        <w:t>PeerJ</w:t>
      </w:r>
      <w:proofErr w:type="spellEnd"/>
      <w:r w:rsidRPr="007372D3">
        <w:t xml:space="preserve"> </w:t>
      </w:r>
      <w:r w:rsidRPr="007372D3">
        <w:rPr>
          <w:b/>
          <w:bCs/>
        </w:rPr>
        <w:t>4</w:t>
      </w:r>
      <w:r w:rsidRPr="007372D3">
        <w:t>, e2584 (2016).</w:t>
      </w:r>
    </w:p>
    <w:p w14:paraId="0E66D1D7" w14:textId="77777777" w:rsidR="007372D3" w:rsidRPr="007372D3" w:rsidRDefault="007372D3" w:rsidP="007372D3">
      <w:pPr>
        <w:pStyle w:val="Bibliography"/>
      </w:pPr>
      <w:r w:rsidRPr="007372D3">
        <w:t>66.</w:t>
      </w:r>
      <w:r w:rsidRPr="007372D3">
        <w:tab/>
        <w:t xml:space="preserve">Quast, C. </w:t>
      </w:r>
      <w:r w:rsidRPr="007372D3">
        <w:rPr>
          <w:i/>
          <w:iCs/>
        </w:rPr>
        <w:t>et al.</w:t>
      </w:r>
      <w:r w:rsidRPr="007372D3">
        <w:t xml:space="preserve"> The SILVA ribosomal RNA gene database project: improved data processing and web-based tools. </w:t>
      </w:r>
      <w:r w:rsidRPr="007372D3">
        <w:rPr>
          <w:i/>
          <w:iCs/>
        </w:rPr>
        <w:t>Nucleic Acids Res</w:t>
      </w:r>
      <w:r w:rsidRPr="007372D3">
        <w:t xml:space="preserve"> </w:t>
      </w:r>
      <w:r w:rsidRPr="007372D3">
        <w:rPr>
          <w:b/>
          <w:bCs/>
        </w:rPr>
        <w:t>41</w:t>
      </w:r>
      <w:r w:rsidRPr="007372D3">
        <w:t>, D590–D596 (2013).</w:t>
      </w:r>
    </w:p>
    <w:p w14:paraId="198CDF41" w14:textId="77777777" w:rsidR="007372D3" w:rsidRPr="007372D3" w:rsidRDefault="007372D3" w:rsidP="007372D3">
      <w:pPr>
        <w:pStyle w:val="Bibliography"/>
      </w:pPr>
      <w:r w:rsidRPr="007372D3">
        <w:t>67.</w:t>
      </w:r>
      <w:r w:rsidRPr="007372D3">
        <w:tab/>
        <w:t xml:space="preserve">Bengtsson-Palme, J. </w:t>
      </w:r>
      <w:r w:rsidRPr="007372D3">
        <w:rPr>
          <w:i/>
          <w:iCs/>
        </w:rPr>
        <w:t>et al.</w:t>
      </w:r>
      <w:r w:rsidRPr="007372D3">
        <w:t xml:space="preserve"> METAXA2: improved identification and taxonomic classification of small and large subunit rRNA in metagenomic data. </w:t>
      </w:r>
      <w:r w:rsidRPr="007372D3">
        <w:rPr>
          <w:i/>
          <w:iCs/>
        </w:rPr>
        <w:t xml:space="preserve">Mol </w:t>
      </w:r>
      <w:proofErr w:type="spellStart"/>
      <w:r w:rsidRPr="007372D3">
        <w:rPr>
          <w:i/>
          <w:iCs/>
        </w:rPr>
        <w:t>Ecol</w:t>
      </w:r>
      <w:proofErr w:type="spellEnd"/>
      <w:r w:rsidRPr="007372D3">
        <w:rPr>
          <w:i/>
          <w:iCs/>
        </w:rPr>
        <w:t xml:space="preserve"> </w:t>
      </w:r>
      <w:proofErr w:type="spellStart"/>
      <w:r w:rsidRPr="007372D3">
        <w:rPr>
          <w:i/>
          <w:iCs/>
        </w:rPr>
        <w:t>Resour</w:t>
      </w:r>
      <w:proofErr w:type="spellEnd"/>
      <w:r w:rsidRPr="007372D3">
        <w:t xml:space="preserve"> </w:t>
      </w:r>
      <w:r w:rsidRPr="007372D3">
        <w:rPr>
          <w:b/>
          <w:bCs/>
        </w:rPr>
        <w:t>15</w:t>
      </w:r>
      <w:r w:rsidRPr="007372D3">
        <w:t>, 1403–1414 (2015).</w:t>
      </w:r>
    </w:p>
    <w:p w14:paraId="4C5D724A" w14:textId="77777777" w:rsidR="007372D3" w:rsidRPr="007372D3" w:rsidRDefault="007372D3" w:rsidP="007372D3">
      <w:pPr>
        <w:pStyle w:val="Bibliography"/>
      </w:pPr>
      <w:r w:rsidRPr="007372D3">
        <w:t>68.</w:t>
      </w:r>
      <w:r w:rsidRPr="007372D3">
        <w:tab/>
      </w:r>
      <w:proofErr w:type="spellStart"/>
      <w:r w:rsidRPr="007372D3">
        <w:t>Sonett</w:t>
      </w:r>
      <w:proofErr w:type="spellEnd"/>
      <w:r w:rsidRPr="007372D3">
        <w:t>, D., Brown, T., Bengtsson-Palme, J., Padilla-</w:t>
      </w:r>
      <w:proofErr w:type="spellStart"/>
      <w:r w:rsidRPr="007372D3">
        <w:t>Gamiño</w:t>
      </w:r>
      <w:proofErr w:type="spellEnd"/>
      <w:r w:rsidRPr="007372D3">
        <w:t xml:space="preserve">, J. L. &amp; </w:t>
      </w:r>
      <w:proofErr w:type="spellStart"/>
      <w:r w:rsidRPr="007372D3">
        <w:t>Zaneveld</w:t>
      </w:r>
      <w:proofErr w:type="spellEnd"/>
      <w:r w:rsidRPr="007372D3">
        <w:t xml:space="preserve">, J. R. </w:t>
      </w:r>
      <w:r w:rsidRPr="007372D3">
        <w:rPr>
          <w:i/>
          <w:iCs/>
        </w:rPr>
        <w:t xml:space="preserve">The Organelle in the Room: Under-Annotated Mitochondrial Reads Bias Coral Microbiome </w:t>
      </w:r>
      <w:r w:rsidRPr="007372D3">
        <w:rPr>
          <w:i/>
          <w:iCs/>
        </w:rPr>
        <w:lastRenderedPageBreak/>
        <w:t>Analysis</w:t>
      </w:r>
      <w:r w:rsidRPr="007372D3">
        <w:t>. http://biorxiv.org/lookup/doi/10.1101/2021.02.23.431501 (2021) doi:10.1101/2021.02.23.431501.</w:t>
      </w:r>
    </w:p>
    <w:p w14:paraId="37F66B22" w14:textId="77777777" w:rsidR="007372D3" w:rsidRPr="007372D3" w:rsidRDefault="007372D3" w:rsidP="007372D3">
      <w:pPr>
        <w:pStyle w:val="Bibliography"/>
      </w:pPr>
      <w:r w:rsidRPr="007372D3">
        <w:t>69.</w:t>
      </w:r>
      <w:r w:rsidRPr="007372D3">
        <w:tab/>
        <w:t xml:space="preserve">Janssen, S. </w:t>
      </w:r>
      <w:r w:rsidRPr="007372D3">
        <w:rPr>
          <w:i/>
          <w:iCs/>
        </w:rPr>
        <w:t>et al.</w:t>
      </w:r>
      <w:r w:rsidRPr="007372D3">
        <w:t xml:space="preserve"> Phylogenetic Placement of Exact Amplicon Sequences Improves Associations with Clinical Information. </w:t>
      </w:r>
      <w:proofErr w:type="spellStart"/>
      <w:r w:rsidRPr="007372D3">
        <w:rPr>
          <w:i/>
          <w:iCs/>
        </w:rPr>
        <w:t>mSystems</w:t>
      </w:r>
      <w:proofErr w:type="spellEnd"/>
      <w:r w:rsidRPr="007372D3">
        <w:t xml:space="preserve"> </w:t>
      </w:r>
      <w:r w:rsidRPr="007372D3">
        <w:rPr>
          <w:b/>
          <w:bCs/>
        </w:rPr>
        <w:t>3</w:t>
      </w:r>
      <w:r w:rsidRPr="007372D3">
        <w:t>, (2018).</w:t>
      </w:r>
    </w:p>
    <w:p w14:paraId="0378C08F" w14:textId="77777777" w:rsidR="007372D3" w:rsidRPr="007372D3" w:rsidRDefault="007372D3" w:rsidP="007372D3">
      <w:pPr>
        <w:pStyle w:val="Bibliography"/>
      </w:pPr>
      <w:r w:rsidRPr="007372D3">
        <w:t>70.</w:t>
      </w:r>
      <w:r w:rsidRPr="007372D3">
        <w:tab/>
        <w:t xml:space="preserve">Davis, N. M., Proctor, D. M., Holmes, S. P., </w:t>
      </w:r>
      <w:proofErr w:type="spellStart"/>
      <w:r w:rsidRPr="007372D3">
        <w:t>Relman</w:t>
      </w:r>
      <w:proofErr w:type="spellEnd"/>
      <w:r w:rsidRPr="007372D3">
        <w:t xml:space="preserve">, D. A. &amp; Callahan, B. J. Simple statistical identification and removal of contaminant sequences in marker-gene and metagenomics data. </w:t>
      </w:r>
      <w:r w:rsidRPr="007372D3">
        <w:rPr>
          <w:i/>
          <w:iCs/>
        </w:rPr>
        <w:t>Microbiome</w:t>
      </w:r>
      <w:r w:rsidRPr="007372D3">
        <w:t xml:space="preserve"> </w:t>
      </w:r>
      <w:r w:rsidRPr="007372D3">
        <w:rPr>
          <w:b/>
          <w:bCs/>
        </w:rPr>
        <w:t>6</w:t>
      </w:r>
      <w:r w:rsidRPr="007372D3">
        <w:t>, 226 (2018).</w:t>
      </w:r>
    </w:p>
    <w:p w14:paraId="4A7FF32F" w14:textId="77777777" w:rsidR="007372D3" w:rsidRPr="007372D3" w:rsidRDefault="007372D3" w:rsidP="007372D3">
      <w:pPr>
        <w:pStyle w:val="Bibliography"/>
      </w:pPr>
      <w:r w:rsidRPr="007372D3">
        <w:t>71.</w:t>
      </w:r>
      <w:r w:rsidRPr="007372D3">
        <w:tab/>
        <w:t xml:space="preserve">R Core Team. </w:t>
      </w:r>
      <w:proofErr w:type="gramStart"/>
      <w:r w:rsidRPr="007372D3">
        <w:t>R:A</w:t>
      </w:r>
      <w:proofErr w:type="gramEnd"/>
      <w:r w:rsidRPr="007372D3">
        <w:t xml:space="preserve"> language and environment for statistical computing. R Foundation for Statistical Computing (2020).</w:t>
      </w:r>
    </w:p>
    <w:p w14:paraId="29A1259F" w14:textId="77777777" w:rsidR="007372D3" w:rsidRPr="007372D3" w:rsidRDefault="007372D3" w:rsidP="007372D3">
      <w:pPr>
        <w:pStyle w:val="Bibliography"/>
      </w:pPr>
      <w:r w:rsidRPr="007372D3">
        <w:t>72.</w:t>
      </w:r>
      <w:r w:rsidRPr="007372D3">
        <w:tab/>
        <w:t>Raymundo, L., Work, T. M., Bruckner, A. W. &amp; Willis, B. A coral disease handbook: Guidelines for assessment, monitoring, and management. 17–32 (2008).</w:t>
      </w:r>
    </w:p>
    <w:p w14:paraId="262D0C8C" w14:textId="77777777" w:rsidR="007372D3" w:rsidRPr="007372D3" w:rsidRDefault="007372D3" w:rsidP="007372D3">
      <w:pPr>
        <w:pStyle w:val="Bibliography"/>
      </w:pPr>
      <w:r w:rsidRPr="007372D3">
        <w:t>73.</w:t>
      </w:r>
      <w:r w:rsidRPr="007372D3">
        <w:tab/>
        <w:t xml:space="preserve">Lamb, J. B. </w:t>
      </w:r>
      <w:r w:rsidRPr="007372D3">
        <w:rPr>
          <w:i/>
          <w:iCs/>
        </w:rPr>
        <w:t>et al.</w:t>
      </w:r>
      <w:r w:rsidRPr="007372D3">
        <w:t xml:space="preserve"> Plastic waste associated with disease on coral reefs. </w:t>
      </w:r>
      <w:r w:rsidRPr="007372D3">
        <w:rPr>
          <w:i/>
          <w:iCs/>
        </w:rPr>
        <w:t>Science</w:t>
      </w:r>
      <w:r w:rsidRPr="007372D3">
        <w:t xml:space="preserve"> </w:t>
      </w:r>
      <w:r w:rsidRPr="007372D3">
        <w:rPr>
          <w:b/>
          <w:bCs/>
        </w:rPr>
        <w:t>359</w:t>
      </w:r>
      <w:r w:rsidRPr="007372D3">
        <w:t>, 460–462 (2018).</w:t>
      </w:r>
    </w:p>
    <w:p w14:paraId="29470AC9" w14:textId="77777777" w:rsidR="007372D3" w:rsidRPr="007372D3" w:rsidRDefault="007372D3" w:rsidP="007372D3">
      <w:pPr>
        <w:pStyle w:val="Bibliography"/>
      </w:pPr>
      <w:r w:rsidRPr="007372D3">
        <w:t>74.</w:t>
      </w:r>
      <w:r w:rsidRPr="007372D3">
        <w:tab/>
        <w:t xml:space="preserve">Revell, Liam J. </w:t>
      </w:r>
      <w:proofErr w:type="spellStart"/>
      <w:r w:rsidRPr="007372D3">
        <w:t>phytools</w:t>
      </w:r>
      <w:proofErr w:type="spellEnd"/>
      <w:r w:rsidRPr="007372D3">
        <w:t xml:space="preserve">: An R package for phylogenetic comparative biology (and other things). </w:t>
      </w:r>
      <w:r w:rsidRPr="007372D3">
        <w:rPr>
          <w:i/>
          <w:iCs/>
        </w:rPr>
        <w:t>Methods in Ecology and Evolution</w:t>
      </w:r>
      <w:r w:rsidRPr="007372D3">
        <w:t xml:space="preserve"> </w:t>
      </w:r>
      <w:r w:rsidRPr="007372D3">
        <w:rPr>
          <w:b/>
          <w:bCs/>
        </w:rPr>
        <w:t>3</w:t>
      </w:r>
      <w:r w:rsidRPr="007372D3">
        <w:t>, 217–223 (2012).</w:t>
      </w:r>
    </w:p>
    <w:p w14:paraId="25759624" w14:textId="77777777" w:rsidR="007372D3" w:rsidRPr="007372D3" w:rsidRDefault="007372D3" w:rsidP="007372D3">
      <w:pPr>
        <w:pStyle w:val="Bibliography"/>
      </w:pPr>
      <w:r w:rsidRPr="007372D3">
        <w:t>75.</w:t>
      </w:r>
      <w:r w:rsidRPr="007372D3">
        <w:tab/>
        <w:t xml:space="preserve">David Orme </w:t>
      </w:r>
      <w:r w:rsidRPr="007372D3">
        <w:rPr>
          <w:i/>
          <w:iCs/>
        </w:rPr>
        <w:t>et al.</w:t>
      </w:r>
      <w:r w:rsidRPr="007372D3">
        <w:t xml:space="preserve"> caper: Comparative Analyses of Phylogenetics and Evolution in R. (2018).</w:t>
      </w:r>
    </w:p>
    <w:p w14:paraId="2B0DA3BE" w14:textId="77777777" w:rsidR="007372D3" w:rsidRPr="007372D3" w:rsidRDefault="007372D3" w:rsidP="007372D3">
      <w:pPr>
        <w:pStyle w:val="Bibliography"/>
      </w:pPr>
      <w:r w:rsidRPr="007372D3">
        <w:t>76.</w:t>
      </w:r>
      <w:r w:rsidRPr="007372D3">
        <w:tab/>
        <w:t xml:space="preserve">van der Bijl, W. </w:t>
      </w:r>
      <w:proofErr w:type="spellStart"/>
      <w:r w:rsidRPr="007372D3">
        <w:t>phylopath</w:t>
      </w:r>
      <w:proofErr w:type="spellEnd"/>
      <w:r w:rsidRPr="007372D3">
        <w:t xml:space="preserve">: Easy phylogenetic path analysis in R. </w:t>
      </w:r>
      <w:proofErr w:type="spellStart"/>
      <w:r w:rsidRPr="007372D3">
        <w:rPr>
          <w:i/>
          <w:iCs/>
        </w:rPr>
        <w:t>PeerJ</w:t>
      </w:r>
      <w:proofErr w:type="spellEnd"/>
      <w:r w:rsidRPr="007372D3">
        <w:t xml:space="preserve"> </w:t>
      </w:r>
      <w:r w:rsidRPr="007372D3">
        <w:rPr>
          <w:b/>
          <w:bCs/>
        </w:rPr>
        <w:t>6</w:t>
      </w:r>
      <w:r w:rsidRPr="007372D3">
        <w:t>, e4718 (2018).</w:t>
      </w:r>
    </w:p>
    <w:p w14:paraId="043C8449" w14:textId="046047E8" w:rsidR="00961490" w:rsidRPr="002F1CD2" w:rsidRDefault="002F1CD2" w:rsidP="00251476">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fldChar w:fldCharType="end"/>
      </w:r>
    </w:p>
    <w:p w14:paraId="5D1CD93E" w14:textId="73CA9DC3" w:rsid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Figures and Tables</w:t>
      </w:r>
    </w:p>
    <w:p w14:paraId="3F13263E" w14:textId="77777777" w:rsidR="00961490" w:rsidRPr="00980C22" w:rsidRDefault="00961490"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24CA5BF0" w14:textId="77777777" w:rsidR="00961490" w:rsidRDefault="00961490" w:rsidP="00961490">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6A5C5A87" wp14:editId="20DA228B">
            <wp:extent cx="4051300" cy="433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1300" cy="4330700"/>
                    </a:xfrm>
                    <a:prstGeom prst="rect">
                      <a:avLst/>
                    </a:prstGeom>
                  </pic:spPr>
                </pic:pic>
              </a:graphicData>
            </a:graphic>
          </wp:inline>
        </w:drawing>
      </w:r>
    </w:p>
    <w:p w14:paraId="55B209F2" w14:textId="0DEE50F9" w:rsidR="00961490" w:rsidRPr="00A84FF9" w:rsidRDefault="00E6133D" w:rsidP="00961490">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961490" w:rsidRPr="00961490">
        <w:rPr>
          <w:rFonts w:ascii="Arial" w:eastAsia="Times New Roman" w:hAnsi="Arial" w:cs="Arial"/>
          <w:b/>
          <w:sz w:val="20"/>
          <w:szCs w:val="20"/>
        </w:rPr>
        <w:t>Conceptual overview of data sources integrated for the project</w:t>
      </w:r>
      <w:r w:rsidR="00961490" w:rsidRPr="00961490">
        <w:rPr>
          <w:rFonts w:ascii="Arial" w:eastAsia="Times New Roman" w:hAnsi="Arial" w:cs="Arial"/>
          <w:sz w:val="20"/>
          <w:szCs w:val="20"/>
        </w:rPr>
        <w:t xml:space="preserve">. </w:t>
      </w:r>
      <w:r w:rsidR="00961490" w:rsidRPr="00961490">
        <w:rPr>
          <w:rFonts w:ascii="Arial" w:eastAsia="Times New Roman" w:hAnsi="Arial" w:cs="Arial"/>
          <w:b/>
          <w:sz w:val="20"/>
          <w:szCs w:val="20"/>
        </w:rPr>
        <w:t xml:space="preserve">A. </w:t>
      </w:r>
      <w:r w:rsidR="00961490" w:rsidRPr="00961490">
        <w:rPr>
          <w:rFonts w:ascii="Arial" w:eastAsia="Times New Roman" w:hAnsi="Arial" w:cs="Arial"/>
          <w:sz w:val="20"/>
          <w:szCs w:val="20"/>
        </w:rPr>
        <w:t xml:space="preserve">Map of sampling locations for coral microbiomes analyzed in the manuscript. Pie charts show the proportion of coral samples from families in the Complex clade (cool colors) and Robust clade (warm colors). Samples were collected from coral mucus, tissue, and endolithic skeleton (see Methods). </w:t>
      </w:r>
      <w:r w:rsidR="00961490" w:rsidRPr="00961490">
        <w:rPr>
          <w:rFonts w:ascii="Arial" w:eastAsia="Times New Roman" w:hAnsi="Arial" w:cs="Arial"/>
          <w:b/>
          <w:sz w:val="20"/>
          <w:szCs w:val="20"/>
        </w:rPr>
        <w:t xml:space="preserve">B. </w:t>
      </w:r>
      <w:r w:rsidR="00961490" w:rsidRPr="00961490">
        <w:rPr>
          <w:rFonts w:ascii="Arial" w:eastAsia="Tahoma" w:hAnsi="Arial" w:cs="Arial"/>
          <w:sz w:val="20"/>
          <w:szCs w:val="20"/>
        </w:rPr>
        <w:t xml:space="preserve">Schematic representation of data integration for the project. Coral microbiome data (as shown in A) were combined with long-term disease prevalence data from 3 projects (the Florida Reef Resilience Program (FFRP), the </w:t>
      </w:r>
      <w:proofErr w:type="spellStart"/>
      <w:r w:rsidR="001E7B35" w:rsidRPr="002F1CD2">
        <w:rPr>
          <w:rFonts w:ascii="Arial" w:hAnsi="Arial" w:cs="Arial"/>
          <w:color w:val="000000"/>
          <w:sz w:val="20"/>
        </w:rPr>
        <w:t>Hawaiʻi</w:t>
      </w:r>
      <w:proofErr w:type="spellEnd"/>
      <w:r w:rsidR="001E7B35" w:rsidRPr="00961490">
        <w:rPr>
          <w:rFonts w:ascii="Arial" w:eastAsia="Tahoma" w:hAnsi="Arial" w:cs="Arial"/>
          <w:sz w:val="20"/>
          <w:szCs w:val="20"/>
        </w:rPr>
        <w:t xml:space="preserve"> </w:t>
      </w:r>
      <w:r w:rsidR="00961490" w:rsidRPr="00961490">
        <w:rPr>
          <w:rFonts w:ascii="Arial" w:eastAsia="Tahoma" w:hAnsi="Arial" w:cs="Arial"/>
          <w:sz w:val="20"/>
          <w:szCs w:val="20"/>
        </w:rPr>
        <w:t xml:space="preserve">Coral Disease Database (HICORDIS), and data from Australia (this study)), as well as coral trait data from the Coral Trait Database, and a molecular phylogeny of corals (see Methods). </w:t>
      </w:r>
      <w:r w:rsidR="00961490">
        <w:rPr>
          <w:rFonts w:ascii="Arial" w:eastAsia="Tahoma" w:hAnsi="Arial" w:cs="Arial"/>
          <w:sz w:val="20"/>
          <w:szCs w:val="20"/>
        </w:rPr>
        <w:t>To</w:t>
      </w:r>
      <w:r w:rsidR="00961490" w:rsidRPr="00961490">
        <w:rPr>
          <w:rFonts w:ascii="Arial" w:eastAsia="Tahoma" w:hAnsi="Arial" w:cs="Arial"/>
          <w:sz w:val="20"/>
          <w:szCs w:val="20"/>
        </w:rPr>
        <w:t xml:space="preserve"> integrate data from these disparate sources, all annotations were pooled at the genus level. The </w:t>
      </w:r>
      <w:proofErr w:type="gramStart"/>
      <w:r w:rsidR="00961490" w:rsidRPr="00961490">
        <w:rPr>
          <w:rFonts w:ascii="Arial" w:eastAsia="Tahoma" w:hAnsi="Arial" w:cs="Arial"/>
          <w:sz w:val="20"/>
          <w:szCs w:val="20"/>
        </w:rPr>
        <w:t>end product</w:t>
      </w:r>
      <w:proofErr w:type="gramEnd"/>
      <w:r w:rsidR="00961490" w:rsidRPr="00961490">
        <w:rPr>
          <w:rFonts w:ascii="Arial" w:eastAsia="Tahoma" w:hAnsi="Arial" w:cs="Arial"/>
          <w:sz w:val="20"/>
          <w:szCs w:val="20"/>
        </w:rPr>
        <w:t xml:space="preserve"> </w:t>
      </w:r>
      <w:r w:rsidR="00961490">
        <w:rPr>
          <w:rFonts w:ascii="Arial" w:eastAsia="Tahoma" w:hAnsi="Arial" w:cs="Arial"/>
          <w:sz w:val="20"/>
          <w:szCs w:val="20"/>
        </w:rPr>
        <w:t>was</w:t>
      </w:r>
      <w:r w:rsidR="00961490" w:rsidRPr="00961490">
        <w:rPr>
          <w:rFonts w:ascii="Arial" w:eastAsia="Tahoma" w:hAnsi="Arial" w:cs="Arial"/>
          <w:sz w:val="20"/>
          <w:szCs w:val="20"/>
        </w:rPr>
        <w:t xml:space="preserve"> a trait table of microbiome, taxonomic, physiological, and disease data across diverse coral genera.</w:t>
      </w:r>
      <w:r w:rsidR="00961490">
        <w:rPr>
          <w:rFonts w:ascii="Arial" w:hAnsi="Arial" w:cs="Arial"/>
          <w:color w:val="000000"/>
          <w:sz w:val="20"/>
          <w:szCs w:val="20"/>
        </w:rPr>
        <w:br w:type="page"/>
      </w:r>
    </w:p>
    <w:p w14:paraId="541A5DA9" w14:textId="1F50919A" w:rsidR="00980C22" w:rsidRPr="00F649EE" w:rsidRDefault="00D44B56" w:rsidP="00E6133D">
      <w:pPr>
        <w:pBdr>
          <w:top w:val="nil"/>
          <w:left w:val="nil"/>
          <w:bottom w:val="nil"/>
          <w:right w:val="nil"/>
          <w:between w:val="nil"/>
        </w:pBdr>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558EAD5" wp14:editId="23FFA142">
            <wp:extent cx="5486400" cy="6936105"/>
            <wp:effectExtent l="0" t="0" r="0" b="0"/>
            <wp:docPr id="316755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55720"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6936105"/>
                    </a:xfrm>
                    <a:prstGeom prst="rect">
                      <a:avLst/>
                    </a:prstGeom>
                  </pic:spPr>
                </pic:pic>
              </a:graphicData>
            </a:graphic>
          </wp:inline>
        </w:drawing>
      </w:r>
    </w:p>
    <w:p w14:paraId="5B9F7BD3" w14:textId="1C31AB8B" w:rsidR="007A7BE8" w:rsidRDefault="007A7BE8" w:rsidP="007A7BE8">
      <w:pPr>
        <w:rPr>
          <w:rFonts w:ascii="Arial" w:eastAsia="Times New Roman" w:hAnsi="Arial" w:cs="Arial"/>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2. </w:t>
      </w:r>
      <w:r w:rsidRPr="00961490">
        <w:rPr>
          <w:rFonts w:ascii="Arial" w:eastAsia="Times New Roman" w:hAnsi="Arial" w:cs="Arial"/>
          <w:b/>
          <w:sz w:val="20"/>
          <w:szCs w:val="20"/>
        </w:rPr>
        <w:t>Dominant microbes in the coral microbiome. A</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Dominant bacterial or archaeal genera in coral mucus (cyan),</w:t>
      </w:r>
      <w:r w:rsidRPr="00961490">
        <w:rPr>
          <w:rFonts w:ascii="Arial" w:eastAsia="Times New Roman" w:hAnsi="Arial" w:cs="Arial"/>
          <w:b/>
          <w:sz w:val="20"/>
          <w:szCs w:val="20"/>
        </w:rPr>
        <w:t xml:space="preserve"> </w:t>
      </w:r>
      <w:r w:rsidRPr="00961490">
        <w:rPr>
          <w:rFonts w:ascii="Arial" w:eastAsia="Times New Roman" w:hAnsi="Arial" w:cs="Arial"/>
          <w:sz w:val="20"/>
          <w:szCs w:val="20"/>
        </w:rPr>
        <w:t>tissue (orange), or</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skeleton (purple) microbiomes. Pie wedges represent the fraction of coral host genera in which the labeled bacterium is more abundant than all other bacterial or archaeal taxa. Cyan shades represent microbes dominant in mucus, oranges represent microbes dominant in tissue (but not mucus), purple shades represent microbes dominant in skeleton (but not mucus or tissue).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which is of special significance later in the paper, is highlighted in aqua.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sz w:val="20"/>
          <w:szCs w:val="20"/>
        </w:rPr>
        <w:t xml:space="preserve"> Bar charts showing correlations between microbiome </w:t>
      </w:r>
      <w:r w:rsidRPr="00961490">
        <w:rPr>
          <w:rFonts w:ascii="Arial" w:eastAsia="Times New Roman" w:hAnsi="Arial" w:cs="Arial"/>
          <w:sz w:val="20"/>
          <w:szCs w:val="20"/>
        </w:rPr>
        <w:lastRenderedPageBreak/>
        <w:t xml:space="preserve">alpha and beta diversity metrics and disease, </w:t>
      </w:r>
      <w:r w:rsidRPr="00961490">
        <w:rPr>
          <w:rFonts w:ascii="Arial" w:eastAsia="Times New Roman" w:hAnsi="Arial" w:cs="Arial"/>
          <w:color w:val="222222"/>
          <w:sz w:val="20"/>
          <w:szCs w:val="20"/>
          <w:highlight w:val="white"/>
        </w:rPr>
        <w:t>represented by the R</w:t>
      </w:r>
      <w:r w:rsidRPr="00961490">
        <w:rPr>
          <w:rFonts w:ascii="Arial" w:eastAsia="Times New Roman" w:hAnsi="Arial" w:cs="Arial"/>
          <w:color w:val="222222"/>
          <w:sz w:val="20"/>
          <w:szCs w:val="20"/>
          <w:highlight w:val="white"/>
          <w:vertAlign w:val="superscript"/>
        </w:rPr>
        <w:t>2</w:t>
      </w:r>
      <w:r w:rsidRPr="00961490">
        <w:rPr>
          <w:rFonts w:ascii="Arial" w:eastAsia="Times New Roman" w:hAnsi="Arial" w:cs="Arial"/>
          <w:color w:val="222222"/>
          <w:sz w:val="20"/>
          <w:szCs w:val="20"/>
          <w:highlight w:val="white"/>
        </w:rPr>
        <w:t xml:space="preserve"> for PGLS correlations. Alpha diversity metrics include richness, evenness (Gini index), and dominance (Simpson’s index), and weighted </w:t>
      </w:r>
      <w:proofErr w:type="spellStart"/>
      <w:r w:rsidRPr="00961490">
        <w:rPr>
          <w:rFonts w:ascii="Arial" w:eastAsia="Times New Roman" w:hAnsi="Arial" w:cs="Arial"/>
          <w:color w:val="222222"/>
          <w:sz w:val="20"/>
          <w:szCs w:val="20"/>
          <w:highlight w:val="white"/>
        </w:rPr>
        <w:t>UniFrac</w:t>
      </w:r>
      <w:proofErr w:type="spellEnd"/>
      <w:r w:rsidRPr="00961490">
        <w:rPr>
          <w:rFonts w:ascii="Arial" w:eastAsia="Times New Roman" w:hAnsi="Arial" w:cs="Arial"/>
          <w:color w:val="222222"/>
          <w:sz w:val="20"/>
          <w:szCs w:val="20"/>
          <w:highlight w:val="white"/>
        </w:rPr>
        <w:t xml:space="preserve"> beta diversity metrics including the three principal component axes (PC1, PC2, PC3) that represent measures of community structure. Significant relationships (p &lt; 0.05, Supplementary Data Table 4) are marked by an asterisk (*).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Bubble plot showing </w:t>
      </w:r>
      <w:r w:rsidRPr="00961490">
        <w:rPr>
          <w:rFonts w:ascii="Arial" w:eastAsia="Times New Roman" w:hAnsi="Arial" w:cs="Arial"/>
          <w:color w:val="222222"/>
          <w:sz w:val="20"/>
          <w:szCs w:val="20"/>
          <w:highlight w:val="white"/>
        </w:rPr>
        <w:t xml:space="preserve">correlations between dominant microbial taxa and coral disease prevalence. The size of each </w:t>
      </w:r>
      <w:r>
        <w:rPr>
          <w:rFonts w:ascii="Arial" w:eastAsia="Times New Roman" w:hAnsi="Arial" w:cs="Arial"/>
          <w:color w:val="222222"/>
          <w:sz w:val="20"/>
          <w:szCs w:val="20"/>
          <w:highlight w:val="white"/>
        </w:rPr>
        <w:t xml:space="preserve">triangle </w:t>
      </w:r>
      <w:r w:rsidRPr="00961490">
        <w:rPr>
          <w:rFonts w:ascii="Arial" w:eastAsia="Times New Roman" w:hAnsi="Arial" w:cs="Arial"/>
          <w:color w:val="222222"/>
          <w:sz w:val="20"/>
          <w:szCs w:val="20"/>
          <w:highlight w:val="white"/>
        </w:rPr>
        <w:t>represents the R</w:t>
      </w:r>
      <w:r w:rsidRPr="00961490">
        <w:rPr>
          <w:rFonts w:ascii="Arial" w:eastAsia="Times New Roman" w:hAnsi="Arial" w:cs="Arial"/>
          <w:color w:val="222222"/>
          <w:sz w:val="20"/>
          <w:szCs w:val="20"/>
          <w:highlight w:val="white"/>
          <w:vertAlign w:val="superscript"/>
        </w:rPr>
        <w:t>2</w:t>
      </w:r>
      <w:r w:rsidRPr="00961490">
        <w:rPr>
          <w:rFonts w:ascii="Arial" w:eastAsia="Times New Roman" w:hAnsi="Arial" w:cs="Arial"/>
          <w:color w:val="222222"/>
          <w:sz w:val="20"/>
          <w:szCs w:val="20"/>
          <w:highlight w:val="white"/>
        </w:rPr>
        <w:t xml:space="preserve"> for PGLS correlations between disease susceptibility and microbial relative abundance for each listed taxon in either all samples (top row), mucus samples (cyan row), tissue samples (orange row), or skeleton samples (purple row). Colored points were significant (p &lt; 0.05</w:t>
      </w:r>
      <w:r>
        <w:rPr>
          <w:rFonts w:ascii="Arial" w:eastAsia="Times New Roman" w:hAnsi="Arial" w:cs="Arial"/>
          <w:color w:val="222222"/>
          <w:sz w:val="20"/>
          <w:szCs w:val="20"/>
          <w:highlight w:val="white"/>
        </w:rPr>
        <w:t>, FDR q &lt; 0.05) and hashed points were nominally significant (p &lt; 0.05, FDR q &gt; 0.05</w:t>
      </w:r>
      <w:r w:rsidRPr="00961490">
        <w:rPr>
          <w:rFonts w:ascii="Arial" w:eastAsia="Times New Roman" w:hAnsi="Arial" w:cs="Arial"/>
          <w:color w:val="222222"/>
          <w:sz w:val="20"/>
          <w:szCs w:val="20"/>
          <w:highlight w:val="white"/>
        </w:rPr>
        <w:t>; Supplementary Data Table</w:t>
      </w:r>
      <w:r w:rsidRPr="00961490">
        <w:rPr>
          <w:rFonts w:ascii="Arial" w:eastAsia="Times New Roman" w:hAnsi="Arial" w:cs="Arial"/>
          <w:color w:val="222222"/>
          <w:sz w:val="20"/>
          <w:szCs w:val="20"/>
        </w:rPr>
        <w:t xml:space="preserve"> </w:t>
      </w:r>
      <w:r>
        <w:rPr>
          <w:rFonts w:ascii="Arial" w:eastAsia="Times New Roman" w:hAnsi="Arial" w:cs="Arial"/>
          <w:color w:val="222222"/>
          <w:sz w:val="20"/>
          <w:szCs w:val="20"/>
        </w:rPr>
        <w:t>7</w:t>
      </w:r>
      <w:r w:rsidRPr="00961490">
        <w:rPr>
          <w:rFonts w:ascii="Arial" w:eastAsia="Times New Roman" w:hAnsi="Arial" w:cs="Arial"/>
          <w:color w:val="222222"/>
          <w:sz w:val="20"/>
          <w:szCs w:val="20"/>
        </w:rPr>
        <w:t>a</w:t>
      </w:r>
      <w:r w:rsidRPr="00961490">
        <w:rPr>
          <w:rFonts w:ascii="Arial" w:eastAsia="Times New Roman" w:hAnsi="Arial" w:cs="Arial"/>
          <w:color w:val="222222"/>
          <w:sz w:val="20"/>
          <w:szCs w:val="20"/>
          <w:highlight w:val="white"/>
        </w:rPr>
        <w:t xml:space="preserve">). Points that were not significant or had too little data (n &lt; </w:t>
      </w:r>
      <w:r>
        <w:rPr>
          <w:rFonts w:ascii="Arial" w:eastAsia="Times New Roman" w:hAnsi="Arial" w:cs="Arial"/>
          <w:color w:val="222222"/>
          <w:sz w:val="20"/>
          <w:szCs w:val="20"/>
          <w:highlight w:val="white"/>
        </w:rPr>
        <w:t>5</w:t>
      </w:r>
      <w:r w:rsidRPr="00961490">
        <w:rPr>
          <w:rFonts w:ascii="Arial" w:eastAsia="Times New Roman" w:hAnsi="Arial" w:cs="Arial"/>
          <w:color w:val="222222"/>
          <w:sz w:val="20"/>
          <w:szCs w:val="20"/>
          <w:highlight w:val="white"/>
        </w:rPr>
        <w:t>) for reliable testing are marked in white.​</w:t>
      </w:r>
      <w:r w:rsidRPr="00961490">
        <w:rPr>
          <w:rFonts w:ascii="Arial" w:eastAsia="Times New Roman" w:hAnsi="Arial" w:cs="Arial"/>
          <w:sz w:val="20"/>
          <w:szCs w:val="20"/>
        </w:rPr>
        <w:t xml:space="preserve"> Taxa whose </w:t>
      </w:r>
      <w:ins w:id="383" w:author="Microsoft Office User" w:date="2024-10-28T13:40:00Z">
        <w:r w:rsidR="005A4D34">
          <w:rPr>
            <w:rFonts w:ascii="Arial" w:eastAsia="Times New Roman" w:hAnsi="Arial" w:cs="Arial"/>
            <w:sz w:val="20"/>
            <w:szCs w:val="20"/>
          </w:rPr>
          <w:t xml:space="preserve">relative </w:t>
        </w:r>
      </w:ins>
      <w:r w:rsidRPr="00961490">
        <w:rPr>
          <w:rFonts w:ascii="Arial" w:eastAsia="Times New Roman" w:hAnsi="Arial" w:cs="Arial"/>
          <w:sz w:val="20"/>
          <w:szCs w:val="20"/>
        </w:rPr>
        <w:t>abundance is significantly correlated with disease are marked in bold on the x-axis.</w:t>
      </w:r>
    </w:p>
    <w:p w14:paraId="452EB23A" w14:textId="77777777" w:rsidR="00961490" w:rsidRDefault="00961490" w:rsidP="00961490">
      <w:pPr>
        <w:rPr>
          <w:rFonts w:ascii="Arial" w:eastAsia="Times New Roman" w:hAnsi="Arial" w:cs="Arial"/>
          <w:sz w:val="20"/>
          <w:szCs w:val="20"/>
        </w:rPr>
      </w:pPr>
      <w:r>
        <w:rPr>
          <w:rFonts w:ascii="Arial" w:eastAsia="Times New Roman" w:hAnsi="Arial" w:cs="Arial"/>
          <w:sz w:val="20"/>
          <w:szCs w:val="20"/>
        </w:rPr>
        <w:br w:type="page"/>
      </w:r>
      <w:r>
        <w:rPr>
          <w:rFonts w:ascii="Arial" w:eastAsia="Times New Roman" w:hAnsi="Arial" w:cs="Arial"/>
          <w:b/>
          <w:bCs/>
          <w:noProof/>
          <w:sz w:val="20"/>
          <w:szCs w:val="20"/>
        </w:rPr>
        <w:lastRenderedPageBreak/>
        <w:drawing>
          <wp:inline distT="0" distB="0" distL="0" distR="0" wp14:anchorId="018F83CD" wp14:editId="7127EEC3">
            <wp:extent cx="38608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0800" cy="3848100"/>
                    </a:xfrm>
                    <a:prstGeom prst="rect">
                      <a:avLst/>
                    </a:prstGeom>
                  </pic:spPr>
                </pic:pic>
              </a:graphicData>
            </a:graphic>
          </wp:inline>
        </w:drawing>
      </w:r>
    </w:p>
    <w:p w14:paraId="00E2C86D" w14:textId="52143A79" w:rsidR="00961490" w:rsidRPr="00961490" w:rsidRDefault="007A7BE8" w:rsidP="00961490">
      <w:pPr>
        <w:rPr>
          <w:rFonts w:ascii="Arial" w:eastAsia="Times New Roman" w:hAnsi="Arial" w:cs="Arial"/>
          <w:sz w:val="20"/>
          <w:szCs w:val="20"/>
        </w:rPr>
      </w:pPr>
      <w:r>
        <w:rPr>
          <w:rFonts w:ascii="Arial" w:eastAsia="Times New Roman" w:hAnsi="Arial" w:cs="Arial"/>
          <w:b/>
          <w:bCs/>
          <w:sz w:val="20"/>
          <w:szCs w:val="20"/>
        </w:rPr>
        <w:t xml:space="preserve">Figure 3.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correlates with growth and disease. </w:t>
      </w:r>
      <w:r w:rsidRPr="00961490">
        <w:rPr>
          <w:rFonts w:ascii="Arial" w:eastAsia="Times New Roman" w:hAnsi="Arial" w:cs="Arial"/>
          <w:sz w:val="20"/>
          <w:szCs w:val="20"/>
        </w:rPr>
        <w:t>Phylogenetic independent contrast in</w:t>
      </w:r>
      <w:r w:rsidRPr="00961490">
        <w:rPr>
          <w:rFonts w:ascii="Arial" w:eastAsia="Times New Roman" w:hAnsi="Arial" w:cs="Arial"/>
          <w:b/>
          <w:sz w:val="20"/>
          <w:szCs w:val="20"/>
        </w:rPr>
        <w:t xml:space="preserv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relative abundance in coral tissue (per 1000 reads)</w:t>
      </w:r>
      <w:r>
        <w:rPr>
          <w:rFonts w:ascii="Arial" w:eastAsia="Times New Roman" w:hAnsi="Arial" w:cs="Arial"/>
          <w:sz w:val="20"/>
          <w:szCs w:val="20"/>
        </w:rPr>
        <w:t>, correlated</w:t>
      </w:r>
      <w:r w:rsidRPr="00961490">
        <w:rPr>
          <w:rFonts w:ascii="Arial" w:eastAsia="Times New Roman" w:hAnsi="Arial" w:cs="Arial"/>
          <w:sz w:val="20"/>
          <w:szCs w:val="20"/>
        </w:rPr>
        <w:t xml:space="preserve"> against </w:t>
      </w:r>
      <w:r w:rsidRPr="00961490">
        <w:rPr>
          <w:rFonts w:ascii="Arial" w:eastAsia="Times New Roman" w:hAnsi="Arial" w:cs="Arial"/>
          <w:b/>
          <w:sz w:val="20"/>
          <w:szCs w:val="20"/>
        </w:rPr>
        <w:t>A</w:t>
      </w:r>
      <w:r>
        <w:rPr>
          <w:rFonts w:ascii="Arial" w:eastAsia="Times New Roman" w:hAnsi="Arial" w:cs="Arial"/>
          <w:b/>
          <w:sz w:val="20"/>
          <w:szCs w:val="20"/>
        </w:rPr>
        <w:t xml:space="preserve">. </w:t>
      </w:r>
      <w:r>
        <w:rPr>
          <w:rFonts w:ascii="Arial" w:eastAsia="Times New Roman" w:hAnsi="Arial" w:cs="Arial"/>
          <w:bCs/>
          <w:sz w:val="20"/>
          <w:szCs w:val="20"/>
        </w:rPr>
        <w:t>c</w:t>
      </w:r>
      <w:r w:rsidRPr="007F6DB8">
        <w:rPr>
          <w:rFonts w:ascii="Arial" w:eastAsia="Times New Roman" w:hAnsi="Arial" w:cs="Arial"/>
          <w:bCs/>
          <w:sz w:val="20"/>
          <w:szCs w:val="20"/>
        </w:rPr>
        <w:t>ontrast in</w:t>
      </w:r>
      <w:r w:rsidRPr="00961490">
        <w:rPr>
          <w:rFonts w:ascii="Arial" w:eastAsia="Times New Roman" w:hAnsi="Arial" w:cs="Arial"/>
          <w:b/>
          <w:sz w:val="20"/>
          <w:szCs w:val="20"/>
        </w:rPr>
        <w:t xml:space="preserve"> </w:t>
      </w:r>
      <w:r w:rsidRPr="00961490">
        <w:rPr>
          <w:rFonts w:ascii="Arial" w:eastAsia="Times New Roman" w:hAnsi="Arial" w:cs="Arial"/>
          <w:sz w:val="20"/>
          <w:szCs w:val="20"/>
        </w:rPr>
        <w:t>microbial dominance</w:t>
      </w:r>
      <w:r>
        <w:rPr>
          <w:rFonts w:ascii="Arial" w:eastAsia="Times New Roman" w:hAnsi="Arial" w:cs="Arial"/>
          <w:sz w:val="20"/>
          <w:szCs w:val="20"/>
        </w:rPr>
        <w:t xml:space="preserve"> in coral tissue (assessed by Simpson’s Index)</w:t>
      </w:r>
      <w:r w:rsidRPr="00961490">
        <w:rPr>
          <w:rFonts w:ascii="Arial" w:eastAsia="Times New Roman" w:hAnsi="Arial" w:cs="Arial"/>
          <w:sz w:val="20"/>
          <w:szCs w:val="20"/>
        </w:rPr>
        <w:t xml:space="preserve">,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b/>
          <w:sz w:val="20"/>
          <w:szCs w:val="20"/>
        </w:rPr>
        <w:t xml:space="preserve"> </w:t>
      </w:r>
      <w:proofErr w:type="spellStart"/>
      <w:r>
        <w:rPr>
          <w:rFonts w:ascii="Arial" w:eastAsia="Times New Roman" w:hAnsi="Arial" w:cs="Arial"/>
          <w:bCs/>
          <w:sz w:val="20"/>
          <w:szCs w:val="20"/>
        </w:rPr>
        <w:t>c</w:t>
      </w:r>
      <w:r w:rsidRPr="007F6DB8">
        <w:rPr>
          <w:rFonts w:ascii="Arial" w:eastAsia="Times New Roman" w:hAnsi="Arial" w:cs="Arial"/>
          <w:bCs/>
          <w:sz w:val="20"/>
          <w:szCs w:val="20"/>
        </w:rPr>
        <w:t>onstrast</w:t>
      </w:r>
      <w:proofErr w:type="spellEnd"/>
      <w:r w:rsidRPr="007F6DB8">
        <w:rPr>
          <w:rFonts w:ascii="Arial" w:eastAsia="Times New Roman" w:hAnsi="Arial" w:cs="Arial"/>
          <w:bCs/>
          <w:sz w:val="20"/>
          <w:szCs w:val="20"/>
        </w:rPr>
        <w:t xml:space="preserve"> in</w:t>
      </w:r>
      <w:r>
        <w:rPr>
          <w:rFonts w:ascii="Arial" w:eastAsia="Times New Roman" w:hAnsi="Arial" w:cs="Arial"/>
          <w:b/>
          <w:sz w:val="20"/>
          <w:szCs w:val="20"/>
        </w:rPr>
        <w:t xml:space="preserve"> </w:t>
      </w:r>
      <w:r w:rsidRPr="00961490">
        <w:rPr>
          <w:rFonts w:ascii="Arial" w:eastAsia="Times New Roman" w:hAnsi="Arial" w:cs="Arial"/>
          <w:sz w:val="20"/>
          <w:szCs w:val="20"/>
        </w:rPr>
        <w:t xml:space="preserve">coral disease </w:t>
      </w:r>
      <w:r>
        <w:rPr>
          <w:rFonts w:ascii="Arial" w:eastAsia="Times New Roman" w:hAnsi="Arial" w:cs="Arial"/>
          <w:sz w:val="20"/>
          <w:szCs w:val="20"/>
        </w:rPr>
        <w:t xml:space="preserve">susceptibility (estimated from integrated long-term coral disease prevalence data) </w:t>
      </w:r>
      <w:r w:rsidRPr="00961490">
        <w:rPr>
          <w:rFonts w:ascii="Arial" w:eastAsia="Times New Roman" w:hAnsi="Arial" w:cs="Arial"/>
          <w:sz w:val="20"/>
          <w:szCs w:val="20"/>
        </w:rPr>
        <w:t xml:space="preserve">and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coral growth rate (mm per year) from the </w:t>
      </w:r>
      <w:r>
        <w:rPr>
          <w:rFonts w:ascii="Arial" w:eastAsia="Times New Roman" w:hAnsi="Arial" w:cs="Arial"/>
          <w:sz w:val="20"/>
          <w:szCs w:val="20"/>
        </w:rPr>
        <w:t>C</w:t>
      </w:r>
      <w:r w:rsidRPr="00961490">
        <w:rPr>
          <w:rFonts w:ascii="Arial" w:eastAsia="Times New Roman" w:hAnsi="Arial" w:cs="Arial"/>
          <w:sz w:val="20"/>
          <w:szCs w:val="20"/>
        </w:rPr>
        <w:t xml:space="preserve">oral </w:t>
      </w:r>
      <w:r>
        <w:rPr>
          <w:rFonts w:ascii="Arial" w:eastAsia="Times New Roman" w:hAnsi="Arial" w:cs="Arial"/>
          <w:sz w:val="20"/>
          <w:szCs w:val="20"/>
        </w:rPr>
        <w:t>Tr</w:t>
      </w:r>
      <w:r w:rsidRPr="00961490">
        <w:rPr>
          <w:rFonts w:ascii="Arial" w:eastAsia="Times New Roman" w:hAnsi="Arial" w:cs="Arial"/>
          <w:sz w:val="20"/>
          <w:szCs w:val="20"/>
        </w:rPr>
        <w:t xml:space="preserve">aits </w:t>
      </w:r>
      <w:r>
        <w:rPr>
          <w:rFonts w:ascii="Arial" w:eastAsia="Times New Roman" w:hAnsi="Arial" w:cs="Arial"/>
          <w:sz w:val="20"/>
          <w:szCs w:val="20"/>
        </w:rPr>
        <w:t>D</w:t>
      </w:r>
      <w:r w:rsidRPr="00961490">
        <w:rPr>
          <w:rFonts w:ascii="Arial" w:eastAsia="Times New Roman" w:hAnsi="Arial" w:cs="Arial"/>
          <w:sz w:val="20"/>
          <w:szCs w:val="20"/>
        </w:rPr>
        <w:t xml:space="preserve">atabase. Dotted red lines in panels </w:t>
      </w:r>
      <w:r>
        <w:rPr>
          <w:rFonts w:ascii="Arial" w:eastAsia="Times New Roman" w:hAnsi="Arial" w:cs="Arial"/>
          <w:sz w:val="20"/>
          <w:szCs w:val="20"/>
        </w:rPr>
        <w:t>A-</w:t>
      </w:r>
      <w:r w:rsidRPr="00961490">
        <w:rPr>
          <w:rFonts w:ascii="Arial" w:eastAsia="Times New Roman" w:hAnsi="Arial" w:cs="Arial"/>
          <w:sz w:val="20"/>
          <w:szCs w:val="20"/>
        </w:rPr>
        <w:t xml:space="preserve">C indicate the null expectation that if traits are uncorrelated, change in the x-axis trait will not correlate with changes in the y-axis trait, with contrasts </w:t>
      </w:r>
      <w:r>
        <w:rPr>
          <w:rFonts w:ascii="Arial" w:eastAsia="Times New Roman" w:hAnsi="Arial" w:cs="Arial"/>
          <w:sz w:val="20"/>
          <w:szCs w:val="20"/>
        </w:rPr>
        <w:t xml:space="preserve">instead </w:t>
      </w:r>
      <w:r w:rsidRPr="00961490">
        <w:rPr>
          <w:rFonts w:ascii="Arial" w:eastAsia="Times New Roman" w:hAnsi="Arial" w:cs="Arial"/>
          <w:sz w:val="20"/>
          <w:szCs w:val="20"/>
        </w:rPr>
        <w:t xml:space="preserve">distributed equally above or below the dotted line. Statistics </w:t>
      </w:r>
      <w:r>
        <w:rPr>
          <w:rFonts w:ascii="Arial" w:eastAsia="Times New Roman" w:hAnsi="Arial" w:cs="Arial"/>
          <w:sz w:val="20"/>
          <w:szCs w:val="20"/>
        </w:rPr>
        <w:t xml:space="preserve">from </w:t>
      </w:r>
      <w:r w:rsidRPr="00961490">
        <w:rPr>
          <w:rFonts w:ascii="Arial" w:eastAsia="Times New Roman" w:hAnsi="Arial" w:cs="Arial"/>
          <w:sz w:val="20"/>
          <w:szCs w:val="20"/>
        </w:rPr>
        <w:t xml:space="preserve">phylogenetic generalized least squares (PGLS) regression </w:t>
      </w:r>
      <w:r>
        <w:rPr>
          <w:rFonts w:ascii="Arial" w:eastAsia="Times New Roman" w:hAnsi="Arial" w:cs="Arial"/>
          <w:sz w:val="20"/>
          <w:szCs w:val="20"/>
        </w:rPr>
        <w:t xml:space="preserve">for A-C are available in </w:t>
      </w:r>
      <w:r w:rsidRPr="00961490">
        <w:rPr>
          <w:rFonts w:ascii="Arial" w:eastAsia="Times New Roman" w:hAnsi="Arial" w:cs="Arial"/>
          <w:sz w:val="20"/>
          <w:szCs w:val="20"/>
        </w:rPr>
        <w:t xml:space="preserve">Supplemental Data Tables 5 and 9. </w:t>
      </w:r>
      <w:r w:rsidRPr="00961490">
        <w:rPr>
          <w:rFonts w:ascii="Arial" w:eastAsia="Times New Roman" w:hAnsi="Arial" w:cs="Arial"/>
          <w:b/>
          <w:sz w:val="20"/>
          <w:szCs w:val="20"/>
        </w:rPr>
        <w:t xml:space="preserve">D) </w:t>
      </w:r>
      <w:r w:rsidRPr="00961490">
        <w:rPr>
          <w:rFonts w:ascii="Arial" w:eastAsia="Times New Roman" w:hAnsi="Arial" w:cs="Arial"/>
          <w:sz w:val="20"/>
          <w:szCs w:val="20"/>
        </w:rPr>
        <w:t>Modeled</w:t>
      </w:r>
      <w:r>
        <w:rPr>
          <w:rFonts w:ascii="Arial" w:eastAsia="Times New Roman" w:hAnsi="Arial" w:cs="Arial"/>
          <w:sz w:val="20"/>
          <w:szCs w:val="20"/>
        </w:rPr>
        <w:t xml:space="preserve"> strength and</w:t>
      </w:r>
      <w:r w:rsidRPr="00961490">
        <w:rPr>
          <w:rFonts w:ascii="Arial" w:eastAsia="Times New Roman" w:hAnsi="Arial" w:cs="Arial"/>
          <w:sz w:val="20"/>
          <w:szCs w:val="20"/>
        </w:rPr>
        <w:t xml:space="preserve"> direction of causality between </w:t>
      </w:r>
      <w:r w:rsidRPr="00961490">
        <w:rPr>
          <w:rFonts w:ascii="Arial" w:eastAsia="Times New Roman" w:hAnsi="Arial" w:cs="Arial"/>
          <w:i/>
          <w:sz w:val="20"/>
          <w:szCs w:val="20"/>
        </w:rPr>
        <w:t xml:space="preserve">Endozoicomonas </w:t>
      </w:r>
      <w:ins w:id="384" w:author="Microsoft Office User" w:date="2024-10-28T13:40:00Z">
        <w:r w:rsidR="005A4D34">
          <w:rPr>
            <w:rFonts w:ascii="Arial" w:eastAsia="Times New Roman" w:hAnsi="Arial" w:cs="Arial"/>
            <w:iCs/>
            <w:sz w:val="20"/>
            <w:szCs w:val="20"/>
          </w:rPr>
          <w:t xml:space="preserve">relative </w:t>
        </w:r>
      </w:ins>
      <w:r w:rsidRPr="00961490">
        <w:rPr>
          <w:rFonts w:ascii="Arial" w:eastAsia="Times New Roman" w:hAnsi="Arial" w:cs="Arial"/>
          <w:sz w:val="20"/>
          <w:szCs w:val="20"/>
        </w:rPr>
        <w:t>abundance, disease susceptibility and growth rate</w:t>
      </w:r>
      <w:r>
        <w:rPr>
          <w:rFonts w:ascii="Arial" w:eastAsia="Times New Roman" w:hAnsi="Arial" w:cs="Arial"/>
          <w:sz w:val="20"/>
          <w:szCs w:val="20"/>
        </w:rPr>
        <w:t xml:space="preserve"> during coral evolution</w:t>
      </w:r>
      <w:r w:rsidRPr="00961490">
        <w:rPr>
          <w:rFonts w:ascii="Arial" w:eastAsia="Times New Roman" w:hAnsi="Arial" w:cs="Arial"/>
          <w:sz w:val="20"/>
          <w:szCs w:val="20"/>
        </w:rPr>
        <w:t xml:space="preserve"> using both Brownian Motion (blue) and </w:t>
      </w:r>
      <w:proofErr w:type="spellStart"/>
      <w:r w:rsidRPr="00961490">
        <w:rPr>
          <w:rFonts w:ascii="Arial" w:eastAsia="Times New Roman" w:hAnsi="Arial" w:cs="Arial"/>
          <w:sz w:val="20"/>
          <w:szCs w:val="20"/>
        </w:rPr>
        <w:t>Pagel’s</w:t>
      </w:r>
      <w:proofErr w:type="spellEnd"/>
      <w:r w:rsidRPr="00961490">
        <w:rPr>
          <w:rFonts w:ascii="Arial" w:eastAsia="Times New Roman" w:hAnsi="Arial" w:cs="Arial"/>
          <w:sz w:val="20"/>
          <w:szCs w:val="20"/>
        </w:rPr>
        <w:t xml:space="preserve"> Lambda (green, dotted) evolutionary models. The thickness of the lines represents the averaged standardized path coefficients of the top competing models based on </w:t>
      </w:r>
      <w:proofErr w:type="spellStart"/>
      <w:r w:rsidRPr="00961490">
        <w:rPr>
          <w:rFonts w:ascii="Arial" w:eastAsia="Times New Roman" w:hAnsi="Arial" w:cs="Arial"/>
          <w:sz w:val="20"/>
          <w:szCs w:val="20"/>
        </w:rPr>
        <w:t>CICc</w:t>
      </w:r>
      <w:proofErr w:type="spellEnd"/>
      <w:r w:rsidRPr="00961490">
        <w:rPr>
          <w:rFonts w:ascii="Arial" w:eastAsia="Times New Roman" w:hAnsi="Arial" w:cs="Arial"/>
          <w:sz w:val="20"/>
          <w:szCs w:val="20"/>
        </w:rPr>
        <w:t xml:space="preserve"> values (Supplementary Data </w:t>
      </w:r>
      <w:commentRangeStart w:id="385"/>
      <w:r w:rsidRPr="00961490">
        <w:rPr>
          <w:rFonts w:ascii="Arial" w:eastAsia="Times New Roman" w:hAnsi="Arial" w:cs="Arial"/>
          <w:sz w:val="20"/>
          <w:szCs w:val="20"/>
        </w:rPr>
        <w:t>Table 1</w:t>
      </w:r>
      <w:r>
        <w:rPr>
          <w:rFonts w:ascii="Arial" w:eastAsia="Times New Roman" w:hAnsi="Arial" w:cs="Arial"/>
          <w:sz w:val="20"/>
          <w:szCs w:val="20"/>
        </w:rPr>
        <w:t>2</w:t>
      </w:r>
      <w:commentRangeEnd w:id="385"/>
      <w:r w:rsidR="002049D3">
        <w:rPr>
          <w:rStyle w:val="CommentReference"/>
          <w:rFonts w:ascii="Times New Roman" w:eastAsia="Times New Roman" w:hAnsi="Times New Roman" w:cs="Times New Roman"/>
        </w:rPr>
        <w:commentReference w:id="385"/>
      </w:r>
      <w:r w:rsidRPr="00961490">
        <w:rPr>
          <w:rFonts w:ascii="Arial" w:eastAsia="Times New Roman" w:hAnsi="Arial" w:cs="Arial"/>
          <w:sz w:val="20"/>
          <w:szCs w:val="20"/>
        </w:rPr>
        <w:t>).</w:t>
      </w:r>
      <w:ins w:id="386" w:author="Microsoft Office User" w:date="2024-11-02T11:37:00Z" w16du:dateUtc="2024-11-02T11:37:00Z">
        <w:r w:rsidR="004E3121">
          <w:rPr>
            <w:rFonts w:ascii="Arial" w:eastAsia="Times New Roman" w:hAnsi="Arial" w:cs="Arial"/>
            <w:sz w:val="20"/>
            <w:szCs w:val="20"/>
          </w:rPr>
          <w:t xml:space="preserve"> </w:t>
        </w:r>
      </w:ins>
      <w:r w:rsidR="00961490">
        <w:rPr>
          <w:rFonts w:ascii="Arial" w:hAnsi="Arial" w:cs="Arial"/>
          <w:color w:val="000000"/>
          <w:sz w:val="20"/>
          <w:szCs w:val="20"/>
        </w:rPr>
        <w:br w:type="page"/>
      </w:r>
    </w:p>
    <w:p w14:paraId="28B8584B" w14:textId="1593E06D" w:rsidR="00980C22" w:rsidRDefault="00980C22" w:rsidP="00961490">
      <w:pPr>
        <w:keepNext/>
        <w:pBdr>
          <w:top w:val="nil"/>
          <w:left w:val="nil"/>
          <w:bottom w:val="nil"/>
          <w:right w:val="nil"/>
          <w:between w:val="nil"/>
        </w:pBdr>
        <w:spacing w:before="240" w:after="60"/>
        <w:contextualSpacing/>
        <w:rPr>
          <w:rFonts w:ascii="Arial" w:hAnsi="Arial" w:cs="Arial"/>
          <w:color w:val="000000"/>
          <w:sz w:val="20"/>
          <w:szCs w:val="20"/>
        </w:rPr>
      </w:pPr>
    </w:p>
    <w:p w14:paraId="589E42DB" w14:textId="23756FB1" w:rsidR="00961490" w:rsidRPr="00961490" w:rsidRDefault="007338E0" w:rsidP="00961490">
      <w:pPr>
        <w:keepNext/>
        <w:pBdr>
          <w:top w:val="nil"/>
          <w:left w:val="nil"/>
          <w:bottom w:val="nil"/>
          <w:right w:val="nil"/>
          <w:between w:val="nil"/>
        </w:pBdr>
        <w:spacing w:before="240" w:after="60"/>
        <w:contextualSpacing/>
        <w:rPr>
          <w:rFonts w:ascii="Arial" w:hAnsi="Arial" w:cs="Arial"/>
          <w:color w:val="000000"/>
          <w:sz w:val="20"/>
          <w:szCs w:val="20"/>
        </w:rPr>
      </w:pPr>
      <w:r>
        <w:rPr>
          <w:rFonts w:ascii="Arial" w:hAnsi="Arial" w:cs="Arial"/>
          <w:noProof/>
          <w:color w:val="000000"/>
          <w:sz w:val="20"/>
          <w:szCs w:val="20"/>
        </w:rPr>
        <w:drawing>
          <wp:inline distT="0" distB="0" distL="0" distR="0" wp14:anchorId="7D15FEA4" wp14:editId="36FF09CE">
            <wp:extent cx="3962400" cy="3962400"/>
            <wp:effectExtent l="0" t="0" r="0" b="0"/>
            <wp:docPr id="1783009544" name="Picture 1" descr="A diagram of a healthy and healthy lif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09544" name="Picture 1" descr="A diagram of a healthy and healthy lif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2400" cy="3962400"/>
                    </a:xfrm>
                    <a:prstGeom prst="rect">
                      <a:avLst/>
                    </a:prstGeom>
                  </pic:spPr>
                </pic:pic>
              </a:graphicData>
            </a:graphic>
          </wp:inline>
        </w:drawing>
      </w:r>
    </w:p>
    <w:p w14:paraId="421FC490" w14:textId="4C2EED38" w:rsidR="00270945" w:rsidRPr="0093644C" w:rsidRDefault="007A7BE8" w:rsidP="007A7BE8">
      <w:pPr>
        <w:rPr>
          <w:rFonts w:ascii="Arial" w:eastAsia="Times New Roman" w:hAnsi="Arial" w:cs="Arial"/>
          <w:sz w:val="20"/>
          <w:szCs w:val="20"/>
        </w:rPr>
      </w:pPr>
      <w:r w:rsidRPr="00961490">
        <w:rPr>
          <w:rFonts w:ascii="Arial" w:hAnsi="Arial" w:cs="Arial"/>
          <w:b/>
          <w:bCs/>
          <w:color w:val="000000"/>
          <w:sz w:val="20"/>
          <w:szCs w:val="20"/>
        </w:rPr>
        <w:t xml:space="preserve">Figure 4. </w:t>
      </w:r>
      <w:r w:rsidRPr="00961490">
        <w:rPr>
          <w:rFonts w:ascii="Arial" w:eastAsia="Times New Roman" w:hAnsi="Arial" w:cs="Arial"/>
          <w:b/>
          <w:i/>
          <w:iCs/>
          <w:sz w:val="20"/>
          <w:szCs w:val="20"/>
        </w:rPr>
        <w:t>Endozoicomonas</w:t>
      </w:r>
      <w:r w:rsidRPr="00961490">
        <w:rPr>
          <w:rFonts w:ascii="Arial" w:eastAsia="Times New Roman" w:hAnsi="Arial" w:cs="Arial"/>
          <w:b/>
          <w:sz w:val="20"/>
          <w:szCs w:val="20"/>
        </w:rPr>
        <w:t xml:space="preserve"> dominance facilitates life history tradeoffs.  </w:t>
      </w:r>
      <w:r w:rsidRPr="00961490">
        <w:rPr>
          <w:rFonts w:ascii="Arial" w:eastAsia="Times New Roman" w:hAnsi="Arial" w:cs="Arial"/>
          <w:sz w:val="20"/>
          <w:szCs w:val="20"/>
        </w:rPr>
        <w:t xml:space="preserve">Conceptual hypothesis on the role </w:t>
      </w:r>
      <w:r w:rsidRPr="00961490">
        <w:rPr>
          <w:rFonts w:ascii="Arial" w:eastAsia="Times New Roman" w:hAnsi="Arial" w:cs="Arial"/>
          <w:i/>
          <w:sz w:val="20"/>
          <w:szCs w:val="20"/>
        </w:rPr>
        <w:t xml:space="preserve">Endozoicomonas </w:t>
      </w:r>
      <w:r>
        <w:rPr>
          <w:rFonts w:ascii="Arial" w:eastAsia="Times New Roman" w:hAnsi="Arial" w:cs="Arial"/>
          <w:sz w:val="20"/>
          <w:szCs w:val="20"/>
        </w:rPr>
        <w:t>dominance in coral microbiomes</w:t>
      </w:r>
      <w:r w:rsidRPr="00961490">
        <w:rPr>
          <w:rFonts w:ascii="Arial" w:eastAsia="Times New Roman" w:hAnsi="Arial" w:cs="Arial"/>
          <w:sz w:val="20"/>
          <w:szCs w:val="20"/>
        </w:rPr>
        <w:t xml:space="preserve"> </w:t>
      </w:r>
      <w:r>
        <w:rPr>
          <w:rFonts w:ascii="Arial" w:eastAsia="Times New Roman" w:hAnsi="Arial" w:cs="Arial"/>
          <w:sz w:val="20"/>
          <w:szCs w:val="20"/>
        </w:rPr>
        <w:t xml:space="preserve">(teal icons, top row) </w:t>
      </w:r>
      <w:r w:rsidRPr="00961490">
        <w:rPr>
          <w:rFonts w:ascii="Arial" w:eastAsia="Times New Roman" w:hAnsi="Arial" w:cs="Arial"/>
          <w:sz w:val="20"/>
          <w:szCs w:val="20"/>
        </w:rPr>
        <w:t xml:space="preserve">plays in the tradeoff between growth and defense </w:t>
      </w:r>
      <w:r>
        <w:rPr>
          <w:rFonts w:ascii="Arial" w:eastAsia="Times New Roman" w:hAnsi="Arial" w:cs="Arial"/>
          <w:sz w:val="20"/>
          <w:szCs w:val="20"/>
        </w:rPr>
        <w:t>under varying environmental conditions.</w:t>
      </w:r>
      <w:r w:rsidRPr="00961490">
        <w:rPr>
          <w:rFonts w:ascii="Arial" w:eastAsia="Times New Roman" w:hAnsi="Arial" w:cs="Arial"/>
          <w:sz w:val="20"/>
          <w:szCs w:val="20"/>
        </w:rPr>
        <w:t xml:space="preserve"> </w:t>
      </w:r>
      <w:r>
        <w:rPr>
          <w:rFonts w:ascii="Arial" w:eastAsia="Times New Roman" w:hAnsi="Arial" w:cs="Arial"/>
          <w:i/>
          <w:iCs/>
          <w:sz w:val="20"/>
          <w:szCs w:val="20"/>
        </w:rPr>
        <w:t>Endozoicomonas</w:t>
      </w:r>
      <w:r>
        <w:rPr>
          <w:rFonts w:ascii="Arial" w:eastAsia="Times New Roman" w:hAnsi="Arial" w:cs="Arial"/>
          <w:sz w:val="20"/>
          <w:szCs w:val="20"/>
        </w:rPr>
        <w:t xml:space="preserve">-dominated microbiomes may A) provide a metabolic advantage for growth under normal environmental conditions (top left), but B) lack the ecological, structural or immunological defenses against pathogen invasion, and therefore become susceptible to disease under stressful environmental conditions (top right). In contrast, microbiomes not dominated by </w:t>
      </w:r>
      <w:r w:rsidRPr="007F6DB8">
        <w:rPr>
          <w:rFonts w:ascii="Arial" w:eastAsia="Times New Roman" w:hAnsi="Arial" w:cs="Arial"/>
          <w:i/>
          <w:iCs/>
          <w:sz w:val="20"/>
          <w:szCs w:val="20"/>
        </w:rPr>
        <w:t>Endozoicomonas</w:t>
      </w:r>
      <w:r>
        <w:rPr>
          <w:rFonts w:ascii="Arial" w:eastAsia="Times New Roman" w:hAnsi="Arial" w:cs="Arial"/>
          <w:sz w:val="20"/>
          <w:szCs w:val="20"/>
        </w:rPr>
        <w:t xml:space="preserve"> (bottom left) grow </w:t>
      </w:r>
      <w:proofErr w:type="gramStart"/>
      <w:r>
        <w:rPr>
          <w:rFonts w:ascii="Arial" w:eastAsia="Times New Roman" w:hAnsi="Arial" w:cs="Arial"/>
          <w:sz w:val="20"/>
          <w:szCs w:val="20"/>
        </w:rPr>
        <w:t>slower, but</w:t>
      </w:r>
      <w:proofErr w:type="gramEnd"/>
      <w:r>
        <w:rPr>
          <w:rFonts w:ascii="Arial" w:eastAsia="Times New Roman" w:hAnsi="Arial" w:cs="Arial"/>
          <w:sz w:val="20"/>
          <w:szCs w:val="20"/>
        </w:rPr>
        <w:t xml:space="preserve"> may have lower disease susceptibility in stressful environmental conditions (bottom right).</w:t>
      </w:r>
    </w:p>
    <w:sectPr w:rsidR="00270945" w:rsidRPr="0093644C" w:rsidSect="00AF40C3">
      <w:headerReference w:type="default" r:id="rId17"/>
      <w:footerReference w:type="default" r:id="rId18"/>
      <w:type w:val="continuous"/>
      <w:pgSz w:w="12240" w:h="15840"/>
      <w:pgMar w:top="1440" w:right="1800" w:bottom="1440" w:left="1800"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01" w:author="Microsoft Office User" w:date="2024-11-02T11:56:00Z" w:initials="MOU">
    <w:p w14:paraId="63200ACA" w14:textId="77777777" w:rsidR="0042741C" w:rsidRDefault="0042741C" w:rsidP="0042741C">
      <w:r>
        <w:rPr>
          <w:rStyle w:val="CommentReference"/>
        </w:rPr>
        <w:annotationRef/>
      </w:r>
      <w:r>
        <w:rPr>
          <w:rFonts w:ascii="Times New Roman" w:eastAsia="Times New Roman" w:hAnsi="Times New Roman" w:cs="Times New Roman"/>
          <w:color w:val="000000"/>
          <w:sz w:val="20"/>
          <w:szCs w:val="20"/>
        </w:rPr>
        <w:t>We need the rest of the PGLS results here</w:t>
      </w:r>
    </w:p>
  </w:comment>
  <w:comment w:id="202" w:author="Microsoft Office User" w:date="2024-11-02T11:59:00Z" w:initials="MOU">
    <w:p w14:paraId="337B9A8A" w14:textId="77777777" w:rsidR="0042741C" w:rsidRDefault="0042741C" w:rsidP="0042741C">
      <w:r>
        <w:rPr>
          <w:rStyle w:val="CommentReference"/>
        </w:rPr>
        <w:annotationRef/>
      </w:r>
      <w:r>
        <w:rPr>
          <w:rFonts w:ascii="Times New Roman" w:eastAsia="Times New Roman" w:hAnsi="Times New Roman" w:cs="Times New Roman"/>
          <w:color w:val="000000"/>
          <w:sz w:val="20"/>
          <w:szCs w:val="20"/>
        </w:rPr>
        <w:t>Can only find the PGLS results for growth rate, not disease, on GitHub</w:t>
      </w:r>
    </w:p>
  </w:comment>
  <w:comment w:id="207" w:author="Microsoft Office User" w:date="2024-11-02T12:02:00Z" w:initials="MOU">
    <w:p w14:paraId="487CB038" w14:textId="77777777" w:rsidR="002049D3" w:rsidRDefault="002049D3" w:rsidP="002049D3">
      <w:r>
        <w:rPr>
          <w:rStyle w:val="CommentReference"/>
        </w:rPr>
        <w:annotationRef/>
      </w:r>
      <w:r>
        <w:rPr>
          <w:rFonts w:ascii="Times New Roman" w:eastAsia="Times New Roman" w:hAnsi="Times New Roman" w:cs="Times New Roman"/>
          <w:color w:val="000000"/>
          <w:sz w:val="20"/>
          <w:szCs w:val="20"/>
        </w:rPr>
        <w:t>Do we need this as a table?</w:t>
      </w:r>
    </w:p>
  </w:comment>
  <w:comment w:id="208" w:author="Microsoft Office User" w:date="2024-11-02T12:04:00Z" w:initials="MOU">
    <w:p w14:paraId="247439D8" w14:textId="77777777" w:rsidR="002049D3" w:rsidRDefault="002049D3" w:rsidP="002049D3">
      <w:r>
        <w:rPr>
          <w:rStyle w:val="CommentReference"/>
        </w:rPr>
        <w:annotationRef/>
      </w:r>
      <w:r>
        <w:rPr>
          <w:rFonts w:ascii="Times New Roman" w:eastAsia="Times New Roman" w:hAnsi="Times New Roman" w:cs="Times New Roman"/>
          <w:color w:val="000000"/>
          <w:sz w:val="20"/>
          <w:szCs w:val="20"/>
        </w:rPr>
        <w:t>Will have to be Data Table 12, making current Data Table 12 change to 13 (highlighted in ms)</w:t>
      </w:r>
    </w:p>
  </w:comment>
  <w:comment w:id="331" w:author="Microsoft Office User" w:date="2024-11-02T12:03:00Z" w:initials="MOU">
    <w:p w14:paraId="387C4400" w14:textId="16C20ACF" w:rsidR="002049D3" w:rsidRDefault="002049D3" w:rsidP="002049D3">
      <w:r>
        <w:rPr>
          <w:rStyle w:val="CommentReference"/>
        </w:rPr>
        <w:annotationRef/>
      </w:r>
      <w:r>
        <w:rPr>
          <w:rFonts w:ascii="Times New Roman" w:eastAsia="Times New Roman" w:hAnsi="Times New Roman" w:cs="Times New Roman"/>
          <w:color w:val="000000"/>
          <w:sz w:val="20"/>
          <w:szCs w:val="20"/>
        </w:rPr>
        <w:t xml:space="preserve">Might need to make this 13, if we add Endo data table in. </w:t>
      </w:r>
    </w:p>
  </w:comment>
  <w:comment w:id="385" w:author="Microsoft Office User" w:date="2024-11-02T12:03:00Z" w:initials="MOU">
    <w:p w14:paraId="7223634A" w14:textId="77777777" w:rsidR="002049D3" w:rsidRDefault="002049D3" w:rsidP="002049D3">
      <w:r>
        <w:rPr>
          <w:rStyle w:val="CommentReference"/>
        </w:rPr>
        <w:annotationRef/>
      </w:r>
      <w:r>
        <w:rPr>
          <w:rFonts w:ascii="Times New Roman" w:eastAsia="Times New Roman" w:hAnsi="Times New Roman" w:cs="Times New Roman"/>
          <w:color w:val="000000"/>
          <w:sz w:val="20"/>
          <w:szCs w:val="20"/>
        </w:rPr>
        <w:t xml:space="preserve">Might need to make this 13, if we add Endo data table in.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3200ACA" w15:done="0"/>
  <w15:commentEx w15:paraId="337B9A8A" w15:paraIdParent="63200ACA" w15:done="0"/>
  <w15:commentEx w15:paraId="487CB038" w15:done="0"/>
  <w15:commentEx w15:paraId="247439D8" w15:paraIdParent="487CB038" w15:done="0"/>
  <w15:commentEx w15:paraId="387C4400" w15:done="0"/>
  <w15:commentEx w15:paraId="722363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1CE3B93" w16cex:dateUtc="2024-11-02T11:56:00Z"/>
  <w16cex:commentExtensible w16cex:durableId="795F0F32" w16cex:dateUtc="2024-11-02T11:59:00Z"/>
  <w16cex:commentExtensible w16cex:durableId="61321BA0" w16cex:dateUtc="2024-11-02T12:02:00Z"/>
  <w16cex:commentExtensible w16cex:durableId="1DF2F6CE" w16cex:dateUtc="2024-11-02T12:04:00Z"/>
  <w16cex:commentExtensible w16cex:durableId="1EF9F7D2" w16cex:dateUtc="2024-11-02T12:03:00Z"/>
  <w16cex:commentExtensible w16cex:durableId="4D612435" w16cex:dateUtc="2024-11-02T12: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3200ACA" w16cid:durableId="31CE3B93"/>
  <w16cid:commentId w16cid:paraId="337B9A8A" w16cid:durableId="795F0F32"/>
  <w16cid:commentId w16cid:paraId="487CB038" w16cid:durableId="61321BA0"/>
  <w16cid:commentId w16cid:paraId="247439D8" w16cid:durableId="1DF2F6CE"/>
  <w16cid:commentId w16cid:paraId="387C4400" w16cid:durableId="1EF9F7D2"/>
  <w16cid:commentId w16cid:paraId="7223634A" w16cid:durableId="4D6124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A40171" w14:textId="77777777" w:rsidR="00B36883" w:rsidRDefault="00B36883">
      <w:pPr>
        <w:spacing w:after="0"/>
      </w:pPr>
      <w:r>
        <w:separator/>
      </w:r>
    </w:p>
  </w:endnote>
  <w:endnote w:type="continuationSeparator" w:id="0">
    <w:p w14:paraId="2D026940" w14:textId="77777777" w:rsidR="00B36883" w:rsidRDefault="00B368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8E6666" w14:textId="77777777" w:rsidR="00B36883" w:rsidRDefault="00B36883">
      <w:pPr>
        <w:spacing w:after="0"/>
      </w:pPr>
      <w:r>
        <w:separator/>
      </w:r>
    </w:p>
  </w:footnote>
  <w:footnote w:type="continuationSeparator" w:id="0">
    <w:p w14:paraId="7B4DA158" w14:textId="77777777" w:rsidR="00B36883" w:rsidRDefault="00B3688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733D92"/>
    <w:multiLevelType w:val="multilevel"/>
    <w:tmpl w:val="88025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1557196">
    <w:abstractNumId w:val="0"/>
  </w:num>
  <w:num w:numId="2" w16cid:durableId="2071993932">
    <w:abstractNumId w:val="1"/>
  </w:num>
  <w:num w:numId="3" w16cid:durableId="8272155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7"/>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6ECB"/>
    <w:rsid w:val="000245B5"/>
    <w:rsid w:val="000647A2"/>
    <w:rsid w:val="000705E7"/>
    <w:rsid w:val="000C3044"/>
    <w:rsid w:val="000E3957"/>
    <w:rsid w:val="000F0E29"/>
    <w:rsid w:val="00133DAB"/>
    <w:rsid w:val="00152711"/>
    <w:rsid w:val="00156C2B"/>
    <w:rsid w:val="001918C4"/>
    <w:rsid w:val="001E011D"/>
    <w:rsid w:val="001E7B35"/>
    <w:rsid w:val="00201946"/>
    <w:rsid w:val="002049D3"/>
    <w:rsid w:val="002221C7"/>
    <w:rsid w:val="00231978"/>
    <w:rsid w:val="0023358D"/>
    <w:rsid w:val="0023715A"/>
    <w:rsid w:val="00246861"/>
    <w:rsid w:val="00251476"/>
    <w:rsid w:val="0025566D"/>
    <w:rsid w:val="00270945"/>
    <w:rsid w:val="002A7053"/>
    <w:rsid w:val="002B2848"/>
    <w:rsid w:val="002F1CD2"/>
    <w:rsid w:val="002F3DA0"/>
    <w:rsid w:val="003038DA"/>
    <w:rsid w:val="00311725"/>
    <w:rsid w:val="003179B0"/>
    <w:rsid w:val="00332B8B"/>
    <w:rsid w:val="00333F4D"/>
    <w:rsid w:val="003343E2"/>
    <w:rsid w:val="00346790"/>
    <w:rsid w:val="00351696"/>
    <w:rsid w:val="003523AB"/>
    <w:rsid w:val="003830A5"/>
    <w:rsid w:val="00384E59"/>
    <w:rsid w:val="003A6A7D"/>
    <w:rsid w:val="003A7855"/>
    <w:rsid w:val="003B061C"/>
    <w:rsid w:val="003B1D05"/>
    <w:rsid w:val="003B76EA"/>
    <w:rsid w:val="003D7494"/>
    <w:rsid w:val="003F179A"/>
    <w:rsid w:val="00414B79"/>
    <w:rsid w:val="0042741C"/>
    <w:rsid w:val="004408E5"/>
    <w:rsid w:val="00463A4D"/>
    <w:rsid w:val="004730E9"/>
    <w:rsid w:val="00474D11"/>
    <w:rsid w:val="004768C8"/>
    <w:rsid w:val="00483D1D"/>
    <w:rsid w:val="004B135C"/>
    <w:rsid w:val="004B1818"/>
    <w:rsid w:val="004B3D04"/>
    <w:rsid w:val="004E3121"/>
    <w:rsid w:val="004F06EA"/>
    <w:rsid w:val="00505DE3"/>
    <w:rsid w:val="00507FF6"/>
    <w:rsid w:val="005859EF"/>
    <w:rsid w:val="005908B3"/>
    <w:rsid w:val="005A4D34"/>
    <w:rsid w:val="005A78D5"/>
    <w:rsid w:val="005B141A"/>
    <w:rsid w:val="005B5B31"/>
    <w:rsid w:val="005C3A0C"/>
    <w:rsid w:val="005C7DD7"/>
    <w:rsid w:val="005F1366"/>
    <w:rsid w:val="00612F57"/>
    <w:rsid w:val="00623869"/>
    <w:rsid w:val="006374EA"/>
    <w:rsid w:val="00652E0A"/>
    <w:rsid w:val="006663CE"/>
    <w:rsid w:val="006B5D26"/>
    <w:rsid w:val="006D5FE3"/>
    <w:rsid w:val="00707DE2"/>
    <w:rsid w:val="007141C2"/>
    <w:rsid w:val="007338E0"/>
    <w:rsid w:val="007372D3"/>
    <w:rsid w:val="00745B3D"/>
    <w:rsid w:val="007527BE"/>
    <w:rsid w:val="00786E7F"/>
    <w:rsid w:val="007879EF"/>
    <w:rsid w:val="007A7BE8"/>
    <w:rsid w:val="007B209E"/>
    <w:rsid w:val="007B22A3"/>
    <w:rsid w:val="007D3CF8"/>
    <w:rsid w:val="00807677"/>
    <w:rsid w:val="008242C9"/>
    <w:rsid w:val="00831F35"/>
    <w:rsid w:val="00845EF6"/>
    <w:rsid w:val="00847C6F"/>
    <w:rsid w:val="00852AF7"/>
    <w:rsid w:val="00877DFA"/>
    <w:rsid w:val="0088066B"/>
    <w:rsid w:val="008A1949"/>
    <w:rsid w:val="008E6DB8"/>
    <w:rsid w:val="00904FBD"/>
    <w:rsid w:val="00906414"/>
    <w:rsid w:val="00931AB6"/>
    <w:rsid w:val="0093644C"/>
    <w:rsid w:val="00961490"/>
    <w:rsid w:val="00961D00"/>
    <w:rsid w:val="00980C22"/>
    <w:rsid w:val="00982817"/>
    <w:rsid w:val="00993F13"/>
    <w:rsid w:val="009A6B1B"/>
    <w:rsid w:val="009D3A12"/>
    <w:rsid w:val="009E04D5"/>
    <w:rsid w:val="009E267C"/>
    <w:rsid w:val="009E4D76"/>
    <w:rsid w:val="009E7CFE"/>
    <w:rsid w:val="009F66BE"/>
    <w:rsid w:val="00A1401C"/>
    <w:rsid w:val="00A143DC"/>
    <w:rsid w:val="00A32B03"/>
    <w:rsid w:val="00A53343"/>
    <w:rsid w:val="00A635A9"/>
    <w:rsid w:val="00A67AC9"/>
    <w:rsid w:val="00A706E6"/>
    <w:rsid w:val="00A71BED"/>
    <w:rsid w:val="00A84FF9"/>
    <w:rsid w:val="00A85CC3"/>
    <w:rsid w:val="00AB043D"/>
    <w:rsid w:val="00AE60EF"/>
    <w:rsid w:val="00AE7C6A"/>
    <w:rsid w:val="00AF3C99"/>
    <w:rsid w:val="00AF40C3"/>
    <w:rsid w:val="00B17150"/>
    <w:rsid w:val="00B30924"/>
    <w:rsid w:val="00B3677A"/>
    <w:rsid w:val="00B36883"/>
    <w:rsid w:val="00B40DE1"/>
    <w:rsid w:val="00B4169B"/>
    <w:rsid w:val="00B9147E"/>
    <w:rsid w:val="00BA052C"/>
    <w:rsid w:val="00BB6DA8"/>
    <w:rsid w:val="00BF4E69"/>
    <w:rsid w:val="00BF5475"/>
    <w:rsid w:val="00C04DDF"/>
    <w:rsid w:val="00C059B3"/>
    <w:rsid w:val="00C23DDD"/>
    <w:rsid w:val="00C80A23"/>
    <w:rsid w:val="00C81643"/>
    <w:rsid w:val="00C96F29"/>
    <w:rsid w:val="00C97AF8"/>
    <w:rsid w:val="00CB41DE"/>
    <w:rsid w:val="00CB5B28"/>
    <w:rsid w:val="00CC5619"/>
    <w:rsid w:val="00CF248A"/>
    <w:rsid w:val="00CF6CD3"/>
    <w:rsid w:val="00D021BE"/>
    <w:rsid w:val="00D44B56"/>
    <w:rsid w:val="00D91DAF"/>
    <w:rsid w:val="00DA6924"/>
    <w:rsid w:val="00DB72A3"/>
    <w:rsid w:val="00DC6835"/>
    <w:rsid w:val="00DE432C"/>
    <w:rsid w:val="00DF0604"/>
    <w:rsid w:val="00DF48AE"/>
    <w:rsid w:val="00DF71E5"/>
    <w:rsid w:val="00E01958"/>
    <w:rsid w:val="00E227EE"/>
    <w:rsid w:val="00E6133D"/>
    <w:rsid w:val="00EB02BE"/>
    <w:rsid w:val="00EF39F7"/>
    <w:rsid w:val="00EF57E3"/>
    <w:rsid w:val="00F126F5"/>
    <w:rsid w:val="00F126FF"/>
    <w:rsid w:val="00F305AE"/>
    <w:rsid w:val="00F34013"/>
    <w:rsid w:val="00F44CA0"/>
    <w:rsid w:val="00F649EE"/>
    <w:rsid w:val="00F7786C"/>
    <w:rsid w:val="00F83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61490"/>
    <w:rPr>
      <w:color w:val="605E5C"/>
      <w:shd w:val="clear" w:color="auto" w:fill="E1DFDD"/>
    </w:rPr>
  </w:style>
  <w:style w:type="character" w:customStyle="1" w:styleId="highwire-cite-metadata-journal">
    <w:name w:val="highwire-cite-metadata-journal"/>
    <w:basedOn w:val="DefaultParagraphFont"/>
    <w:rsid w:val="00961490"/>
  </w:style>
  <w:style w:type="character" w:customStyle="1" w:styleId="highwire-cite-metadata-pages">
    <w:name w:val="highwire-cite-metadata-pages"/>
    <w:basedOn w:val="DefaultParagraphFont"/>
    <w:rsid w:val="00961490"/>
  </w:style>
  <w:style w:type="paragraph" w:styleId="Header">
    <w:name w:val="header"/>
    <w:basedOn w:val="Normal"/>
    <w:link w:val="HeaderChar"/>
    <w:uiPriority w:val="99"/>
    <w:unhideWhenUsed/>
    <w:rsid w:val="00961490"/>
    <w:pPr>
      <w:tabs>
        <w:tab w:val="center" w:pos="4680"/>
        <w:tab w:val="right" w:pos="9360"/>
      </w:tabs>
      <w:spacing w:after="0"/>
    </w:pPr>
  </w:style>
  <w:style w:type="character" w:customStyle="1" w:styleId="HeaderChar">
    <w:name w:val="Header Char"/>
    <w:basedOn w:val="DefaultParagraphFont"/>
    <w:link w:val="Header"/>
    <w:uiPriority w:val="99"/>
    <w:rsid w:val="00961490"/>
  </w:style>
  <w:style w:type="paragraph" w:styleId="Footer">
    <w:name w:val="footer"/>
    <w:basedOn w:val="Normal"/>
    <w:link w:val="FooterChar"/>
    <w:uiPriority w:val="99"/>
    <w:unhideWhenUsed/>
    <w:rsid w:val="00961490"/>
    <w:pPr>
      <w:tabs>
        <w:tab w:val="center" w:pos="4680"/>
        <w:tab w:val="right" w:pos="9360"/>
      </w:tabs>
      <w:spacing w:after="0"/>
    </w:pPr>
  </w:style>
  <w:style w:type="character" w:customStyle="1" w:styleId="FooterChar">
    <w:name w:val="Footer Char"/>
    <w:basedOn w:val="DefaultParagraphFont"/>
    <w:link w:val="Footer"/>
    <w:uiPriority w:val="99"/>
    <w:rsid w:val="00961490"/>
  </w:style>
  <w:style w:type="character" w:styleId="LineNumber">
    <w:name w:val="line number"/>
    <w:basedOn w:val="DefaultParagraphFont"/>
    <w:uiPriority w:val="99"/>
    <w:semiHidden/>
    <w:unhideWhenUsed/>
    <w:rsid w:val="00961490"/>
  </w:style>
  <w:style w:type="paragraph" w:styleId="Revision">
    <w:name w:val="Revision"/>
    <w:hidden/>
    <w:uiPriority w:val="99"/>
    <w:semiHidden/>
    <w:rsid w:val="007141C2"/>
    <w:pPr>
      <w:spacing w:after="0"/>
    </w:pPr>
  </w:style>
  <w:style w:type="paragraph" w:styleId="Bibliography">
    <w:name w:val="Bibliography"/>
    <w:basedOn w:val="Normal"/>
    <w:next w:val="Normal"/>
    <w:uiPriority w:val="37"/>
    <w:unhideWhenUsed/>
    <w:rsid w:val="002F1CD2"/>
    <w:pPr>
      <w:tabs>
        <w:tab w:val="left" w:pos="380"/>
      </w:tabs>
      <w:spacing w:after="0" w:line="480" w:lineRule="auto"/>
      <w:ind w:left="384" w:hanging="384"/>
    </w:pPr>
  </w:style>
  <w:style w:type="paragraph" w:styleId="HTMLPreformatted">
    <w:name w:val="HTML Preformatted"/>
    <w:basedOn w:val="Normal"/>
    <w:link w:val="HTMLPreformattedChar"/>
    <w:uiPriority w:val="99"/>
    <w:unhideWhenUsed/>
    <w:rsid w:val="00DF0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F0604"/>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859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82567754">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702940630">
      <w:bodyDiv w:val="1"/>
      <w:marLeft w:val="0"/>
      <w:marRight w:val="0"/>
      <w:marTop w:val="0"/>
      <w:marBottom w:val="0"/>
      <w:divBdr>
        <w:top w:val="none" w:sz="0" w:space="0" w:color="auto"/>
        <w:left w:val="none" w:sz="0" w:space="0" w:color="auto"/>
        <w:bottom w:val="none" w:sz="0" w:space="0" w:color="auto"/>
        <w:right w:val="none" w:sz="0" w:space="0" w:color="auto"/>
      </w:divBdr>
    </w:div>
    <w:div w:id="1290477762">
      <w:bodyDiv w:val="1"/>
      <w:marLeft w:val="0"/>
      <w:marRight w:val="0"/>
      <w:marTop w:val="0"/>
      <w:marBottom w:val="0"/>
      <w:divBdr>
        <w:top w:val="none" w:sz="0" w:space="0" w:color="auto"/>
        <w:left w:val="none" w:sz="0" w:space="0" w:color="auto"/>
        <w:bottom w:val="none" w:sz="0" w:space="0" w:color="auto"/>
        <w:right w:val="none" w:sz="0" w:space="0" w:color="auto"/>
      </w:divBdr>
    </w:div>
    <w:div w:id="1718773967">
      <w:bodyDiv w:val="1"/>
      <w:marLeft w:val="0"/>
      <w:marRight w:val="0"/>
      <w:marTop w:val="0"/>
      <w:marBottom w:val="0"/>
      <w:divBdr>
        <w:top w:val="none" w:sz="0" w:space="0" w:color="auto"/>
        <w:left w:val="none" w:sz="0" w:space="0" w:color="auto"/>
        <w:bottom w:val="none" w:sz="0" w:space="0" w:color="auto"/>
        <w:right w:val="none" w:sz="0" w:space="0" w:color="auto"/>
      </w:divBdr>
    </w:div>
    <w:div w:id="211493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rp.org/" TargetMode="Externa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27</Pages>
  <Words>51316</Words>
  <Characters>292506</Characters>
  <Application>Microsoft Office Word</Application>
  <DocSecurity>0</DocSecurity>
  <Lines>2437</Lines>
  <Paragraphs>686</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343136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Microsoft Office User</cp:lastModifiedBy>
  <cp:revision>4</cp:revision>
  <dcterms:created xsi:type="dcterms:W3CDTF">2024-11-02T11:59:00Z</dcterms:created>
  <dcterms:modified xsi:type="dcterms:W3CDTF">2024-11-02T13:01:00Z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id="ViKPBahs"/&gt;&lt;style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value="true"/&gt;&lt;/prefs&gt;&lt;/data&gt;</vt:lpwstr>
  </property>
</Properties>
</file>