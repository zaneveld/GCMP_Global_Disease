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184208" w14:textId="77777777" w:rsidR="00C04DDF" w:rsidRPr="00961490" w:rsidRDefault="00C04DDF" w:rsidP="00C04DDF">
      <w:pPr>
        <w:rPr>
          <w:rFonts w:ascii="Arial" w:eastAsia="Times New Roman" w:hAnsi="Arial" w:cs="Arial"/>
          <w:b/>
        </w:rPr>
      </w:pPr>
      <w:r w:rsidRPr="00961490">
        <w:rPr>
          <w:rFonts w:ascii="Arial" w:eastAsia="Times New Roman" w:hAnsi="Arial" w:cs="Arial"/>
          <w:b/>
        </w:rPr>
        <w:t>Evidence for microbially-mediated tradeoffs between growth and defense throughout coral evolution</w:t>
      </w:r>
    </w:p>
    <w:p w14:paraId="61AA2F94" w14:textId="40382311" w:rsidR="00C04DDF" w:rsidRPr="00246861" w:rsidRDefault="00C04DDF" w:rsidP="00C04DDF">
      <w:pPr>
        <w:rPr>
          <w:rFonts w:ascii="Arial" w:eastAsia="Times New Roman" w:hAnsi="Arial" w:cs="Arial"/>
          <w:color w:val="000000"/>
          <w:sz w:val="20"/>
          <w:szCs w:val="20"/>
          <w:vertAlign w:val="superscript"/>
        </w:rPr>
      </w:pPr>
      <w:r w:rsidRPr="00246861">
        <w:rPr>
          <w:rFonts w:ascii="Arial" w:eastAsia="Times New Roman" w:hAnsi="Arial" w:cs="Arial"/>
          <w:color w:val="000000"/>
          <w:sz w:val="20"/>
          <w:szCs w:val="20"/>
        </w:rPr>
        <w:t>Hannah E. Epstein</w:t>
      </w:r>
      <w:r w:rsidRPr="00246861">
        <w:rPr>
          <w:rFonts w:ascii="Arial" w:eastAsia="Times New Roman" w:hAnsi="Arial" w:cs="Arial"/>
          <w:color w:val="000000"/>
          <w:sz w:val="20"/>
          <w:szCs w:val="20"/>
          <w:vertAlign w:val="superscript"/>
        </w:rPr>
        <w:t>1</w:t>
      </w:r>
      <w:r>
        <w:rPr>
          <w:rFonts w:ascii="Arial" w:eastAsia="Times New Roman" w:hAnsi="Arial" w:cs="Arial"/>
          <w:color w:val="000000"/>
          <w:sz w:val="20"/>
          <w:szCs w:val="20"/>
          <w:vertAlign w:val="superscript"/>
        </w:rPr>
        <w:t>,2*</w:t>
      </w:r>
      <w:ins w:id="0" w:author="Microsoft Office User" w:date="2024-11-04T09:26:00Z">
        <w:r w:rsidR="00312DC2">
          <w:rPr>
            <w:rFonts w:ascii="Arial" w:eastAsia="Times New Roman" w:hAnsi="Arial" w:cs="Arial"/>
            <w:color w:val="000000"/>
            <w:sz w:val="20"/>
            <w:szCs w:val="20"/>
            <w:vertAlign w:val="superscript"/>
          </w:rPr>
          <w:t>#</w:t>
        </w:r>
      </w:ins>
      <w:r w:rsidRPr="00246861">
        <w:rPr>
          <w:rFonts w:ascii="Arial" w:eastAsia="Times New Roman" w:hAnsi="Arial" w:cs="Arial"/>
          <w:color w:val="000000"/>
          <w:sz w:val="20"/>
          <w:szCs w:val="20"/>
        </w:rPr>
        <w:t>, Tanya Brown</w:t>
      </w:r>
      <w:ins w:id="1" w:author="Microsoft Office User" w:date="2024-11-04T09:27:00Z">
        <w:r w:rsidR="00312DC2">
          <w:rPr>
            <w:rFonts w:ascii="Arial" w:eastAsia="Times New Roman" w:hAnsi="Arial" w:cs="Arial"/>
            <w:color w:val="000000"/>
            <w:sz w:val="20"/>
            <w:szCs w:val="20"/>
            <w:vertAlign w:val="superscript"/>
          </w:rPr>
          <w:t>#</w:t>
        </w:r>
      </w:ins>
      <w:r>
        <w:rPr>
          <w:rFonts w:ascii="Arial" w:eastAsia="Times New Roman" w:hAnsi="Arial" w:cs="Arial"/>
          <w:sz w:val="20"/>
          <w:szCs w:val="20"/>
          <w:vertAlign w:val="superscript"/>
        </w:rPr>
        <w:t>3,4</w:t>
      </w:r>
      <w:r w:rsidRPr="00246861">
        <w:rPr>
          <w:rFonts w:ascii="Arial" w:eastAsia="Times New Roman" w:hAnsi="Arial" w:cs="Arial"/>
          <w:sz w:val="20"/>
          <w:szCs w:val="20"/>
        </w:rPr>
        <w:t xml:space="preserve">, </w:t>
      </w:r>
      <w:r w:rsidRPr="00246861">
        <w:rPr>
          <w:rFonts w:ascii="Arial" w:eastAsia="Times New Roman" w:hAnsi="Arial" w:cs="Arial"/>
          <w:color w:val="000000"/>
          <w:sz w:val="20"/>
          <w:szCs w:val="20"/>
        </w:rPr>
        <w:t>Ay</w:t>
      </w:r>
      <w:r w:rsidRPr="00246861">
        <w:rPr>
          <w:rFonts w:ascii="Arial" w:hAnsi="Arial" w:cs="Arial"/>
          <w:color w:val="000000"/>
          <w:sz w:val="20"/>
          <w:szCs w:val="20"/>
        </w:rPr>
        <w:t>ọ</w:t>
      </w:r>
      <w:r w:rsidRPr="00246861">
        <w:rPr>
          <w:rFonts w:ascii="Arial" w:eastAsia="Times New Roman" w:hAnsi="Arial" w:cs="Arial"/>
          <w:color w:val="000000"/>
          <w:sz w:val="20"/>
          <w:szCs w:val="20"/>
        </w:rPr>
        <w:t>mikun O. Akinrinade</w:t>
      </w:r>
      <w:r>
        <w:rPr>
          <w:rFonts w:ascii="Arial" w:eastAsia="Times New Roman" w:hAnsi="Arial" w:cs="Arial"/>
          <w:sz w:val="20"/>
          <w:szCs w:val="20"/>
          <w:vertAlign w:val="superscript"/>
        </w:rPr>
        <w:t>3,5</w:t>
      </w:r>
      <w:r w:rsidRPr="00246861">
        <w:rPr>
          <w:rFonts w:ascii="Arial" w:eastAsia="Times New Roman" w:hAnsi="Arial" w:cs="Arial"/>
          <w:sz w:val="20"/>
          <w:szCs w:val="20"/>
        </w:rPr>
        <w:t>, Ryan McMinds</w:t>
      </w:r>
      <w:r>
        <w:rPr>
          <w:rFonts w:ascii="Arial" w:eastAsia="Times New Roman" w:hAnsi="Arial" w:cs="Arial"/>
          <w:sz w:val="20"/>
          <w:szCs w:val="20"/>
          <w:vertAlign w:val="superscript"/>
        </w:rPr>
        <w:t>2</w:t>
      </w:r>
      <w:r w:rsidRPr="00246861">
        <w:rPr>
          <w:rFonts w:ascii="Arial" w:eastAsia="Times New Roman" w:hAnsi="Arial" w:cs="Arial"/>
          <w:sz w:val="20"/>
          <w:szCs w:val="20"/>
          <w:vertAlign w:val="superscript"/>
        </w:rPr>
        <w:t>,</w:t>
      </w:r>
      <w:r>
        <w:rPr>
          <w:rFonts w:ascii="Arial" w:eastAsia="Times New Roman" w:hAnsi="Arial" w:cs="Arial"/>
          <w:sz w:val="20"/>
          <w:szCs w:val="20"/>
          <w:vertAlign w:val="superscript"/>
        </w:rPr>
        <w:t>6</w:t>
      </w:r>
      <w:r w:rsidRPr="00246861">
        <w:rPr>
          <w:rFonts w:ascii="Arial" w:eastAsia="Times New Roman" w:hAnsi="Arial" w:cs="Arial"/>
          <w:sz w:val="20"/>
          <w:szCs w:val="20"/>
        </w:rPr>
        <w:t xml:space="preserve">, </w:t>
      </w:r>
      <w:r w:rsidRPr="00246861">
        <w:rPr>
          <w:rFonts w:ascii="Arial" w:eastAsia="Times New Roman" w:hAnsi="Arial" w:cs="Arial"/>
          <w:color w:val="000000"/>
          <w:sz w:val="20"/>
          <w:szCs w:val="20"/>
        </w:rPr>
        <w:t>F. Joseph</w:t>
      </w:r>
      <w:r w:rsidRPr="00246861">
        <w:rPr>
          <w:rFonts w:ascii="Arial" w:eastAsia="Times New Roman" w:hAnsi="Arial" w:cs="Arial"/>
          <w:sz w:val="20"/>
          <w:szCs w:val="20"/>
        </w:rPr>
        <w:t xml:space="preserve"> </w:t>
      </w:r>
      <w:r w:rsidRPr="00246861">
        <w:rPr>
          <w:rFonts w:ascii="Arial" w:eastAsia="Times New Roman" w:hAnsi="Arial" w:cs="Arial"/>
          <w:color w:val="000000"/>
          <w:sz w:val="20"/>
          <w:szCs w:val="20"/>
        </w:rPr>
        <w:t>Pollock</w:t>
      </w:r>
      <w:r>
        <w:rPr>
          <w:rFonts w:ascii="Arial" w:eastAsia="Times New Roman" w:hAnsi="Arial" w:cs="Arial"/>
          <w:sz w:val="20"/>
          <w:szCs w:val="20"/>
          <w:vertAlign w:val="superscript"/>
        </w:rPr>
        <w:t>7</w:t>
      </w:r>
      <w:r w:rsidRPr="00246861">
        <w:rPr>
          <w:rFonts w:ascii="Arial" w:eastAsia="Times New Roman" w:hAnsi="Arial" w:cs="Arial"/>
          <w:sz w:val="20"/>
          <w:szCs w:val="20"/>
          <w:vertAlign w:val="superscript"/>
        </w:rPr>
        <w:t>,</w:t>
      </w:r>
      <w:r>
        <w:rPr>
          <w:rFonts w:ascii="Arial" w:eastAsia="Times New Roman" w:hAnsi="Arial" w:cs="Arial"/>
          <w:sz w:val="20"/>
          <w:szCs w:val="20"/>
          <w:vertAlign w:val="superscript"/>
        </w:rPr>
        <w:t>8</w:t>
      </w:r>
      <w:r w:rsidRPr="00246861">
        <w:rPr>
          <w:rFonts w:ascii="Arial" w:eastAsia="Times New Roman" w:hAnsi="Arial" w:cs="Arial"/>
          <w:sz w:val="20"/>
          <w:szCs w:val="20"/>
        </w:rPr>
        <w:t>, Dylan Sonett</w:t>
      </w:r>
      <w:r>
        <w:rPr>
          <w:rFonts w:ascii="Arial" w:eastAsia="Times New Roman" w:hAnsi="Arial" w:cs="Arial"/>
          <w:sz w:val="20"/>
          <w:szCs w:val="20"/>
          <w:vertAlign w:val="superscript"/>
        </w:rPr>
        <w:t>9</w:t>
      </w:r>
      <w:r w:rsidRPr="00246861">
        <w:rPr>
          <w:rFonts w:ascii="Arial" w:eastAsia="Times New Roman" w:hAnsi="Arial" w:cs="Arial"/>
          <w:sz w:val="20"/>
          <w:szCs w:val="20"/>
        </w:rPr>
        <w:t xml:space="preserve">, </w:t>
      </w:r>
      <w:r w:rsidRPr="00246861">
        <w:rPr>
          <w:rFonts w:ascii="Arial" w:eastAsia="Times New Roman" w:hAnsi="Arial" w:cs="Arial"/>
          <w:color w:val="000000"/>
          <w:sz w:val="20"/>
          <w:szCs w:val="20"/>
        </w:rPr>
        <w:t>Styles Smith</w:t>
      </w:r>
      <w:r>
        <w:rPr>
          <w:rFonts w:ascii="Arial" w:eastAsia="Times New Roman" w:hAnsi="Arial" w:cs="Arial"/>
          <w:sz w:val="20"/>
          <w:szCs w:val="20"/>
          <w:vertAlign w:val="superscript"/>
        </w:rPr>
        <w:t>7</w:t>
      </w:r>
      <w:r w:rsidRPr="00246861">
        <w:rPr>
          <w:rFonts w:ascii="Arial" w:eastAsia="Times New Roman" w:hAnsi="Arial" w:cs="Arial"/>
          <w:sz w:val="20"/>
          <w:szCs w:val="20"/>
        </w:rPr>
        <w:t xml:space="preserve">, </w:t>
      </w:r>
      <w:r w:rsidRPr="00246861">
        <w:rPr>
          <w:rFonts w:ascii="Arial" w:eastAsia="Times New Roman" w:hAnsi="Arial" w:cs="Arial"/>
          <w:color w:val="000000"/>
          <w:sz w:val="20"/>
          <w:szCs w:val="20"/>
        </w:rPr>
        <w:t>David G. Bourne</w:t>
      </w:r>
      <w:r>
        <w:rPr>
          <w:rFonts w:ascii="Arial" w:eastAsia="Times New Roman" w:hAnsi="Arial" w:cs="Arial"/>
          <w:sz w:val="20"/>
          <w:szCs w:val="20"/>
          <w:vertAlign w:val="superscript"/>
        </w:rPr>
        <w:t>10,11</w:t>
      </w:r>
      <w:r w:rsidRPr="00246861">
        <w:rPr>
          <w:rFonts w:ascii="Arial" w:eastAsia="Times New Roman" w:hAnsi="Arial" w:cs="Arial"/>
          <w:sz w:val="20"/>
          <w:szCs w:val="20"/>
        </w:rPr>
        <w:t>, Carolina S. Carpenter</w:t>
      </w:r>
      <w:r w:rsidRPr="00246861">
        <w:rPr>
          <w:rFonts w:ascii="Arial" w:eastAsia="Times New Roman" w:hAnsi="Arial" w:cs="Arial"/>
          <w:sz w:val="20"/>
          <w:szCs w:val="20"/>
          <w:vertAlign w:val="superscript"/>
        </w:rPr>
        <w:t>1</w:t>
      </w:r>
      <w:r>
        <w:rPr>
          <w:rFonts w:ascii="Arial" w:eastAsia="Times New Roman" w:hAnsi="Arial" w:cs="Arial"/>
          <w:sz w:val="20"/>
          <w:szCs w:val="20"/>
          <w:vertAlign w:val="superscript"/>
        </w:rPr>
        <w:t>2</w:t>
      </w:r>
      <w:r w:rsidRPr="00246861">
        <w:rPr>
          <w:rFonts w:ascii="Arial" w:eastAsia="Times New Roman" w:hAnsi="Arial" w:cs="Arial"/>
          <w:sz w:val="20"/>
          <w:szCs w:val="20"/>
          <w:vertAlign w:val="superscript"/>
        </w:rPr>
        <w:t>,1</w:t>
      </w:r>
      <w:r>
        <w:rPr>
          <w:rFonts w:ascii="Arial" w:eastAsia="Times New Roman" w:hAnsi="Arial" w:cs="Arial"/>
          <w:sz w:val="20"/>
          <w:szCs w:val="20"/>
          <w:vertAlign w:val="superscript"/>
        </w:rPr>
        <w:t>3</w:t>
      </w:r>
      <w:r w:rsidRPr="00246861">
        <w:rPr>
          <w:rFonts w:ascii="Arial" w:eastAsia="Times New Roman" w:hAnsi="Arial" w:cs="Arial"/>
          <w:sz w:val="20"/>
          <w:szCs w:val="20"/>
        </w:rPr>
        <w:t>, Rob Knight</w:t>
      </w:r>
      <w:r w:rsidRPr="00246861">
        <w:rPr>
          <w:rFonts w:ascii="Arial" w:eastAsia="Times New Roman" w:hAnsi="Arial" w:cs="Arial"/>
          <w:sz w:val="20"/>
          <w:szCs w:val="20"/>
          <w:vertAlign w:val="superscript"/>
        </w:rPr>
        <w:t>1</w:t>
      </w:r>
      <w:r>
        <w:rPr>
          <w:rFonts w:ascii="Arial" w:eastAsia="Times New Roman" w:hAnsi="Arial" w:cs="Arial"/>
          <w:sz w:val="20"/>
          <w:szCs w:val="20"/>
          <w:vertAlign w:val="superscript"/>
        </w:rPr>
        <w:t>3</w:t>
      </w:r>
      <w:r w:rsidRPr="00246861">
        <w:rPr>
          <w:rFonts w:ascii="Arial" w:eastAsia="Times New Roman" w:hAnsi="Arial" w:cs="Arial"/>
          <w:sz w:val="20"/>
          <w:szCs w:val="20"/>
          <w:vertAlign w:val="superscript"/>
        </w:rPr>
        <w:t>-1</w:t>
      </w:r>
      <w:ins w:id="2" w:author="Microsoft Office User" w:date="2024-11-02T10:44:00Z">
        <w:r w:rsidR="007B209E">
          <w:rPr>
            <w:rFonts w:ascii="Arial" w:eastAsia="Times New Roman" w:hAnsi="Arial" w:cs="Arial"/>
            <w:sz w:val="20"/>
            <w:szCs w:val="20"/>
            <w:vertAlign w:val="superscript"/>
          </w:rPr>
          <w:t>7</w:t>
        </w:r>
      </w:ins>
      <w:del w:id="3" w:author="Microsoft Office User" w:date="2024-11-02T10:44:00Z">
        <w:r w:rsidDel="007B209E">
          <w:rPr>
            <w:rFonts w:ascii="Arial" w:eastAsia="Times New Roman" w:hAnsi="Arial" w:cs="Arial"/>
            <w:sz w:val="20"/>
            <w:szCs w:val="20"/>
            <w:vertAlign w:val="superscript"/>
          </w:rPr>
          <w:delText>6</w:delText>
        </w:r>
      </w:del>
      <w:r w:rsidRPr="00246861">
        <w:rPr>
          <w:rFonts w:ascii="Arial" w:eastAsia="Times New Roman" w:hAnsi="Arial" w:cs="Arial"/>
          <w:sz w:val="20"/>
          <w:szCs w:val="20"/>
        </w:rPr>
        <w:t xml:space="preserve">, </w:t>
      </w:r>
      <w:r w:rsidRPr="00246861">
        <w:rPr>
          <w:rFonts w:ascii="Arial" w:eastAsia="Times New Roman" w:hAnsi="Arial" w:cs="Arial"/>
          <w:color w:val="000000"/>
          <w:sz w:val="20"/>
          <w:szCs w:val="20"/>
        </w:rPr>
        <w:t>Bette L. Willis</w:t>
      </w:r>
      <w:r>
        <w:rPr>
          <w:rFonts w:ascii="Arial" w:eastAsia="Times New Roman" w:hAnsi="Arial" w:cs="Arial"/>
          <w:sz w:val="20"/>
          <w:szCs w:val="20"/>
          <w:vertAlign w:val="superscript"/>
        </w:rPr>
        <w:t>10</w:t>
      </w:r>
      <w:r w:rsidRPr="00246861">
        <w:rPr>
          <w:rFonts w:ascii="Arial" w:eastAsia="Times New Roman" w:hAnsi="Arial" w:cs="Arial"/>
          <w:color w:val="000000"/>
          <w:sz w:val="20"/>
          <w:szCs w:val="20"/>
          <w:vertAlign w:val="superscript"/>
        </w:rPr>
        <w:t>,</w:t>
      </w:r>
      <w:r w:rsidRPr="00246861">
        <w:rPr>
          <w:rFonts w:ascii="Arial" w:eastAsia="Times New Roman" w:hAnsi="Arial" w:cs="Arial"/>
          <w:sz w:val="20"/>
          <w:szCs w:val="20"/>
          <w:vertAlign w:val="superscript"/>
        </w:rPr>
        <w:t>1</w:t>
      </w:r>
      <w:ins w:id="4" w:author="Microsoft Office User" w:date="2024-11-02T10:44:00Z">
        <w:r w:rsidR="007B209E">
          <w:rPr>
            <w:rFonts w:ascii="Arial" w:eastAsia="Times New Roman" w:hAnsi="Arial" w:cs="Arial"/>
            <w:sz w:val="20"/>
            <w:szCs w:val="20"/>
            <w:vertAlign w:val="superscript"/>
          </w:rPr>
          <w:t>8</w:t>
        </w:r>
      </w:ins>
      <w:del w:id="5" w:author="Microsoft Office User" w:date="2024-11-02T10:44:00Z">
        <w:r w:rsidDel="007B209E">
          <w:rPr>
            <w:rFonts w:ascii="Arial" w:eastAsia="Times New Roman" w:hAnsi="Arial" w:cs="Arial"/>
            <w:sz w:val="20"/>
            <w:szCs w:val="20"/>
            <w:vertAlign w:val="superscript"/>
          </w:rPr>
          <w:delText>7</w:delText>
        </w:r>
      </w:del>
      <w:r w:rsidRPr="00246861">
        <w:rPr>
          <w:rFonts w:ascii="Arial" w:eastAsia="Times New Roman" w:hAnsi="Arial" w:cs="Arial"/>
          <w:sz w:val="20"/>
          <w:szCs w:val="20"/>
        </w:rPr>
        <w:t xml:space="preserve">, </w:t>
      </w:r>
      <w:r w:rsidRPr="00246861">
        <w:rPr>
          <w:rFonts w:ascii="Arial" w:eastAsia="Times New Roman" w:hAnsi="Arial" w:cs="Arial"/>
          <w:color w:val="000000"/>
          <w:sz w:val="20"/>
          <w:szCs w:val="20"/>
        </w:rPr>
        <w:t>Mónica Medina</w:t>
      </w:r>
      <w:r>
        <w:rPr>
          <w:rFonts w:ascii="Arial" w:eastAsia="Times New Roman" w:hAnsi="Arial" w:cs="Arial"/>
          <w:sz w:val="20"/>
          <w:szCs w:val="20"/>
          <w:vertAlign w:val="superscript"/>
        </w:rPr>
        <w:t>7</w:t>
      </w:r>
      <w:r w:rsidRPr="00246861">
        <w:rPr>
          <w:rFonts w:ascii="Arial" w:eastAsia="Times New Roman" w:hAnsi="Arial" w:cs="Arial"/>
          <w:sz w:val="20"/>
          <w:szCs w:val="20"/>
        </w:rPr>
        <w:t xml:space="preserve">, </w:t>
      </w:r>
      <w:r w:rsidRPr="00246861">
        <w:rPr>
          <w:rFonts w:ascii="Arial" w:eastAsia="Times New Roman" w:hAnsi="Arial" w:cs="Arial"/>
          <w:color w:val="000000"/>
          <w:sz w:val="20"/>
          <w:szCs w:val="20"/>
        </w:rPr>
        <w:t>Joleah B. Lamb</w:t>
      </w:r>
      <w:r>
        <w:rPr>
          <w:rFonts w:ascii="Arial" w:eastAsia="Times New Roman" w:hAnsi="Arial" w:cs="Arial"/>
          <w:sz w:val="20"/>
          <w:szCs w:val="20"/>
          <w:vertAlign w:val="superscript"/>
        </w:rPr>
        <w:t>5</w:t>
      </w:r>
      <w:r w:rsidRPr="00246861">
        <w:rPr>
          <w:rFonts w:ascii="Arial" w:eastAsia="Times New Roman" w:hAnsi="Arial" w:cs="Arial"/>
          <w:sz w:val="20"/>
          <w:szCs w:val="20"/>
        </w:rPr>
        <w:t xml:space="preserve">, </w:t>
      </w:r>
      <w:r w:rsidRPr="00246861">
        <w:rPr>
          <w:rFonts w:ascii="Arial" w:eastAsia="Times New Roman" w:hAnsi="Arial" w:cs="Arial"/>
          <w:color w:val="000000"/>
          <w:sz w:val="20"/>
          <w:szCs w:val="20"/>
        </w:rPr>
        <w:t>Rebecca Vega Thurber</w:t>
      </w:r>
      <w:r>
        <w:rPr>
          <w:rFonts w:ascii="Arial" w:eastAsia="Times New Roman" w:hAnsi="Arial" w:cs="Arial"/>
          <w:color w:val="000000"/>
          <w:sz w:val="20"/>
          <w:szCs w:val="20"/>
          <w:vertAlign w:val="superscript"/>
        </w:rPr>
        <w:t>2</w:t>
      </w:r>
      <w:r w:rsidRPr="00246861">
        <w:rPr>
          <w:rFonts w:ascii="Arial" w:eastAsia="Times New Roman" w:hAnsi="Arial" w:cs="Arial"/>
          <w:sz w:val="20"/>
          <w:szCs w:val="20"/>
        </w:rPr>
        <w:t xml:space="preserve">, </w:t>
      </w:r>
      <w:r w:rsidRPr="00246861">
        <w:rPr>
          <w:rFonts w:ascii="Arial" w:eastAsia="Times New Roman" w:hAnsi="Arial" w:cs="Arial"/>
          <w:color w:val="000000"/>
          <w:sz w:val="20"/>
          <w:szCs w:val="20"/>
        </w:rPr>
        <w:t>Jesse R. Zaneveld</w:t>
      </w:r>
      <w:r>
        <w:rPr>
          <w:rFonts w:ascii="Arial" w:eastAsia="Times New Roman" w:hAnsi="Arial" w:cs="Arial"/>
          <w:sz w:val="20"/>
          <w:szCs w:val="20"/>
          <w:vertAlign w:val="superscript"/>
        </w:rPr>
        <w:t>3</w:t>
      </w:r>
      <w:ins w:id="6" w:author="Microsoft Office User" w:date="2024-11-04T09:26:00Z">
        <w:r w:rsidR="00312DC2">
          <w:rPr>
            <w:rFonts w:ascii="Arial" w:eastAsia="Times New Roman" w:hAnsi="Arial" w:cs="Arial"/>
            <w:sz w:val="20"/>
            <w:szCs w:val="20"/>
            <w:vertAlign w:val="superscript"/>
          </w:rPr>
          <w:t>#</w:t>
        </w:r>
      </w:ins>
      <w:r w:rsidRPr="00246861">
        <w:rPr>
          <w:rFonts w:ascii="Arial" w:eastAsia="Times New Roman" w:hAnsi="Arial" w:cs="Arial"/>
          <w:color w:val="000000"/>
          <w:sz w:val="20"/>
          <w:szCs w:val="20"/>
          <w:vertAlign w:val="superscript"/>
        </w:rPr>
        <w:t xml:space="preserve"> </w:t>
      </w:r>
    </w:p>
    <w:p w14:paraId="58F03893" w14:textId="77777777" w:rsidR="00C04DDF" w:rsidRPr="000F0E29" w:rsidRDefault="00C04DDF" w:rsidP="00C04DDF">
      <w:pPr>
        <w:contextualSpacing/>
        <w:jc w:val="both"/>
        <w:rPr>
          <w:rFonts w:ascii="Arial" w:eastAsia="Times New Roman" w:hAnsi="Arial" w:cs="Arial"/>
          <w:i/>
          <w:color w:val="000000"/>
          <w:sz w:val="19"/>
          <w:szCs w:val="19"/>
        </w:rPr>
      </w:pPr>
      <w:r w:rsidRPr="00961490">
        <w:rPr>
          <w:rFonts w:ascii="Arial" w:eastAsia="Times New Roman" w:hAnsi="Arial" w:cs="Arial"/>
          <w:i/>
          <w:color w:val="000000"/>
          <w:sz w:val="19"/>
          <w:szCs w:val="19"/>
          <w:vertAlign w:val="superscript"/>
        </w:rPr>
        <w:t>1</w:t>
      </w:r>
      <w:r>
        <w:rPr>
          <w:rFonts w:ascii="Arial" w:eastAsia="Times New Roman" w:hAnsi="Arial" w:cs="Arial"/>
          <w:i/>
          <w:color w:val="000000"/>
          <w:sz w:val="19"/>
          <w:szCs w:val="19"/>
        </w:rPr>
        <w:t>School of Life Sciences, University of Essex, Wivenhoe Park, Colchester, Essex CO4 3SQ, UK</w:t>
      </w:r>
    </w:p>
    <w:p w14:paraId="12B74A41" w14:textId="77777777" w:rsidR="00C04DDF" w:rsidRPr="000F0E29" w:rsidRDefault="00C04DDF" w:rsidP="00C04DDF">
      <w:pPr>
        <w:contextualSpacing/>
        <w:jc w:val="both"/>
        <w:rPr>
          <w:rFonts w:ascii="Arial" w:eastAsia="Times New Roman" w:hAnsi="Arial" w:cs="Arial"/>
          <w:i/>
          <w:color w:val="000000"/>
          <w:sz w:val="19"/>
          <w:szCs w:val="19"/>
          <w:vertAlign w:val="superscript"/>
        </w:rPr>
      </w:pPr>
      <w:r>
        <w:rPr>
          <w:rFonts w:ascii="Arial" w:eastAsia="Times New Roman" w:hAnsi="Arial" w:cs="Arial"/>
          <w:i/>
          <w:color w:val="000000"/>
          <w:sz w:val="19"/>
          <w:szCs w:val="19"/>
          <w:vertAlign w:val="superscript"/>
        </w:rPr>
        <w:t>2</w:t>
      </w:r>
      <w:r w:rsidRPr="00961490">
        <w:rPr>
          <w:rFonts w:ascii="Arial" w:eastAsia="Times New Roman" w:hAnsi="Arial" w:cs="Arial"/>
          <w:i/>
          <w:sz w:val="19"/>
          <w:szCs w:val="19"/>
        </w:rPr>
        <w:t xml:space="preserve">Department of Microbiology, Oregon State University, </w:t>
      </w:r>
      <w:r w:rsidRPr="00961490">
        <w:rPr>
          <w:rFonts w:ascii="Arial" w:eastAsia="Times New Roman" w:hAnsi="Arial" w:cs="Arial"/>
          <w:i/>
          <w:color w:val="000000"/>
          <w:sz w:val="19"/>
          <w:szCs w:val="19"/>
        </w:rPr>
        <w:t>226 Nash Hall, Corvallis, OR 97331, USA</w:t>
      </w:r>
    </w:p>
    <w:p w14:paraId="1CA853D7" w14:textId="77777777" w:rsidR="00C04DDF" w:rsidRDefault="00C04DDF" w:rsidP="00C04DDF">
      <w:pPr>
        <w:contextualSpacing/>
        <w:jc w:val="both"/>
        <w:rPr>
          <w:rFonts w:ascii="Arial" w:eastAsia="Times New Roman" w:hAnsi="Arial" w:cs="Arial"/>
          <w:i/>
          <w:color w:val="000000"/>
          <w:sz w:val="19"/>
          <w:szCs w:val="19"/>
        </w:rPr>
      </w:pPr>
      <w:r>
        <w:rPr>
          <w:rFonts w:ascii="Arial" w:eastAsia="Times New Roman" w:hAnsi="Arial" w:cs="Arial"/>
          <w:i/>
          <w:sz w:val="19"/>
          <w:szCs w:val="19"/>
          <w:vertAlign w:val="superscript"/>
        </w:rPr>
        <w:t>3</w:t>
      </w:r>
      <w:r w:rsidRPr="00961490">
        <w:rPr>
          <w:rFonts w:ascii="Arial" w:eastAsia="Times New Roman" w:hAnsi="Arial" w:cs="Arial"/>
          <w:i/>
          <w:sz w:val="19"/>
          <w:szCs w:val="19"/>
        </w:rPr>
        <w:t>School of Science, Technology, Engineering, and Mathematics, Division of Biological Sciences, U</w:t>
      </w:r>
      <w:r w:rsidRPr="00961490">
        <w:rPr>
          <w:rFonts w:ascii="Arial" w:eastAsia="Times New Roman" w:hAnsi="Arial" w:cs="Arial"/>
          <w:i/>
          <w:color w:val="000000"/>
          <w:sz w:val="19"/>
          <w:szCs w:val="19"/>
        </w:rPr>
        <w:t>niversity of Washington</w:t>
      </w:r>
      <w:r w:rsidRPr="00961490">
        <w:rPr>
          <w:rFonts w:ascii="Arial" w:eastAsia="Times New Roman" w:hAnsi="Arial" w:cs="Arial"/>
          <w:i/>
          <w:sz w:val="19"/>
          <w:szCs w:val="19"/>
        </w:rPr>
        <w:t xml:space="preserve"> </w:t>
      </w:r>
      <w:r w:rsidRPr="00961490">
        <w:rPr>
          <w:rFonts w:ascii="Arial" w:eastAsia="Times New Roman" w:hAnsi="Arial" w:cs="Arial"/>
          <w:i/>
          <w:color w:val="000000"/>
          <w:sz w:val="19"/>
          <w:szCs w:val="19"/>
        </w:rPr>
        <w:t>Bothell, UWBB-277, Bothell, WA 98011, USA</w:t>
      </w:r>
    </w:p>
    <w:p w14:paraId="00A529BD" w14:textId="77777777" w:rsidR="00C04DDF" w:rsidRPr="00961490" w:rsidRDefault="00C04DDF" w:rsidP="00C04DDF">
      <w:pPr>
        <w:contextualSpacing/>
        <w:jc w:val="both"/>
        <w:rPr>
          <w:rFonts w:ascii="Arial" w:eastAsia="Times New Roman" w:hAnsi="Arial" w:cs="Arial"/>
          <w:i/>
          <w:sz w:val="19"/>
          <w:szCs w:val="19"/>
        </w:rPr>
      </w:pPr>
      <w:r>
        <w:rPr>
          <w:rFonts w:ascii="Arial" w:eastAsia="Times New Roman" w:hAnsi="Arial" w:cs="Arial"/>
          <w:i/>
          <w:sz w:val="19"/>
          <w:szCs w:val="19"/>
          <w:vertAlign w:val="superscript"/>
        </w:rPr>
        <w:t>4</w:t>
      </w:r>
      <w:r w:rsidRPr="00961490">
        <w:rPr>
          <w:rFonts w:ascii="Arial" w:eastAsia="Times New Roman" w:hAnsi="Arial" w:cs="Arial"/>
          <w:i/>
          <w:sz w:val="19"/>
          <w:szCs w:val="19"/>
        </w:rPr>
        <w:t xml:space="preserve">Department of </w:t>
      </w:r>
      <w:r>
        <w:rPr>
          <w:rFonts w:ascii="Arial" w:eastAsia="Times New Roman" w:hAnsi="Arial" w:cs="Arial"/>
          <w:i/>
          <w:sz w:val="19"/>
          <w:szCs w:val="19"/>
        </w:rPr>
        <w:t>Biology,</w:t>
      </w:r>
      <w:r w:rsidRPr="00961490">
        <w:rPr>
          <w:rFonts w:ascii="Arial" w:eastAsia="Times New Roman" w:hAnsi="Arial" w:cs="Arial"/>
          <w:i/>
          <w:sz w:val="19"/>
          <w:szCs w:val="19"/>
        </w:rPr>
        <w:t xml:space="preserve"> University of </w:t>
      </w:r>
      <w:r>
        <w:rPr>
          <w:rFonts w:ascii="Arial" w:eastAsia="Times New Roman" w:hAnsi="Arial" w:cs="Arial"/>
          <w:i/>
          <w:sz w:val="19"/>
          <w:szCs w:val="19"/>
        </w:rPr>
        <w:t>Texas</w:t>
      </w:r>
      <w:r w:rsidRPr="00961490">
        <w:rPr>
          <w:rFonts w:ascii="Arial" w:eastAsia="Times New Roman" w:hAnsi="Arial" w:cs="Arial"/>
          <w:i/>
          <w:sz w:val="19"/>
          <w:szCs w:val="19"/>
        </w:rPr>
        <w:t xml:space="preserve">, </w:t>
      </w:r>
      <w:r>
        <w:rPr>
          <w:rFonts w:ascii="Arial" w:eastAsia="Times New Roman" w:hAnsi="Arial" w:cs="Arial"/>
          <w:i/>
          <w:sz w:val="19"/>
          <w:szCs w:val="19"/>
        </w:rPr>
        <w:t>Tyler</w:t>
      </w:r>
      <w:r w:rsidRPr="00961490">
        <w:rPr>
          <w:rFonts w:ascii="Arial" w:eastAsia="Times New Roman" w:hAnsi="Arial" w:cs="Arial"/>
          <w:i/>
          <w:sz w:val="19"/>
          <w:szCs w:val="19"/>
        </w:rPr>
        <w:t>,</w:t>
      </w:r>
      <w:r>
        <w:rPr>
          <w:rFonts w:ascii="Arial" w:eastAsia="Times New Roman" w:hAnsi="Arial" w:cs="Arial"/>
          <w:i/>
          <w:sz w:val="19"/>
          <w:szCs w:val="19"/>
        </w:rPr>
        <w:t xml:space="preserve"> TX</w:t>
      </w:r>
      <w:r w:rsidRPr="00961490">
        <w:rPr>
          <w:rFonts w:ascii="Arial" w:eastAsia="Times New Roman" w:hAnsi="Arial" w:cs="Arial"/>
          <w:i/>
          <w:sz w:val="19"/>
          <w:szCs w:val="19"/>
        </w:rPr>
        <w:t xml:space="preserve"> </w:t>
      </w:r>
      <w:r>
        <w:rPr>
          <w:rFonts w:ascii="Arial" w:eastAsia="Times New Roman" w:hAnsi="Arial" w:cs="Arial"/>
          <w:i/>
          <w:sz w:val="19"/>
          <w:szCs w:val="19"/>
        </w:rPr>
        <w:t>75799</w:t>
      </w:r>
      <w:r w:rsidRPr="00961490">
        <w:rPr>
          <w:rFonts w:ascii="Arial" w:eastAsia="Times New Roman" w:hAnsi="Arial" w:cs="Arial"/>
          <w:i/>
          <w:sz w:val="19"/>
          <w:szCs w:val="19"/>
        </w:rPr>
        <w:t>, USA</w:t>
      </w:r>
    </w:p>
    <w:p w14:paraId="5B3EE7D6" w14:textId="77777777" w:rsidR="00C04DDF" w:rsidRDefault="00C04DDF" w:rsidP="00C04DDF">
      <w:pPr>
        <w:contextualSpacing/>
        <w:jc w:val="both"/>
        <w:rPr>
          <w:rFonts w:ascii="Arial" w:eastAsia="Times New Roman" w:hAnsi="Arial" w:cs="Arial"/>
          <w:i/>
          <w:sz w:val="19"/>
          <w:szCs w:val="19"/>
        </w:rPr>
      </w:pPr>
      <w:r>
        <w:rPr>
          <w:rFonts w:ascii="Arial" w:eastAsia="Times New Roman" w:hAnsi="Arial" w:cs="Arial"/>
          <w:i/>
          <w:sz w:val="19"/>
          <w:szCs w:val="19"/>
          <w:vertAlign w:val="superscript"/>
        </w:rPr>
        <w:t>5</w:t>
      </w:r>
      <w:r w:rsidRPr="00961490">
        <w:rPr>
          <w:rFonts w:ascii="Arial" w:eastAsia="Times New Roman" w:hAnsi="Arial" w:cs="Arial"/>
          <w:i/>
          <w:sz w:val="19"/>
          <w:szCs w:val="19"/>
        </w:rPr>
        <w:t>Department of Ecology and Evolutionary Biology, University of California, Irvine, CA 92697, USA</w:t>
      </w:r>
    </w:p>
    <w:p w14:paraId="1750F515" w14:textId="77777777" w:rsidR="00C04DDF" w:rsidRPr="00961490" w:rsidRDefault="00C04DDF" w:rsidP="00C04DDF">
      <w:pPr>
        <w:contextualSpacing/>
        <w:jc w:val="both"/>
        <w:rPr>
          <w:rFonts w:ascii="Arial" w:eastAsia="Times New Roman" w:hAnsi="Arial" w:cs="Arial"/>
          <w:i/>
          <w:sz w:val="19"/>
          <w:szCs w:val="19"/>
        </w:rPr>
      </w:pPr>
      <w:r>
        <w:rPr>
          <w:rFonts w:ascii="Arial" w:eastAsia="Times New Roman" w:hAnsi="Arial" w:cs="Arial"/>
          <w:i/>
          <w:sz w:val="19"/>
          <w:szCs w:val="19"/>
          <w:vertAlign w:val="superscript"/>
        </w:rPr>
        <w:t>6</w:t>
      </w:r>
      <w:r w:rsidRPr="00961490">
        <w:rPr>
          <w:rFonts w:ascii="Arial" w:eastAsia="Times New Roman" w:hAnsi="Arial" w:cs="Arial"/>
          <w:i/>
          <w:sz w:val="19"/>
          <w:szCs w:val="19"/>
        </w:rPr>
        <w:t>Center for Global Health and Infectious Diseases Research, University of South Florida, 13201 Bruce B. Downs Blvd, MDC 56, Tampa, FL 33612, USA</w:t>
      </w:r>
    </w:p>
    <w:p w14:paraId="17D6DAA2" w14:textId="77777777" w:rsidR="00C04DDF" w:rsidRPr="00961490" w:rsidRDefault="00C04DDF" w:rsidP="00C04DDF">
      <w:pPr>
        <w:ind w:left="720" w:hanging="720"/>
        <w:contextualSpacing/>
        <w:jc w:val="both"/>
        <w:rPr>
          <w:rFonts w:ascii="Arial" w:eastAsia="Times New Roman" w:hAnsi="Arial" w:cs="Arial"/>
          <w:i/>
          <w:sz w:val="19"/>
          <w:szCs w:val="19"/>
        </w:rPr>
      </w:pPr>
      <w:r>
        <w:rPr>
          <w:rFonts w:ascii="Arial" w:eastAsia="Times New Roman" w:hAnsi="Arial" w:cs="Arial"/>
          <w:i/>
          <w:sz w:val="19"/>
          <w:szCs w:val="19"/>
          <w:vertAlign w:val="superscript"/>
        </w:rPr>
        <w:t>7</w:t>
      </w:r>
      <w:r w:rsidRPr="00961490">
        <w:rPr>
          <w:rFonts w:ascii="Arial" w:eastAsia="Times New Roman" w:hAnsi="Arial" w:cs="Arial"/>
          <w:i/>
          <w:sz w:val="19"/>
          <w:szCs w:val="19"/>
        </w:rPr>
        <w:t>Department of Biology, Pennsylvania State University, 208 Mueller Lab, University Park, PA 16802, USA</w:t>
      </w:r>
    </w:p>
    <w:p w14:paraId="288E2E94" w14:textId="77777777" w:rsidR="00C04DDF" w:rsidRPr="00961490" w:rsidRDefault="00C04DDF" w:rsidP="00C04DDF">
      <w:pPr>
        <w:contextualSpacing/>
        <w:jc w:val="both"/>
        <w:rPr>
          <w:rFonts w:ascii="Arial" w:eastAsia="Times New Roman" w:hAnsi="Arial" w:cs="Arial"/>
          <w:i/>
          <w:sz w:val="19"/>
          <w:szCs w:val="19"/>
        </w:rPr>
      </w:pPr>
      <w:r>
        <w:rPr>
          <w:rFonts w:ascii="Arial" w:eastAsia="Times New Roman" w:hAnsi="Arial" w:cs="Arial"/>
          <w:i/>
          <w:sz w:val="19"/>
          <w:szCs w:val="19"/>
          <w:vertAlign w:val="superscript"/>
        </w:rPr>
        <w:t>8</w:t>
      </w:r>
      <w:r w:rsidRPr="001E7B35">
        <w:rPr>
          <w:rFonts w:ascii="Arial" w:hAnsi="Arial" w:cs="Arial"/>
          <w:color w:val="000000"/>
          <w:sz w:val="20"/>
        </w:rPr>
        <w:t xml:space="preserve"> </w:t>
      </w:r>
      <w:r w:rsidRPr="001E7B35">
        <w:rPr>
          <w:rFonts w:ascii="Arial" w:hAnsi="Arial" w:cs="Arial"/>
          <w:i/>
          <w:iCs/>
          <w:color w:val="000000"/>
          <w:sz w:val="20"/>
        </w:rPr>
        <w:t>Hawaiʻi</w:t>
      </w:r>
      <w:r w:rsidRPr="00961490">
        <w:rPr>
          <w:rFonts w:ascii="Arial" w:eastAsia="Tahoma" w:hAnsi="Arial" w:cs="Arial"/>
          <w:i/>
          <w:sz w:val="19"/>
          <w:szCs w:val="19"/>
        </w:rPr>
        <w:t xml:space="preserve"> &amp; Palmyra Program, T</w:t>
      </w:r>
      <w:r w:rsidRPr="00961490">
        <w:rPr>
          <w:rFonts w:ascii="Arial" w:eastAsia="Times New Roman" w:hAnsi="Arial" w:cs="Arial"/>
          <w:i/>
          <w:sz w:val="19"/>
          <w:szCs w:val="19"/>
        </w:rPr>
        <w:t>he Nature Conservancy, Honolulu, HI, USA</w:t>
      </w:r>
    </w:p>
    <w:p w14:paraId="719DA04E" w14:textId="77777777" w:rsidR="00C04DDF" w:rsidRPr="00961490" w:rsidRDefault="00C04DDF" w:rsidP="00C04DDF">
      <w:pPr>
        <w:contextualSpacing/>
        <w:jc w:val="both"/>
        <w:rPr>
          <w:rFonts w:ascii="Arial" w:eastAsia="Times New Roman" w:hAnsi="Arial" w:cs="Arial"/>
          <w:i/>
          <w:sz w:val="19"/>
          <w:szCs w:val="19"/>
        </w:rPr>
      </w:pPr>
      <w:r>
        <w:rPr>
          <w:rFonts w:ascii="Arial" w:eastAsia="Times New Roman" w:hAnsi="Arial" w:cs="Arial"/>
          <w:i/>
          <w:sz w:val="19"/>
          <w:szCs w:val="19"/>
          <w:vertAlign w:val="superscript"/>
        </w:rPr>
        <w:t>9</w:t>
      </w:r>
      <w:r w:rsidRPr="00961490">
        <w:rPr>
          <w:rFonts w:ascii="Arial" w:eastAsia="Times New Roman" w:hAnsi="Arial" w:cs="Arial"/>
          <w:i/>
          <w:sz w:val="19"/>
          <w:szCs w:val="19"/>
        </w:rPr>
        <w:t>School of Pharmacy, University of Washington, Seattle, WA 98195, USA</w:t>
      </w:r>
    </w:p>
    <w:p w14:paraId="471BC78C" w14:textId="77777777" w:rsidR="00C04DDF" w:rsidRPr="00961490" w:rsidRDefault="00C04DDF" w:rsidP="00C04DDF">
      <w:pPr>
        <w:contextualSpacing/>
        <w:jc w:val="both"/>
        <w:rPr>
          <w:rFonts w:ascii="Arial" w:eastAsia="Times New Roman" w:hAnsi="Arial" w:cs="Arial"/>
          <w:i/>
          <w:sz w:val="19"/>
          <w:szCs w:val="19"/>
        </w:rPr>
      </w:pPr>
      <w:r>
        <w:rPr>
          <w:rFonts w:ascii="Arial" w:eastAsia="Times New Roman" w:hAnsi="Arial" w:cs="Arial"/>
          <w:i/>
          <w:sz w:val="19"/>
          <w:szCs w:val="19"/>
          <w:vertAlign w:val="superscript"/>
        </w:rPr>
        <w:t>10</w:t>
      </w:r>
      <w:r w:rsidRPr="00961490">
        <w:rPr>
          <w:rFonts w:ascii="Arial" w:eastAsia="Times New Roman" w:hAnsi="Arial" w:cs="Arial"/>
          <w:i/>
          <w:sz w:val="19"/>
          <w:szCs w:val="19"/>
        </w:rPr>
        <w:t>College of Science and Engineering, James Cook University, Townsville, Queensland 4811, Australia</w:t>
      </w:r>
    </w:p>
    <w:p w14:paraId="0FC31F67" w14:textId="77777777" w:rsidR="00C04DDF" w:rsidRPr="00961490" w:rsidRDefault="00C04DDF" w:rsidP="00C04DDF">
      <w:pPr>
        <w:contextualSpacing/>
        <w:jc w:val="both"/>
        <w:rPr>
          <w:rFonts w:ascii="Arial" w:eastAsia="Times New Roman" w:hAnsi="Arial" w:cs="Arial"/>
          <w:i/>
          <w:sz w:val="19"/>
          <w:szCs w:val="19"/>
        </w:rPr>
      </w:pPr>
      <w:r>
        <w:rPr>
          <w:rFonts w:ascii="Arial" w:eastAsia="Times New Roman" w:hAnsi="Arial" w:cs="Arial"/>
          <w:i/>
          <w:sz w:val="19"/>
          <w:szCs w:val="19"/>
          <w:vertAlign w:val="superscript"/>
        </w:rPr>
        <w:t>11</w:t>
      </w:r>
      <w:r w:rsidRPr="00961490">
        <w:rPr>
          <w:rFonts w:ascii="Arial" w:eastAsia="Times New Roman" w:hAnsi="Arial" w:cs="Arial"/>
          <w:i/>
          <w:sz w:val="19"/>
          <w:szCs w:val="19"/>
        </w:rPr>
        <w:t>Australian Institute of Marine Science, Townsville, Queensland 4810, Australia</w:t>
      </w:r>
    </w:p>
    <w:p w14:paraId="4B986837" w14:textId="77777777" w:rsidR="00C04DDF" w:rsidRPr="00961490" w:rsidRDefault="00C04DDF" w:rsidP="00C04DDF">
      <w:pPr>
        <w:contextualSpacing/>
        <w:jc w:val="both"/>
        <w:rPr>
          <w:rFonts w:ascii="Arial" w:eastAsia="Times New Roman" w:hAnsi="Arial" w:cs="Arial"/>
          <w:i/>
          <w:sz w:val="19"/>
          <w:szCs w:val="19"/>
        </w:rPr>
      </w:pPr>
      <w:r w:rsidRPr="00961490">
        <w:rPr>
          <w:rFonts w:ascii="Arial" w:eastAsia="Times New Roman" w:hAnsi="Arial" w:cs="Arial"/>
          <w:i/>
          <w:sz w:val="19"/>
          <w:szCs w:val="19"/>
          <w:vertAlign w:val="superscript"/>
        </w:rPr>
        <w:t>1</w:t>
      </w:r>
      <w:r>
        <w:rPr>
          <w:rFonts w:ascii="Arial" w:eastAsia="Times New Roman" w:hAnsi="Arial" w:cs="Arial"/>
          <w:i/>
          <w:sz w:val="19"/>
          <w:szCs w:val="19"/>
          <w:vertAlign w:val="superscript"/>
        </w:rPr>
        <w:t>2</w:t>
      </w:r>
      <w:r w:rsidRPr="00961490">
        <w:rPr>
          <w:rFonts w:ascii="Arial" w:eastAsia="Times New Roman" w:hAnsi="Arial" w:cs="Arial"/>
          <w:i/>
          <w:sz w:val="19"/>
          <w:szCs w:val="19"/>
        </w:rPr>
        <w:t>Scripps Institution of Oceanography, University of California, San Diego, La Jolla, CA 92093, USA</w:t>
      </w:r>
    </w:p>
    <w:p w14:paraId="30E2EFDB" w14:textId="77777777" w:rsidR="00C04DDF" w:rsidRPr="00961490" w:rsidRDefault="00C04DDF" w:rsidP="00C04DDF">
      <w:pPr>
        <w:contextualSpacing/>
        <w:jc w:val="both"/>
        <w:rPr>
          <w:rFonts w:ascii="Arial" w:eastAsia="Times New Roman" w:hAnsi="Arial" w:cs="Arial"/>
          <w:i/>
          <w:sz w:val="19"/>
          <w:szCs w:val="19"/>
        </w:rPr>
      </w:pPr>
      <w:r w:rsidRPr="00961490">
        <w:rPr>
          <w:rFonts w:ascii="Arial" w:eastAsia="Times New Roman" w:hAnsi="Arial" w:cs="Arial"/>
          <w:i/>
          <w:sz w:val="19"/>
          <w:szCs w:val="19"/>
          <w:vertAlign w:val="superscript"/>
        </w:rPr>
        <w:t>1</w:t>
      </w:r>
      <w:r>
        <w:rPr>
          <w:rFonts w:ascii="Arial" w:eastAsia="Times New Roman" w:hAnsi="Arial" w:cs="Arial"/>
          <w:i/>
          <w:sz w:val="19"/>
          <w:szCs w:val="19"/>
          <w:vertAlign w:val="superscript"/>
        </w:rPr>
        <w:t>3</w:t>
      </w:r>
      <w:r w:rsidRPr="00961490">
        <w:rPr>
          <w:rFonts w:ascii="Arial" w:eastAsia="Times New Roman" w:hAnsi="Arial" w:cs="Arial"/>
          <w:i/>
          <w:sz w:val="19"/>
          <w:szCs w:val="19"/>
        </w:rPr>
        <w:t>Center for Microbiome Innovation, University of California, San Diego, La Jolla, CA 92093, USA</w:t>
      </w:r>
    </w:p>
    <w:p w14:paraId="0D18714A" w14:textId="77777777" w:rsidR="00C04DDF" w:rsidRPr="00961490" w:rsidRDefault="00C04DDF" w:rsidP="00C04DDF">
      <w:pPr>
        <w:contextualSpacing/>
        <w:jc w:val="both"/>
        <w:rPr>
          <w:rFonts w:ascii="Arial" w:eastAsia="Times New Roman" w:hAnsi="Arial" w:cs="Arial"/>
          <w:i/>
          <w:sz w:val="19"/>
          <w:szCs w:val="19"/>
        </w:rPr>
      </w:pPr>
      <w:r w:rsidRPr="00961490">
        <w:rPr>
          <w:rFonts w:ascii="Arial" w:eastAsia="Times New Roman" w:hAnsi="Arial" w:cs="Arial"/>
          <w:i/>
          <w:sz w:val="19"/>
          <w:szCs w:val="19"/>
          <w:vertAlign w:val="superscript"/>
        </w:rPr>
        <w:t>1</w:t>
      </w:r>
      <w:r>
        <w:rPr>
          <w:rFonts w:ascii="Arial" w:eastAsia="Times New Roman" w:hAnsi="Arial" w:cs="Arial"/>
          <w:i/>
          <w:sz w:val="19"/>
          <w:szCs w:val="19"/>
          <w:vertAlign w:val="superscript"/>
        </w:rPr>
        <w:t>4</w:t>
      </w:r>
      <w:r w:rsidRPr="00961490">
        <w:rPr>
          <w:rFonts w:ascii="Arial" w:eastAsia="Times New Roman" w:hAnsi="Arial" w:cs="Arial"/>
          <w:i/>
          <w:sz w:val="19"/>
          <w:szCs w:val="19"/>
        </w:rPr>
        <w:t>Department of Pediatrics, University of California, San Diego, La Jolla, CA 92093, USA</w:t>
      </w:r>
    </w:p>
    <w:p w14:paraId="7DBED75B" w14:textId="77777777" w:rsidR="00C04DDF" w:rsidRPr="00961490" w:rsidRDefault="00C04DDF" w:rsidP="00C04DDF">
      <w:pPr>
        <w:ind w:left="720" w:hanging="720"/>
        <w:contextualSpacing/>
        <w:jc w:val="both"/>
        <w:rPr>
          <w:rFonts w:ascii="Arial" w:eastAsia="Times New Roman" w:hAnsi="Arial" w:cs="Arial"/>
          <w:i/>
          <w:sz w:val="19"/>
          <w:szCs w:val="19"/>
        </w:rPr>
      </w:pPr>
      <w:r w:rsidRPr="00961490">
        <w:rPr>
          <w:rFonts w:ascii="Arial" w:eastAsia="Times New Roman" w:hAnsi="Arial" w:cs="Arial"/>
          <w:i/>
          <w:sz w:val="19"/>
          <w:szCs w:val="19"/>
          <w:vertAlign w:val="superscript"/>
        </w:rPr>
        <w:t>1</w:t>
      </w:r>
      <w:r>
        <w:rPr>
          <w:rFonts w:ascii="Arial" w:eastAsia="Times New Roman" w:hAnsi="Arial" w:cs="Arial"/>
          <w:i/>
          <w:sz w:val="19"/>
          <w:szCs w:val="19"/>
          <w:vertAlign w:val="superscript"/>
        </w:rPr>
        <w:t>5</w:t>
      </w:r>
      <w:r w:rsidRPr="00961490">
        <w:rPr>
          <w:rFonts w:ascii="Arial" w:eastAsia="Times New Roman" w:hAnsi="Arial" w:cs="Arial"/>
          <w:i/>
          <w:sz w:val="19"/>
          <w:szCs w:val="19"/>
        </w:rPr>
        <w:t>Department of Computer Science &amp; Engineering, University of California, San Diego, La Jolla, CA 92093, USA</w:t>
      </w:r>
    </w:p>
    <w:p w14:paraId="1D58B619" w14:textId="7DC35001" w:rsidR="00C04DDF" w:rsidRDefault="00C04DDF" w:rsidP="00C04DDF">
      <w:pPr>
        <w:contextualSpacing/>
        <w:jc w:val="both"/>
        <w:rPr>
          <w:ins w:id="7" w:author="Microsoft Office User" w:date="2024-11-02T10:43:00Z"/>
          <w:rFonts w:ascii="Arial" w:eastAsia="Times New Roman" w:hAnsi="Arial" w:cs="Arial"/>
          <w:i/>
          <w:sz w:val="19"/>
          <w:szCs w:val="19"/>
        </w:rPr>
      </w:pPr>
      <w:r w:rsidRPr="00961490">
        <w:rPr>
          <w:rFonts w:ascii="Arial" w:eastAsia="Times New Roman" w:hAnsi="Arial" w:cs="Arial"/>
          <w:i/>
          <w:sz w:val="19"/>
          <w:szCs w:val="19"/>
          <w:vertAlign w:val="superscript"/>
        </w:rPr>
        <w:t>1</w:t>
      </w:r>
      <w:r>
        <w:rPr>
          <w:rFonts w:ascii="Arial" w:eastAsia="Times New Roman" w:hAnsi="Arial" w:cs="Arial"/>
          <w:i/>
          <w:sz w:val="19"/>
          <w:szCs w:val="19"/>
          <w:vertAlign w:val="superscript"/>
        </w:rPr>
        <w:t>6</w:t>
      </w:r>
      <w:del w:id="8" w:author="Microsoft Office User" w:date="2024-11-02T10:43:00Z">
        <w:r w:rsidRPr="00961490" w:rsidDel="007B209E">
          <w:rPr>
            <w:rFonts w:ascii="Arial" w:eastAsia="Times New Roman" w:hAnsi="Arial" w:cs="Arial"/>
            <w:i/>
            <w:sz w:val="19"/>
            <w:szCs w:val="19"/>
          </w:rPr>
          <w:delText>Micronoma Inc.,</w:delText>
        </w:r>
      </w:del>
      <w:ins w:id="9" w:author="Microsoft Office User" w:date="2024-11-02T10:43:00Z">
        <w:r w:rsidR="007B209E" w:rsidRPr="007B209E">
          <w:rPr>
            <w:rFonts w:ascii="Arial" w:eastAsia="Times New Roman" w:hAnsi="Arial" w:cs="Arial"/>
            <w:i/>
            <w:iCs/>
            <w:sz w:val="19"/>
            <w:szCs w:val="19"/>
          </w:rPr>
          <w:t>Shu Chien-Gene Lay Department of Bioengineering, University of California, San Diego, La Jolla, CA 92093, USA</w:t>
        </w:r>
      </w:ins>
      <w:r w:rsidRPr="00961490">
        <w:rPr>
          <w:rFonts w:ascii="Arial" w:eastAsia="Times New Roman" w:hAnsi="Arial" w:cs="Arial"/>
          <w:i/>
          <w:sz w:val="19"/>
          <w:szCs w:val="19"/>
        </w:rPr>
        <w:t xml:space="preserve"> </w:t>
      </w:r>
      <w:del w:id="10" w:author="Microsoft Office User" w:date="2024-11-02T10:43:00Z">
        <w:r w:rsidRPr="00961490" w:rsidDel="007B209E">
          <w:rPr>
            <w:rFonts w:ascii="Arial" w:eastAsia="Times New Roman" w:hAnsi="Arial" w:cs="Arial"/>
            <w:i/>
            <w:sz w:val="19"/>
            <w:szCs w:val="19"/>
          </w:rPr>
          <w:delText>San Diego, La Jolla, CA 92121, USA</w:delText>
        </w:r>
      </w:del>
    </w:p>
    <w:p w14:paraId="11475114" w14:textId="3B07A918" w:rsidR="007B209E" w:rsidRPr="007B209E" w:rsidRDefault="007B209E" w:rsidP="00C04DDF">
      <w:pPr>
        <w:contextualSpacing/>
        <w:jc w:val="both"/>
        <w:rPr>
          <w:rFonts w:ascii="Arial" w:eastAsia="Times New Roman" w:hAnsi="Arial" w:cs="Arial"/>
          <w:i/>
          <w:sz w:val="19"/>
          <w:szCs w:val="19"/>
        </w:rPr>
      </w:pPr>
      <w:ins w:id="11" w:author="Microsoft Office User" w:date="2024-11-02T10:43:00Z">
        <w:r>
          <w:rPr>
            <w:rFonts w:ascii="Arial" w:eastAsia="Times New Roman" w:hAnsi="Arial" w:cs="Arial"/>
            <w:i/>
            <w:sz w:val="19"/>
            <w:szCs w:val="19"/>
            <w:vertAlign w:val="superscript"/>
          </w:rPr>
          <w:t>17</w:t>
        </w:r>
        <w:r>
          <w:rPr>
            <w:rFonts w:ascii="Arial" w:eastAsia="Times New Roman" w:hAnsi="Arial" w:cs="Arial"/>
            <w:i/>
            <w:sz w:val="19"/>
            <w:szCs w:val="19"/>
          </w:rPr>
          <w:t>H</w:t>
        </w:r>
        <w:r w:rsidRPr="007B209E">
          <w:rPr>
            <w:rFonts w:ascii="Arial" w:eastAsia="Times New Roman" w:hAnsi="Arial" w:cs="Arial"/>
            <w:i/>
            <w:iCs/>
            <w:sz w:val="19"/>
            <w:szCs w:val="19"/>
          </w:rPr>
          <w:t>alıcıoğlu Data Science Institute, University of California, San Diego, La Jolla, CA 92093, USA</w:t>
        </w:r>
      </w:ins>
    </w:p>
    <w:p w14:paraId="6F4E9041" w14:textId="3EE00FDA" w:rsidR="00C04DDF" w:rsidRPr="00961490" w:rsidRDefault="00C04DDF" w:rsidP="00C04DDF">
      <w:pPr>
        <w:ind w:left="720" w:hanging="720"/>
        <w:contextualSpacing/>
        <w:jc w:val="both"/>
        <w:rPr>
          <w:rFonts w:ascii="Arial" w:eastAsia="Times New Roman" w:hAnsi="Arial" w:cs="Arial"/>
          <w:i/>
          <w:sz w:val="19"/>
          <w:szCs w:val="19"/>
        </w:rPr>
      </w:pPr>
      <w:r w:rsidRPr="00961490">
        <w:rPr>
          <w:rFonts w:ascii="Arial" w:eastAsia="Times New Roman" w:hAnsi="Arial" w:cs="Arial"/>
          <w:i/>
          <w:sz w:val="19"/>
          <w:szCs w:val="19"/>
          <w:vertAlign w:val="superscript"/>
        </w:rPr>
        <w:t>1</w:t>
      </w:r>
      <w:ins w:id="12" w:author="Microsoft Office User" w:date="2024-11-02T10:44:00Z">
        <w:r w:rsidR="007B209E">
          <w:rPr>
            <w:rFonts w:ascii="Arial" w:eastAsia="Times New Roman" w:hAnsi="Arial" w:cs="Arial"/>
            <w:i/>
            <w:sz w:val="19"/>
            <w:szCs w:val="19"/>
            <w:vertAlign w:val="superscript"/>
          </w:rPr>
          <w:t>8</w:t>
        </w:r>
      </w:ins>
      <w:del w:id="13" w:author="Microsoft Office User" w:date="2024-11-02T10:44:00Z">
        <w:r w:rsidDel="007B209E">
          <w:rPr>
            <w:rFonts w:ascii="Arial" w:eastAsia="Times New Roman" w:hAnsi="Arial" w:cs="Arial"/>
            <w:i/>
            <w:sz w:val="19"/>
            <w:szCs w:val="19"/>
            <w:vertAlign w:val="superscript"/>
          </w:rPr>
          <w:delText>7</w:delText>
        </w:r>
      </w:del>
      <w:r w:rsidRPr="00961490">
        <w:rPr>
          <w:rFonts w:ascii="Arial" w:eastAsia="Times New Roman" w:hAnsi="Arial" w:cs="Arial"/>
          <w:i/>
          <w:sz w:val="19"/>
          <w:szCs w:val="19"/>
        </w:rPr>
        <w:t>ARC Centre of Excellence for Coral Reef Studies, James Cook University, Townsville, Queensland 4811, Australia</w:t>
      </w:r>
    </w:p>
    <w:p w14:paraId="34011024" w14:textId="77777777" w:rsidR="00C04DDF" w:rsidRDefault="00C04DDF" w:rsidP="00C04DDF">
      <w:pPr>
        <w:rPr>
          <w:rFonts w:ascii="Arial" w:hAnsi="Arial" w:cs="Arial"/>
          <w:sz w:val="20"/>
          <w:szCs w:val="20"/>
        </w:rPr>
      </w:pPr>
    </w:p>
    <w:p w14:paraId="27D4F8BD" w14:textId="77777777" w:rsidR="00C04DDF" w:rsidRDefault="00C04DDF" w:rsidP="00C04DDF">
      <w:pPr>
        <w:contextualSpacing/>
        <w:rPr>
          <w:rFonts w:ascii="Arial" w:hAnsi="Arial" w:cs="Arial"/>
          <w:sz w:val="20"/>
          <w:szCs w:val="20"/>
        </w:rPr>
      </w:pPr>
      <w:r w:rsidRPr="00E6133D">
        <w:rPr>
          <w:rFonts w:ascii="Arial" w:hAnsi="Arial" w:cs="Arial"/>
          <w:sz w:val="20"/>
          <w:szCs w:val="20"/>
        </w:rPr>
        <w:t>*</w:t>
      </w:r>
      <w:r>
        <w:rPr>
          <w:rFonts w:ascii="Arial" w:hAnsi="Arial" w:cs="Arial"/>
          <w:sz w:val="20"/>
          <w:szCs w:val="20"/>
        </w:rPr>
        <w:t>Corresponding author: hannah.epstein@essex.ac.uk</w:t>
      </w:r>
    </w:p>
    <w:p w14:paraId="30574553" w14:textId="77A747E4" w:rsidR="00C04DDF" w:rsidRPr="00623869" w:rsidRDefault="00312DC2" w:rsidP="00C04DDF">
      <w:pPr>
        <w:contextualSpacing/>
        <w:rPr>
          <w:rFonts w:ascii="Arial" w:hAnsi="Arial" w:cs="Arial"/>
          <w:sz w:val="20"/>
          <w:szCs w:val="20"/>
        </w:rPr>
      </w:pPr>
      <w:ins w:id="14" w:author="Microsoft Office User" w:date="2024-11-04T09:27:00Z">
        <w:r w:rsidRPr="00312DC2">
          <w:rPr>
            <w:rFonts w:ascii="Arial" w:hAnsi="Arial" w:cs="Arial"/>
            <w:sz w:val="20"/>
            <w:szCs w:val="20"/>
            <w:vertAlign w:val="superscript"/>
            <w:rPrChange w:id="15" w:author="Microsoft Office User" w:date="2024-11-04T09:27:00Z">
              <w:rPr>
                <w:rFonts w:ascii="Arial" w:hAnsi="Arial" w:cs="Arial"/>
                <w:sz w:val="20"/>
                <w:szCs w:val="20"/>
              </w:rPr>
            </w:rPrChange>
          </w:rPr>
          <w:t>#</w:t>
        </w:r>
        <w:r>
          <w:rPr>
            <w:rFonts w:ascii="Arial" w:hAnsi="Arial" w:cs="Arial"/>
            <w:sz w:val="20"/>
            <w:szCs w:val="20"/>
          </w:rPr>
          <w:t>Contributed equally</w:t>
        </w:r>
      </w:ins>
    </w:p>
    <w:p w14:paraId="1F0B52C0" w14:textId="77777777" w:rsidR="00C04DDF" w:rsidRPr="00E6133D" w:rsidRDefault="00C04DDF" w:rsidP="00C04DDF">
      <w:pPr>
        <w:rPr>
          <w:rFonts w:ascii="Arial" w:hAnsi="Arial" w:cs="Arial"/>
          <w:sz w:val="20"/>
          <w:szCs w:val="20"/>
        </w:rPr>
      </w:pPr>
      <w:r w:rsidRPr="00E6133D">
        <w:rPr>
          <w:rFonts w:ascii="Arial" w:hAnsi="Arial" w:cs="Arial"/>
          <w:b/>
          <w:sz w:val="20"/>
          <w:szCs w:val="20"/>
        </w:rPr>
        <w:t>Keywords</w:t>
      </w:r>
      <w:r>
        <w:rPr>
          <w:rFonts w:ascii="Arial" w:hAnsi="Arial" w:cs="Arial"/>
          <w:b/>
          <w:sz w:val="20"/>
          <w:szCs w:val="20"/>
        </w:rPr>
        <w:t xml:space="preserve">: </w:t>
      </w:r>
      <w:r>
        <w:rPr>
          <w:rFonts w:ascii="Arial" w:hAnsi="Arial" w:cs="Arial"/>
          <w:sz w:val="20"/>
          <w:szCs w:val="20"/>
        </w:rPr>
        <w:t>Evolutionary tradeoffs; Evolution, Coral Disease, Coral Microbiome, Coral Reefs</w:t>
      </w:r>
    </w:p>
    <w:p w14:paraId="1072622D" w14:textId="77777777" w:rsidR="00C04DDF" w:rsidRPr="00E6133D" w:rsidRDefault="00C04DDF" w:rsidP="00C04DDF">
      <w:pPr>
        <w:rPr>
          <w:rFonts w:ascii="Arial" w:hAnsi="Arial" w:cs="Arial"/>
          <w:b/>
          <w:sz w:val="20"/>
          <w:szCs w:val="20"/>
        </w:rPr>
      </w:pPr>
      <w:r w:rsidRPr="00E6133D">
        <w:rPr>
          <w:rFonts w:ascii="Arial" w:hAnsi="Arial" w:cs="Arial"/>
          <w:b/>
          <w:sz w:val="20"/>
          <w:szCs w:val="20"/>
        </w:rPr>
        <w:t>This PDF file includes:</w:t>
      </w:r>
    </w:p>
    <w:p w14:paraId="0F2D0455" w14:textId="77777777" w:rsidR="00C04DDF" w:rsidRDefault="00C04DDF" w:rsidP="00C04DDF">
      <w:pPr>
        <w:ind w:left="720"/>
        <w:contextualSpacing/>
        <w:rPr>
          <w:rFonts w:ascii="Arial" w:hAnsi="Arial" w:cs="Arial"/>
          <w:sz w:val="20"/>
          <w:szCs w:val="20"/>
        </w:rPr>
      </w:pPr>
      <w:r>
        <w:rPr>
          <w:rFonts w:ascii="Arial" w:hAnsi="Arial" w:cs="Arial"/>
          <w:sz w:val="20"/>
          <w:szCs w:val="20"/>
        </w:rPr>
        <w:t>Abstract</w:t>
      </w:r>
    </w:p>
    <w:p w14:paraId="4D0BFC42" w14:textId="77777777" w:rsidR="00C04DDF" w:rsidRPr="00E6133D" w:rsidRDefault="00C04DDF" w:rsidP="00C04DDF">
      <w:pPr>
        <w:ind w:left="720"/>
        <w:contextualSpacing/>
        <w:rPr>
          <w:rFonts w:ascii="Arial" w:hAnsi="Arial" w:cs="Arial"/>
          <w:sz w:val="20"/>
          <w:szCs w:val="20"/>
        </w:rPr>
      </w:pPr>
      <w:r w:rsidRPr="00E6133D">
        <w:rPr>
          <w:rFonts w:ascii="Arial" w:hAnsi="Arial" w:cs="Arial"/>
          <w:sz w:val="20"/>
          <w:szCs w:val="20"/>
        </w:rPr>
        <w:t>Main Text</w:t>
      </w:r>
    </w:p>
    <w:p w14:paraId="5FD93F79" w14:textId="77777777" w:rsidR="00C04DDF" w:rsidRDefault="00C04DDF" w:rsidP="00C04DDF">
      <w:pPr>
        <w:ind w:left="720"/>
        <w:rPr>
          <w:rFonts w:ascii="Arial" w:hAnsi="Arial" w:cs="Arial"/>
          <w:b/>
          <w:color w:val="000000"/>
          <w:sz w:val="20"/>
          <w:szCs w:val="20"/>
        </w:rPr>
      </w:pPr>
      <w:r w:rsidRPr="00E6133D">
        <w:rPr>
          <w:rFonts w:ascii="Arial" w:hAnsi="Arial" w:cs="Arial"/>
          <w:sz w:val="20"/>
          <w:szCs w:val="20"/>
        </w:rPr>
        <w:t xml:space="preserve">Figures 1 to </w:t>
      </w:r>
      <w:r>
        <w:rPr>
          <w:rFonts w:ascii="Arial" w:hAnsi="Arial" w:cs="Arial"/>
          <w:sz w:val="20"/>
          <w:szCs w:val="20"/>
        </w:rPr>
        <w:t>4</w:t>
      </w:r>
      <w:bookmarkStart w:id="16" w:name="30j0zll" w:colFirst="0" w:colLast="0"/>
      <w:bookmarkStart w:id="17" w:name="1fob9te" w:colFirst="0" w:colLast="0"/>
      <w:bookmarkEnd w:id="16"/>
      <w:bookmarkEnd w:id="17"/>
    </w:p>
    <w:p w14:paraId="40594347" w14:textId="77777777" w:rsidR="00993F13" w:rsidRDefault="00993F13" w:rsidP="00961490">
      <w:pPr>
        <w:keepNext/>
        <w:pBdr>
          <w:top w:val="nil"/>
          <w:left w:val="nil"/>
          <w:bottom w:val="nil"/>
          <w:right w:val="nil"/>
          <w:between w:val="nil"/>
        </w:pBdr>
        <w:spacing w:before="240" w:after="60"/>
        <w:rPr>
          <w:rFonts w:ascii="Arial" w:hAnsi="Arial" w:cs="Arial"/>
          <w:b/>
          <w:color w:val="000000"/>
          <w:sz w:val="20"/>
          <w:szCs w:val="20"/>
        </w:rPr>
      </w:pPr>
      <w:r>
        <w:rPr>
          <w:rFonts w:ascii="Arial" w:hAnsi="Arial" w:cs="Arial"/>
          <w:b/>
          <w:color w:val="000000"/>
          <w:sz w:val="20"/>
          <w:szCs w:val="20"/>
        </w:rPr>
        <w:br w:type="page"/>
      </w:r>
    </w:p>
    <w:p w14:paraId="6F4BB504" w14:textId="77777777" w:rsidR="00C04DDF" w:rsidRDefault="00C04DDF" w:rsidP="00C04DDF">
      <w:pPr>
        <w:rPr>
          <w:rFonts w:ascii="Arial" w:eastAsia="Times New Roman" w:hAnsi="Arial" w:cs="Arial"/>
          <w:b/>
          <w:bCs/>
          <w:sz w:val="20"/>
          <w:szCs w:val="20"/>
        </w:rPr>
      </w:pPr>
      <w:r>
        <w:rPr>
          <w:rFonts w:ascii="Arial" w:eastAsia="Times New Roman" w:hAnsi="Arial" w:cs="Arial"/>
          <w:b/>
          <w:bCs/>
          <w:sz w:val="20"/>
          <w:szCs w:val="20"/>
        </w:rPr>
        <w:lastRenderedPageBreak/>
        <w:t>Abstract:</w:t>
      </w:r>
    </w:p>
    <w:p w14:paraId="466C5483" w14:textId="77777777" w:rsidR="00C04DDF" w:rsidRDefault="00C04DDF" w:rsidP="00C04DDF">
      <w:pPr>
        <w:rPr>
          <w:rFonts w:ascii="Arial" w:eastAsia="Times New Roman" w:hAnsi="Arial" w:cs="Arial"/>
          <w:sz w:val="20"/>
          <w:szCs w:val="20"/>
        </w:rPr>
      </w:pPr>
      <w:r w:rsidRPr="00AA2FC1">
        <w:rPr>
          <w:rFonts w:ascii="Arial" w:eastAsia="Times New Roman" w:hAnsi="Arial" w:cs="Arial"/>
          <w:b/>
          <w:bCs/>
          <w:sz w:val="20"/>
          <w:szCs w:val="20"/>
        </w:rPr>
        <w:t>Background:</w:t>
      </w:r>
      <w:r>
        <w:rPr>
          <w:rFonts w:ascii="Arial" w:eastAsia="Times New Roman" w:hAnsi="Arial" w:cs="Arial"/>
          <w:sz w:val="20"/>
          <w:szCs w:val="20"/>
        </w:rPr>
        <w:t xml:space="preserve"> </w:t>
      </w:r>
      <w:r w:rsidRPr="00961490">
        <w:rPr>
          <w:rFonts w:ascii="Arial" w:eastAsia="Times New Roman" w:hAnsi="Arial" w:cs="Arial"/>
          <w:sz w:val="20"/>
          <w:szCs w:val="20"/>
        </w:rPr>
        <w:t xml:space="preserve">Evolutionary tradeoffs between life-history strategies are </w:t>
      </w:r>
      <w:r>
        <w:rPr>
          <w:rFonts w:ascii="Arial" w:eastAsia="Times New Roman" w:hAnsi="Arial" w:cs="Arial"/>
          <w:sz w:val="20"/>
          <w:szCs w:val="20"/>
        </w:rPr>
        <w:t xml:space="preserve">important in </w:t>
      </w:r>
      <w:r w:rsidRPr="00961490">
        <w:rPr>
          <w:rFonts w:ascii="Arial" w:eastAsia="Times New Roman" w:hAnsi="Arial" w:cs="Arial"/>
          <w:sz w:val="20"/>
          <w:szCs w:val="20"/>
        </w:rPr>
        <w:t xml:space="preserve">animal evolution. </w:t>
      </w:r>
      <w:r>
        <w:rPr>
          <w:rFonts w:ascii="Arial" w:eastAsia="Times New Roman" w:hAnsi="Arial" w:cs="Arial"/>
          <w:sz w:val="20"/>
          <w:szCs w:val="20"/>
        </w:rPr>
        <w:t>B</w:t>
      </w:r>
      <w:r w:rsidRPr="00961490">
        <w:rPr>
          <w:rFonts w:ascii="Arial" w:eastAsia="Times New Roman" w:hAnsi="Arial" w:cs="Arial"/>
          <w:sz w:val="20"/>
          <w:szCs w:val="20"/>
        </w:rPr>
        <w:t xml:space="preserve">ecause microbes can influence </w:t>
      </w:r>
      <w:r>
        <w:rPr>
          <w:rFonts w:ascii="Arial" w:eastAsia="Times New Roman" w:hAnsi="Arial" w:cs="Arial"/>
          <w:sz w:val="20"/>
          <w:szCs w:val="20"/>
        </w:rPr>
        <w:t xml:space="preserve">multiple </w:t>
      </w:r>
      <w:r w:rsidRPr="00961490">
        <w:rPr>
          <w:rFonts w:ascii="Arial" w:eastAsia="Times New Roman" w:hAnsi="Arial" w:cs="Arial"/>
          <w:sz w:val="20"/>
          <w:szCs w:val="20"/>
        </w:rPr>
        <w:t>aspects of host physiology</w:t>
      </w:r>
      <w:r>
        <w:rPr>
          <w:rFonts w:ascii="Arial" w:eastAsia="Times New Roman" w:hAnsi="Arial" w:cs="Arial"/>
          <w:sz w:val="20"/>
          <w:szCs w:val="20"/>
        </w:rPr>
        <w:t>, including growth rate and susceptibility to disease or stress</w:t>
      </w:r>
      <w:r w:rsidRPr="00961490">
        <w:rPr>
          <w:rFonts w:ascii="Arial" w:eastAsia="Times New Roman" w:hAnsi="Arial" w:cs="Arial"/>
          <w:sz w:val="20"/>
          <w:szCs w:val="20"/>
        </w:rPr>
        <w:t>, changes in animal-microbial symbioses have the potential to mediate life-history tradeoffs. Scleractinian corals provide a biodiverse</w:t>
      </w:r>
      <w:r>
        <w:rPr>
          <w:rFonts w:ascii="Arial" w:eastAsia="Times New Roman" w:hAnsi="Arial" w:cs="Arial"/>
          <w:sz w:val="20"/>
          <w:szCs w:val="20"/>
        </w:rPr>
        <w:t>,</w:t>
      </w:r>
      <w:r w:rsidRPr="00961490">
        <w:rPr>
          <w:rFonts w:ascii="Arial" w:eastAsia="Times New Roman" w:hAnsi="Arial" w:cs="Arial"/>
          <w:sz w:val="20"/>
          <w:szCs w:val="20"/>
        </w:rPr>
        <w:t xml:space="preserve"> data-rich</w:t>
      </w:r>
      <w:r>
        <w:rPr>
          <w:rFonts w:ascii="Arial" w:eastAsia="Times New Roman" w:hAnsi="Arial" w:cs="Arial"/>
          <w:sz w:val="20"/>
          <w:szCs w:val="20"/>
        </w:rPr>
        <w:t>, and ecologically-relevant</w:t>
      </w:r>
      <w:r w:rsidRPr="00961490">
        <w:rPr>
          <w:rFonts w:ascii="Arial" w:eastAsia="Times New Roman" w:hAnsi="Arial" w:cs="Arial"/>
          <w:sz w:val="20"/>
          <w:szCs w:val="20"/>
        </w:rPr>
        <w:t xml:space="preserve"> host system to </w:t>
      </w:r>
      <w:r>
        <w:rPr>
          <w:rFonts w:ascii="Arial" w:eastAsia="Times New Roman" w:hAnsi="Arial" w:cs="Arial"/>
          <w:sz w:val="20"/>
          <w:szCs w:val="20"/>
        </w:rPr>
        <w:t>explore</w:t>
      </w:r>
      <w:r w:rsidRPr="00961490">
        <w:rPr>
          <w:rFonts w:ascii="Arial" w:eastAsia="Times New Roman" w:hAnsi="Arial" w:cs="Arial"/>
          <w:sz w:val="20"/>
          <w:szCs w:val="20"/>
        </w:rPr>
        <w:t xml:space="preserve"> this idea</w:t>
      </w:r>
      <w:r>
        <w:rPr>
          <w:rFonts w:ascii="Arial" w:eastAsia="Times New Roman" w:hAnsi="Arial" w:cs="Arial"/>
          <w:sz w:val="20"/>
          <w:szCs w:val="20"/>
        </w:rPr>
        <w:t xml:space="preserve">. </w:t>
      </w:r>
    </w:p>
    <w:p w14:paraId="44F2FB62" w14:textId="377ABDE3" w:rsidR="00C04DDF" w:rsidRDefault="00C04DDF" w:rsidP="00C04DDF">
      <w:pPr>
        <w:rPr>
          <w:rFonts w:ascii="Arial" w:eastAsia="Times New Roman" w:hAnsi="Arial" w:cs="Arial"/>
          <w:sz w:val="20"/>
          <w:szCs w:val="20"/>
        </w:rPr>
      </w:pPr>
      <w:r w:rsidRPr="00AA2FC1">
        <w:rPr>
          <w:rFonts w:ascii="Arial" w:eastAsia="Times New Roman" w:hAnsi="Arial" w:cs="Arial"/>
          <w:b/>
          <w:bCs/>
          <w:sz w:val="20"/>
          <w:szCs w:val="20"/>
        </w:rPr>
        <w:t>Results</w:t>
      </w:r>
      <w:r w:rsidRPr="00AA2FC1">
        <w:rPr>
          <w:rFonts w:ascii="Arial" w:eastAsia="Times New Roman" w:hAnsi="Arial" w:cs="Arial"/>
          <w:b/>
          <w:bCs/>
          <w:i/>
          <w:iCs/>
          <w:sz w:val="20"/>
          <w:szCs w:val="20"/>
        </w:rPr>
        <w:t>:</w:t>
      </w:r>
      <w:r w:rsidRPr="00AA2FC1">
        <w:rPr>
          <w:rFonts w:ascii="Arial" w:eastAsia="Times New Roman" w:hAnsi="Arial" w:cs="Arial"/>
          <w:i/>
          <w:iCs/>
          <w:sz w:val="20"/>
          <w:szCs w:val="20"/>
        </w:rPr>
        <w:t xml:space="preserve"> </w:t>
      </w:r>
      <w:r w:rsidRPr="00961490">
        <w:rPr>
          <w:rFonts w:ascii="Arial" w:eastAsia="Times New Roman" w:hAnsi="Arial" w:cs="Arial"/>
          <w:sz w:val="20"/>
          <w:szCs w:val="20"/>
        </w:rPr>
        <w:t>Using a comparative approach, we tested if coral microbiomes correlate with disease susceptibility across 425 million years of coral evolution by co</w:t>
      </w:r>
      <w:r>
        <w:rPr>
          <w:rFonts w:ascii="Arial" w:eastAsia="Times New Roman" w:hAnsi="Arial" w:cs="Arial"/>
          <w:sz w:val="20"/>
          <w:szCs w:val="20"/>
        </w:rPr>
        <w:t>nducting</w:t>
      </w:r>
      <w:r w:rsidRPr="00961490">
        <w:rPr>
          <w:rFonts w:ascii="Arial" w:eastAsia="Times New Roman" w:hAnsi="Arial" w:cs="Arial"/>
          <w:sz w:val="20"/>
          <w:szCs w:val="20"/>
        </w:rPr>
        <w:t xml:space="preserve"> a cross-species coral microbiome survey (the “Global Coral Microbiome Project”) </w:t>
      </w:r>
      <w:r>
        <w:rPr>
          <w:rFonts w:ascii="Arial" w:eastAsia="Times New Roman" w:hAnsi="Arial" w:cs="Arial"/>
          <w:sz w:val="20"/>
          <w:szCs w:val="20"/>
        </w:rPr>
        <w:t xml:space="preserve">and combining the results </w:t>
      </w:r>
      <w:r w:rsidRPr="00961490">
        <w:rPr>
          <w:rFonts w:ascii="Arial" w:eastAsia="Times New Roman" w:hAnsi="Arial" w:cs="Arial"/>
          <w:sz w:val="20"/>
          <w:szCs w:val="20"/>
        </w:rPr>
        <w:t>with long-term</w:t>
      </w:r>
      <w:r>
        <w:rPr>
          <w:rFonts w:ascii="Arial" w:eastAsia="Times New Roman" w:hAnsi="Arial" w:cs="Arial"/>
          <w:sz w:val="20"/>
          <w:szCs w:val="20"/>
        </w:rPr>
        <w:t xml:space="preserve"> global </w:t>
      </w:r>
      <w:r w:rsidRPr="00961490">
        <w:rPr>
          <w:rFonts w:ascii="Arial" w:eastAsia="Times New Roman" w:hAnsi="Arial" w:cs="Arial"/>
          <w:sz w:val="20"/>
          <w:szCs w:val="20"/>
        </w:rPr>
        <w:t xml:space="preserve">disease prevalence </w:t>
      </w:r>
      <w:r>
        <w:rPr>
          <w:rFonts w:ascii="Arial" w:eastAsia="Times New Roman" w:hAnsi="Arial" w:cs="Arial"/>
          <w:sz w:val="20"/>
          <w:szCs w:val="20"/>
        </w:rPr>
        <w:t xml:space="preserve">and coral trait </w:t>
      </w:r>
      <w:r w:rsidRPr="00961490">
        <w:rPr>
          <w:rFonts w:ascii="Arial" w:eastAsia="Times New Roman" w:hAnsi="Arial" w:cs="Arial"/>
          <w:sz w:val="20"/>
          <w:szCs w:val="20"/>
        </w:rPr>
        <w:t>data. Interpreting these data in their phylogenetic context, we show that microbial dominance predict</w:t>
      </w:r>
      <w:r>
        <w:rPr>
          <w:rFonts w:ascii="Arial" w:eastAsia="Times New Roman" w:hAnsi="Arial" w:cs="Arial"/>
          <w:sz w:val="20"/>
          <w:szCs w:val="20"/>
        </w:rPr>
        <w:t>s</w:t>
      </w:r>
      <w:r w:rsidRPr="00961490">
        <w:rPr>
          <w:rFonts w:ascii="Arial" w:eastAsia="Times New Roman" w:hAnsi="Arial" w:cs="Arial"/>
          <w:sz w:val="20"/>
          <w:szCs w:val="20"/>
        </w:rPr>
        <w:t xml:space="preserve"> disease susceptibility</w:t>
      </w:r>
      <w:r>
        <w:rPr>
          <w:rFonts w:ascii="Arial" w:eastAsia="Times New Roman" w:hAnsi="Arial" w:cs="Arial"/>
          <w:sz w:val="20"/>
          <w:szCs w:val="20"/>
        </w:rPr>
        <w:t xml:space="preserve">, and </w:t>
      </w:r>
      <w:r w:rsidRPr="00961490">
        <w:rPr>
          <w:rFonts w:ascii="Arial" w:eastAsia="Times New Roman" w:hAnsi="Arial" w:cs="Arial"/>
          <w:sz w:val="20"/>
          <w:szCs w:val="20"/>
        </w:rPr>
        <w:t>trace</w:t>
      </w:r>
      <w:r>
        <w:rPr>
          <w:rFonts w:ascii="Arial" w:eastAsia="Times New Roman" w:hAnsi="Arial" w:cs="Arial"/>
          <w:sz w:val="20"/>
          <w:szCs w:val="20"/>
        </w:rPr>
        <w:t>d</w:t>
      </w:r>
      <w:r w:rsidRPr="00961490">
        <w:rPr>
          <w:rFonts w:ascii="Arial" w:eastAsia="Times New Roman" w:hAnsi="Arial" w:cs="Arial"/>
          <w:sz w:val="20"/>
          <w:szCs w:val="20"/>
        </w:rPr>
        <w:t xml:space="preserve"> this dominance-disease association to a single putatively beneficial symbiont</w:t>
      </w:r>
      <w:ins w:id="18" w:author="Microsoft Office User" w:date="2024-10-28T13:01:00Z">
        <w:r>
          <w:rPr>
            <w:rFonts w:ascii="Arial" w:eastAsia="Times New Roman" w:hAnsi="Arial" w:cs="Arial"/>
            <w:sz w:val="20"/>
            <w:szCs w:val="20"/>
          </w:rPr>
          <w:t xml:space="preserve"> genus</w:t>
        </w:r>
      </w:ins>
      <w:r w:rsidRPr="00961490">
        <w:rPr>
          <w:rFonts w:ascii="Arial" w:eastAsia="Times New Roman" w:hAnsi="Arial" w:cs="Arial"/>
          <w:sz w:val="20"/>
          <w:szCs w:val="20"/>
        </w:rPr>
        <w:t xml:space="preserve">, </w:t>
      </w:r>
      <w:r w:rsidRPr="00961490">
        <w:rPr>
          <w:rFonts w:ascii="Arial" w:eastAsia="Times New Roman" w:hAnsi="Arial" w:cs="Arial"/>
          <w:i/>
          <w:sz w:val="20"/>
          <w:szCs w:val="20"/>
        </w:rPr>
        <w:t>Endozoicomonas</w:t>
      </w:r>
      <w:r>
        <w:rPr>
          <w:rFonts w:ascii="Arial" w:eastAsia="Times New Roman" w:hAnsi="Arial" w:cs="Arial"/>
          <w:i/>
          <w:sz w:val="20"/>
          <w:szCs w:val="20"/>
        </w:rPr>
        <w:t xml:space="preserve">. Endozoicomonas </w:t>
      </w:r>
      <w:r w:rsidRPr="00961490">
        <w:rPr>
          <w:rFonts w:ascii="Arial" w:eastAsia="Times New Roman" w:hAnsi="Arial" w:cs="Arial"/>
          <w:sz w:val="20"/>
          <w:szCs w:val="20"/>
        </w:rPr>
        <w:t>relative abundance in coral tissue explained 30% of variation in disease susceptibility and 60% of variation in microbiome dominance across 40 coral genera</w:t>
      </w:r>
      <w:r>
        <w:rPr>
          <w:rFonts w:ascii="Arial" w:eastAsia="Times New Roman" w:hAnsi="Arial" w:cs="Arial"/>
          <w:sz w:val="20"/>
          <w:szCs w:val="20"/>
        </w:rPr>
        <w:t xml:space="preserve">, while also correlating </w:t>
      </w:r>
      <w:r w:rsidRPr="00961490">
        <w:rPr>
          <w:rFonts w:ascii="Arial" w:eastAsia="Times New Roman" w:hAnsi="Arial" w:cs="Arial"/>
          <w:sz w:val="20"/>
          <w:szCs w:val="20"/>
        </w:rPr>
        <w:t xml:space="preserve">strongly with high growth rates. </w:t>
      </w:r>
    </w:p>
    <w:p w14:paraId="38A2B79E" w14:textId="77777777" w:rsidR="00C04DDF" w:rsidRPr="00281EC4" w:rsidRDefault="00C04DDF" w:rsidP="00C04DDF">
      <w:pPr>
        <w:rPr>
          <w:rFonts w:ascii="Arial" w:eastAsia="Times New Roman" w:hAnsi="Arial" w:cs="Arial"/>
          <w:sz w:val="20"/>
          <w:szCs w:val="20"/>
        </w:rPr>
      </w:pPr>
      <w:r w:rsidRPr="00AA2FC1">
        <w:rPr>
          <w:rFonts w:ascii="Arial" w:eastAsia="Times New Roman" w:hAnsi="Arial" w:cs="Arial"/>
          <w:b/>
          <w:bCs/>
          <w:sz w:val="20"/>
          <w:szCs w:val="20"/>
        </w:rPr>
        <w:t>Conclusions:</w:t>
      </w:r>
      <w:r>
        <w:rPr>
          <w:rFonts w:ascii="Arial" w:eastAsia="Times New Roman" w:hAnsi="Arial" w:cs="Arial"/>
          <w:sz w:val="20"/>
          <w:szCs w:val="20"/>
        </w:rPr>
        <w:t xml:space="preserve"> </w:t>
      </w:r>
      <w:r w:rsidRPr="00961490">
        <w:rPr>
          <w:rFonts w:ascii="Arial" w:eastAsia="Times New Roman" w:hAnsi="Arial" w:cs="Arial"/>
          <w:sz w:val="20"/>
          <w:szCs w:val="20"/>
        </w:rPr>
        <w:t xml:space="preserve">These results demonstrate that the evolution of </w:t>
      </w:r>
      <w:r w:rsidRPr="007141C2">
        <w:rPr>
          <w:rFonts w:ascii="Arial" w:eastAsia="Times New Roman" w:hAnsi="Arial" w:cs="Arial"/>
          <w:i/>
          <w:iCs/>
          <w:sz w:val="20"/>
          <w:szCs w:val="20"/>
        </w:rPr>
        <w:t>Endozoicomon</w:t>
      </w:r>
      <w:r>
        <w:rPr>
          <w:rFonts w:ascii="Arial" w:eastAsia="Times New Roman" w:hAnsi="Arial" w:cs="Arial"/>
          <w:i/>
          <w:iCs/>
          <w:sz w:val="20"/>
          <w:szCs w:val="20"/>
        </w:rPr>
        <w:t>a</w:t>
      </w:r>
      <w:r w:rsidRPr="007141C2">
        <w:rPr>
          <w:rFonts w:ascii="Arial" w:eastAsia="Times New Roman" w:hAnsi="Arial" w:cs="Arial"/>
          <w:i/>
          <w:iCs/>
          <w:sz w:val="20"/>
          <w:szCs w:val="20"/>
        </w:rPr>
        <w:t>s</w:t>
      </w:r>
      <w:r w:rsidRPr="00961490">
        <w:rPr>
          <w:rFonts w:ascii="Arial" w:eastAsia="Times New Roman" w:hAnsi="Arial" w:cs="Arial"/>
          <w:sz w:val="20"/>
          <w:szCs w:val="20"/>
        </w:rPr>
        <w:t xml:space="preserve"> </w:t>
      </w:r>
      <w:r>
        <w:rPr>
          <w:rFonts w:ascii="Arial" w:eastAsia="Times New Roman" w:hAnsi="Arial" w:cs="Arial"/>
          <w:sz w:val="20"/>
          <w:szCs w:val="20"/>
        </w:rPr>
        <w:t xml:space="preserve">symbiosis </w:t>
      </w:r>
      <w:r w:rsidRPr="00961490">
        <w:rPr>
          <w:rFonts w:ascii="Arial" w:eastAsia="Times New Roman" w:hAnsi="Arial" w:cs="Arial"/>
          <w:sz w:val="20"/>
          <w:szCs w:val="20"/>
        </w:rPr>
        <w:t>in corals correlates with both disease prevalence and growth rate</w:t>
      </w:r>
      <w:r>
        <w:rPr>
          <w:rFonts w:ascii="Arial" w:eastAsia="Times New Roman" w:hAnsi="Arial" w:cs="Arial"/>
          <w:sz w:val="20"/>
          <w:szCs w:val="20"/>
        </w:rPr>
        <w:t>, and suggest a mediating role</w:t>
      </w:r>
      <w:r w:rsidRPr="00961490">
        <w:rPr>
          <w:rFonts w:ascii="Arial" w:eastAsia="Times New Roman" w:hAnsi="Arial" w:cs="Arial"/>
          <w:sz w:val="20"/>
          <w:szCs w:val="20"/>
        </w:rPr>
        <w:t>. Exploration of the mechanistic basis for these findings will be important for our understanding of how microbial symbios</w:t>
      </w:r>
      <w:r>
        <w:rPr>
          <w:rFonts w:ascii="Arial" w:eastAsia="Times New Roman" w:hAnsi="Arial" w:cs="Arial"/>
          <w:sz w:val="20"/>
          <w:szCs w:val="20"/>
        </w:rPr>
        <w:t>e</w:t>
      </w:r>
      <w:r w:rsidRPr="00961490">
        <w:rPr>
          <w:rFonts w:ascii="Arial" w:eastAsia="Times New Roman" w:hAnsi="Arial" w:cs="Arial"/>
          <w:sz w:val="20"/>
          <w:szCs w:val="20"/>
        </w:rPr>
        <w:t>s influence animal life-history tradeoffs.</w:t>
      </w:r>
    </w:p>
    <w:p w14:paraId="6504ACD6" w14:textId="73CF6858" w:rsidR="00961490" w:rsidRPr="00961490" w:rsidRDefault="00961490" w:rsidP="00961490">
      <w:pPr>
        <w:contextualSpacing/>
        <w:rPr>
          <w:rFonts w:ascii="Arial" w:eastAsia="Times New Roman" w:hAnsi="Arial" w:cs="Arial"/>
          <w:sz w:val="20"/>
          <w:szCs w:val="20"/>
        </w:rPr>
      </w:pPr>
      <w:r>
        <w:rPr>
          <w:rFonts w:ascii="Arial" w:hAnsi="Arial" w:cs="Arial"/>
          <w:b/>
          <w:color w:val="000000"/>
          <w:sz w:val="20"/>
          <w:szCs w:val="20"/>
        </w:rPr>
        <w:br w:type="page"/>
      </w:r>
    </w:p>
    <w:p w14:paraId="3FDA0085" w14:textId="055C7900" w:rsidR="00961490" w:rsidRDefault="00E6133D" w:rsidP="00961490">
      <w:pPr>
        <w:keepNext/>
        <w:pBdr>
          <w:top w:val="nil"/>
          <w:left w:val="nil"/>
          <w:bottom w:val="nil"/>
          <w:right w:val="nil"/>
          <w:between w:val="nil"/>
        </w:pBdr>
        <w:spacing w:before="240" w:after="60"/>
        <w:rPr>
          <w:rFonts w:ascii="Arial" w:hAnsi="Arial" w:cs="Arial"/>
          <w:b/>
          <w:color w:val="000000"/>
          <w:sz w:val="20"/>
          <w:szCs w:val="20"/>
        </w:rPr>
      </w:pPr>
      <w:r w:rsidRPr="00980C22">
        <w:rPr>
          <w:rFonts w:ascii="Arial" w:hAnsi="Arial" w:cs="Arial"/>
          <w:b/>
          <w:color w:val="000000"/>
          <w:sz w:val="20"/>
          <w:szCs w:val="20"/>
        </w:rPr>
        <w:lastRenderedPageBreak/>
        <w:t>Main Text</w:t>
      </w:r>
    </w:p>
    <w:p w14:paraId="08928279" w14:textId="3BBA3887" w:rsidR="00993F13" w:rsidRPr="00993F13" w:rsidRDefault="00993F13" w:rsidP="00961490">
      <w:pPr>
        <w:keepNext/>
        <w:pBdr>
          <w:top w:val="nil"/>
          <w:left w:val="nil"/>
          <w:bottom w:val="nil"/>
          <w:right w:val="nil"/>
          <w:between w:val="nil"/>
        </w:pBdr>
        <w:spacing w:before="240" w:after="60"/>
        <w:rPr>
          <w:rFonts w:ascii="Arial" w:eastAsia="Times New Roman" w:hAnsi="Arial" w:cs="Arial"/>
          <w:b/>
          <w:bCs/>
          <w:sz w:val="20"/>
          <w:szCs w:val="20"/>
        </w:rPr>
      </w:pPr>
      <w:r w:rsidRPr="00993F13">
        <w:rPr>
          <w:rFonts w:ascii="Arial" w:eastAsia="Times New Roman" w:hAnsi="Arial" w:cs="Arial"/>
          <w:b/>
          <w:bCs/>
          <w:sz w:val="20"/>
          <w:szCs w:val="20"/>
        </w:rPr>
        <w:t>Introduction</w:t>
      </w:r>
    </w:p>
    <w:p w14:paraId="74A5EE23" w14:textId="676C65F8" w:rsidR="00961490" w:rsidRDefault="00961490" w:rsidP="00961490">
      <w:pPr>
        <w:keepNext/>
        <w:pBdr>
          <w:top w:val="nil"/>
          <w:left w:val="nil"/>
          <w:bottom w:val="nil"/>
          <w:right w:val="nil"/>
          <w:between w:val="nil"/>
        </w:pBdr>
        <w:spacing w:before="240" w:after="60"/>
        <w:rPr>
          <w:rFonts w:ascii="Arial" w:hAnsi="Arial" w:cs="Arial"/>
          <w:b/>
          <w:color w:val="000000"/>
          <w:sz w:val="20"/>
          <w:szCs w:val="20"/>
        </w:rPr>
      </w:pPr>
      <w:r w:rsidRPr="00961490">
        <w:rPr>
          <w:rFonts w:ascii="Arial" w:eastAsia="Times New Roman" w:hAnsi="Arial" w:cs="Arial"/>
          <w:sz w:val="20"/>
          <w:szCs w:val="20"/>
        </w:rPr>
        <w:t>Tradeoffs in life-history strategy are key features in animal evolution</w:t>
      </w:r>
      <w:r w:rsidR="00BA052C">
        <w:rPr>
          <w:rFonts w:ascii="Arial" w:eastAsia="Times New Roman" w:hAnsi="Arial" w:cs="Arial"/>
          <w:sz w:val="20"/>
          <w:szCs w:val="20"/>
        </w:rPr>
        <w:fldChar w:fldCharType="begin"/>
      </w:r>
      <w:r w:rsidR="007372D3">
        <w:rPr>
          <w:rFonts w:ascii="Arial" w:eastAsia="Times New Roman" w:hAnsi="Arial" w:cs="Arial"/>
          <w:sz w:val="20"/>
          <w:szCs w:val="20"/>
        </w:rPr>
        <w:instrText xml:space="preserve"> ADDIN ZOTERO_ITEM CSL_CITATION {"citationID":"0G1AhhrH","properties":{"formattedCitation":"\\super 1,2\\nosupersub{}","plainCitation":"1,2","noteIndex":0},"citationItems":[{"id":1771,"uris":["http://zotero.org/groups/2769688/items/QIA57APR"],"itemData":{"id":1771,"type":"article-journal","abstract":"Animals exhibit an extraordinary diversity of life history strategies. These realized combinations of survival, development and reproduction are predicted to be constrained by physiological limitations and by trade-offs in resource allocation. However, our understanding of these patterns is restricted to a few taxonomic groups. Using demographic data from 121 species, ranging from humans to sponges, we test whether such trade-offs universally shape animal life history strategies. We show that, after accounting for body mass and phylogenetic relatedness, 71% of the variation in animal life history strategies can be explained by life history traits associated with the fast–slow continuum (pace of life) and with a second axis defined by the distribution of age-specific mortality hazards and the spread of reproduction. While we found that life history strategies are associated with metabolic rate and ecological modes of life, surprisingly similar life history strategies can be found across the phylogenetic and physiological diversity of animals.","container-title":"Nature Ecology &amp; Evolution","DOI":"10.1038/s41559-019-0938-7","ISSN":"2397-334X","issue":"8","journalAbbreviation":"Nat Ecol Evol","language":"en","license":"2019 The Author(s), under exclusive licence to Springer Nature Limited","note":"number: 8\npublisher: Nature Publishing Group","page":"1217-1224","source":"www.nature.com","title":"Animal life history is shaped by the pace of life and the distribution of age-specific mortality and reproduction","volume":"3","author":[{"family":"Healy","given":"Kevin"},{"family":"Ezard","given":"Thomas H. G."},{"family":"Jones","given":"Owen R."},{"family":"Salguero-Gómez","given":"Roberto"},{"family":"Buckley","given":"Yvonne M."}],"issued":{"date-parts":[["2019",8]]}}},{"id":2083,"uris":["http://zotero.org/groups/2769688/items/6ZCMW6WW"],"itemData":{"id":2083,"type":"article-journal","abstract":"Classifying the biological traits of organisms can test conceptual frameworks of life-history strategies and allow for predictions of how different species may respond to environmental disturbances. We apply a trait-based classification approach to a complex and threatened group of species, scleractinian corals. Using hierarchical clustering and random forests analyses, we identify up to four life-history strategies that appear globally consistent across 143 species of reef corals: competitive, weedy, stress-tolerant and generalist taxa, which are primarily separated by colony morphology, growth rate and reproductive mode. Documented shifts towards stress-tolerant, generalist and weedy species in coral reef communities are consistent with the expected responses of these life-history strategies. Our quantitative trait-based approach to classifying life-history strategies is objective, applicable to any taxa and a powerful tool that can be used to evaluate theories of community ecology and predict the impact of environmental and anthropogenic stressors on species assemblages.","container-title":"Ecology Letters","DOI":"10.1111/j.1461-0248.2012.01861.x","ISSN":"1461-0248","issue":"12","language":"en","license":"© 2012 Blackwell Publishing Ltd/CNRS","note":"_eprint: https://onlinelibrary.wiley.com/doi/pdf/10.1111/j.1461-0248.2012.01861.x","page":"1378-1386","source":"Wiley Online Library","title":"Evaluating life-history strategies of reef corals from species traits","volume":"15","author":[{"family":"Darling","given":"Emily S."},{"family":"Alvarez-Filip","given":"Lorenzo"},{"family":"Oliver","given":"Thomas A."},{"family":"McClanahan","given":"Timothy R."},{"family":"Côté","given":"Isabelle M."}],"issued":{"date-parts":[["2012"]]}}}],"schema":"https://github.com/citation-style-language/schema/raw/master/csl-citation.json"} </w:instrText>
      </w:r>
      <w:r w:rsidR="00BA052C">
        <w:rPr>
          <w:rFonts w:ascii="Arial" w:eastAsia="Times New Roman" w:hAnsi="Arial" w:cs="Arial"/>
          <w:sz w:val="20"/>
          <w:szCs w:val="20"/>
        </w:rPr>
        <w:fldChar w:fldCharType="separate"/>
      </w:r>
      <w:r w:rsidR="00BA052C" w:rsidRPr="00BA052C">
        <w:rPr>
          <w:rFonts w:ascii="Arial" w:hAnsi="Arial" w:cs="Arial"/>
          <w:sz w:val="20"/>
          <w:vertAlign w:val="superscript"/>
        </w:rPr>
        <w:t>1,2</w:t>
      </w:r>
      <w:r w:rsidR="00BA052C">
        <w:rPr>
          <w:rFonts w:ascii="Arial" w:eastAsia="Times New Roman" w:hAnsi="Arial" w:cs="Arial"/>
          <w:sz w:val="20"/>
          <w:szCs w:val="20"/>
        </w:rPr>
        <w:fldChar w:fldCharType="end"/>
      </w:r>
      <w:r w:rsidRPr="00961490">
        <w:rPr>
          <w:rFonts w:ascii="Arial" w:eastAsia="Times New Roman" w:hAnsi="Arial" w:cs="Arial"/>
          <w:sz w:val="20"/>
          <w:szCs w:val="20"/>
        </w:rPr>
        <w:t>. These tradeoffs often involve differential investments in life-history traits such as growth rate</w:t>
      </w:r>
      <w:r w:rsidR="00BA052C">
        <w:rPr>
          <w:rFonts w:ascii="Arial" w:eastAsia="Times New Roman" w:hAnsi="Arial" w:cs="Arial"/>
          <w:sz w:val="20"/>
          <w:szCs w:val="20"/>
        </w:rPr>
        <w:fldChar w:fldCharType="begin"/>
      </w:r>
      <w:r w:rsidR="007372D3">
        <w:rPr>
          <w:rFonts w:ascii="Arial" w:eastAsia="Times New Roman" w:hAnsi="Arial" w:cs="Arial"/>
          <w:sz w:val="20"/>
          <w:szCs w:val="20"/>
        </w:rPr>
        <w:instrText xml:space="preserve"> ADDIN ZOTERO_ITEM CSL_CITATION {"citationID":"sFqfyv6R","properties":{"formattedCitation":"\\super 3\\nosupersub{}","plainCitation":"3","noteIndex":0},"citationItems":[{"id":1137,"uris":["http://zotero.org/groups/2769688/items/9WP3JA2E"],"itemData":{"id":1137,"type":"article-journal","abstract":"1. Evidence suggests that developing and maintaining an effective immune system may be costly and that an organism has to make a trade-off between immune function and other fitness-enhancing traits. To test for a trade-off between growth and immune function we carried out a meta-analysis of data from lines of poultry that had been divergently selected for either growth (body mass) or an aspect of immune function. This is relevant to our understanding of the evolution of immune function, but also because the increased prevalence of antibiotic-resistant bacteria and calls to restrict the use of antibiotics in the agricultural industry has made immune function of livestock an important theme. Has the selection of animals for rapid growth unintentionally resulted in reduced immune function? 2. The lines selected for increased growth all showed a strong and significant decrease in immune function (standard difference in means = 0·8; P &lt; 0·001). No difference was found between the effects on cellular or humoral immunity, although there were few data on cellular immunity, and hence this deserves more study. However, in the lines selected for immune function the effect on growth was heterogeneous and overall it was close to zero. 3. Testing for publication bias revealed that the effect of selection for body mass on immune function was robust. However, there was considerable heterogeneity in both body mass and immune function data. The heterogeneity in the growth-selected lines cannot be accounted for by gender or species: the only turkey line had an effect size between that of the two chicken lines. 4. In conclusion, we found that selection for growth does indeed compromise immune function, but selection for immune function did not consistently affect growth. This is in agreement with the supposition that the costs of growth are large relative to the costs of immune function, and on a practical level this suggests that it may be possible to breed animals for increased growth without loss of immune function.","container-title":"Functional Ecology","DOI":"10.1111/j.1365-2435.2010.01800.x","ISSN":"1365-2435","issue":"1","language":"en","license":"© 2010 The Authors. Functional Ecology © 2010 British Ecological Society","note":"_eprint: https://besjournals.onlinelibrary.wiley.com/doi/pdf/10.1111/j.1365-2435.2010.01800.x","page":"74-80","source":"Wiley Online Library","title":"Trade-off between growth and immune function: a meta-analysis of selection experiments","title-short":"Trade-off between growth and immune function","volume":"25","author":[{"family":"Most","given":"Peter J.","dropping-particle":"van der"},{"family":"Jong","given":"Berber","dropping-particle":"de"},{"family":"Parmentier","given":"Henk K."},{"family":"Verhulst","given":"Simon"}],"issued":{"date-parts":[["2011"]]}}}],"schema":"https://github.com/citation-style-language/schema/raw/master/csl-citation.json"} </w:instrText>
      </w:r>
      <w:r w:rsidR="00BA052C">
        <w:rPr>
          <w:rFonts w:ascii="Arial" w:eastAsia="Times New Roman" w:hAnsi="Arial" w:cs="Arial"/>
          <w:sz w:val="20"/>
          <w:szCs w:val="20"/>
        </w:rPr>
        <w:fldChar w:fldCharType="separate"/>
      </w:r>
      <w:r w:rsidR="00BA052C" w:rsidRPr="00BA052C">
        <w:rPr>
          <w:rFonts w:ascii="Arial" w:hAnsi="Arial" w:cs="Arial"/>
          <w:sz w:val="20"/>
          <w:vertAlign w:val="superscript"/>
        </w:rPr>
        <w:t>3</w:t>
      </w:r>
      <w:r w:rsidR="00BA052C">
        <w:rPr>
          <w:rFonts w:ascii="Arial" w:eastAsia="Times New Roman" w:hAnsi="Arial" w:cs="Arial"/>
          <w:sz w:val="20"/>
          <w:szCs w:val="20"/>
        </w:rPr>
        <w:fldChar w:fldCharType="end"/>
      </w:r>
      <w:r w:rsidRPr="00961490">
        <w:rPr>
          <w:rFonts w:ascii="Arial" w:eastAsia="Times New Roman" w:hAnsi="Arial" w:cs="Arial"/>
          <w:sz w:val="20"/>
          <w:szCs w:val="20"/>
        </w:rPr>
        <w:t>; reproductive maturation, timing, and fecundity</w:t>
      </w:r>
      <w:r w:rsidR="00BA052C">
        <w:rPr>
          <w:rFonts w:ascii="Arial" w:eastAsia="Times New Roman" w:hAnsi="Arial" w:cs="Arial"/>
          <w:sz w:val="20"/>
          <w:szCs w:val="20"/>
        </w:rPr>
        <w:fldChar w:fldCharType="begin"/>
      </w:r>
      <w:r w:rsidR="007372D3">
        <w:rPr>
          <w:rFonts w:ascii="Arial" w:eastAsia="Times New Roman" w:hAnsi="Arial" w:cs="Arial"/>
          <w:sz w:val="20"/>
          <w:szCs w:val="20"/>
        </w:rPr>
        <w:instrText xml:space="preserve"> ADDIN ZOTERO_ITEM CSL_CITATION {"citationID":"vToRGh2p","properties":{"formattedCitation":"\\super 4\\nosupersub{}","plainCitation":"4","noteIndex":0},"citationItems":[{"id":1851,"uris":["http://zotero.org/groups/2769688/items/H2MVIJ9U"],"itemData":{"id":1851,"type":"article-journal","abstract":"Life history responses to environmental conditions include a combination of fecundity–survival schedules and behavioral strategies that yield the highest fitness in a given environment. In this study, we examined the pattern of covariation in avian life history strategies along an elevational gradient by comparing variation in life history traits, including most components of parental care, between phylogenetically paired taxa from low- and high-elevation sites. We found that high-elevation species had significantly lower annual fecundity but provided greater parental care to their offspring. However, a strong negative relationship between offspring number and duration of parental care along the elevational gradient suggested that high-elevation species were shifting investment from offspring number toward offspring quality. Although adult survival did not differ between high- and low-elevation species, higher juvenile survival may have compensated for lower annual fecundity in high-elevation species. The elevation at which breeding occurred strongly influenced the partitioning of parental behavior between sexes. Male participation in nestling provisioning was significantly greater in high-elevation species. In turn, altitudinal variation in the frequency of biparental care closely covaries with the intensity of sexual selection, ultimately resulting in the strong elevational pattern of sexual dimorphism. Moreover, elevational variation in costs of development and maintenance of secondary sexual traits constitutes an additional effect on fecundity–survival schedules along elevational gradients. Thus, a trade-off between fecundity and parental care, and associated interactions among morphological, life history, and behavioral traits play important roles in the evolution of life history strategies in birds.","container-title":"Ecology","DOI":"10.1890/0012-9658(2001)082[2948:EOLHAE]2.0.CO;2","ISSN":"1939-9170","issue":"10","language":"en","note":"_eprint: https://onlinelibrary.wiley.com/doi/pdf/10.1890/0012-9658%282001%29082%5B2948%3AEOLHAE%5D2.0.CO%3B2","page":"2948-2960","source":"Wiley Online Library","title":"Evolution of Life Histories Along Elevational Gradients: Trade-Off Between Parental Care and Fecundity","title-short":"Evolution of Life Histories Along Elevational Gradients","volume":"82","author":[{"family":"Badyaev","given":"Alexander V."},{"family":"Ghalambor","given":"Cameron K."}],"issued":{"date-parts":[["2001"]]}}}],"schema":"https://github.com/citation-style-language/schema/raw/master/csl-citation.json"} </w:instrText>
      </w:r>
      <w:r w:rsidR="00BA052C">
        <w:rPr>
          <w:rFonts w:ascii="Arial" w:eastAsia="Times New Roman" w:hAnsi="Arial" w:cs="Arial"/>
          <w:sz w:val="20"/>
          <w:szCs w:val="20"/>
        </w:rPr>
        <w:fldChar w:fldCharType="separate"/>
      </w:r>
      <w:r w:rsidR="00BA052C" w:rsidRPr="00BA052C">
        <w:rPr>
          <w:rFonts w:ascii="Arial" w:hAnsi="Arial" w:cs="Arial"/>
          <w:sz w:val="20"/>
          <w:vertAlign w:val="superscript"/>
        </w:rPr>
        <w:t>4</w:t>
      </w:r>
      <w:r w:rsidR="00BA052C">
        <w:rPr>
          <w:rFonts w:ascii="Arial" w:eastAsia="Times New Roman" w:hAnsi="Arial" w:cs="Arial"/>
          <w:sz w:val="20"/>
          <w:szCs w:val="20"/>
        </w:rPr>
        <w:fldChar w:fldCharType="end"/>
      </w:r>
      <w:r w:rsidRPr="00961490">
        <w:rPr>
          <w:rFonts w:ascii="Arial" w:eastAsia="Times New Roman" w:hAnsi="Arial" w:cs="Arial"/>
          <w:sz w:val="20"/>
          <w:szCs w:val="20"/>
        </w:rPr>
        <w:t>; or resistance to stress</w:t>
      </w:r>
      <w:r w:rsidR="00BA052C">
        <w:rPr>
          <w:rFonts w:ascii="Arial" w:eastAsia="Times New Roman" w:hAnsi="Arial" w:cs="Arial"/>
          <w:sz w:val="20"/>
          <w:szCs w:val="20"/>
        </w:rPr>
        <w:fldChar w:fldCharType="begin"/>
      </w:r>
      <w:r w:rsidR="007372D3">
        <w:rPr>
          <w:rFonts w:ascii="Arial" w:eastAsia="Times New Roman" w:hAnsi="Arial" w:cs="Arial"/>
          <w:sz w:val="20"/>
          <w:szCs w:val="20"/>
        </w:rPr>
        <w:instrText xml:space="preserve"> ADDIN ZOTERO_ITEM CSL_CITATION {"citationID":"8MBpH2Vd","properties":{"formattedCitation":"\\super 5\\nosupersub{}","plainCitation":"5","noteIndex":0},"citationItems":[{"id":1769,"uris":["http://zotero.org/groups/2769688/items/CNTH2NMT"],"itemData":{"id":1769,"type":"article-journal","abstract":"The frequency, duration and co-occurrence of several environmental stressors, such as heat waves and droughts, are increasing globally. Such multiple stressors may have compounding or interactive effects on animals, resulting in either additive or non-additive costs, but animals may mitigate these costs through various strategies of resource conservation or shifts in resource allocation. Through a factorial experiment, we investigated the independent and interactive effects of a simulated heat wave and water limitation on life-history, physiological and behavioral traits. We used the variable field cricket, Gryllus lineaticeps, which exhibits a wing dimorphism that mediates two distinct life-history strategies during early adulthood. Long-winged individuals invest in flight musculature and are typically flight capable, whereas short-winged individuals lack flight musculature and capacity. A comprehensive and integrative approach with G. lineaticeps allowed us to examine whether life-history strategy influenced the costs of multiple stressors as well as the resulting cost-limiting strategies. Concurrent heat wave and water limitation resulted in largely non-additive and single-stressor costs to important traits (e.g. survival and water balance), extensive shifts in resource allocation priorities (e.g. reduced prioritization of body mass) and a limited capacity to conserve resources (e.g. heat wave reduced energy use only when water was available). Life-history strategy influenced the emergency life-history stage because wing morphology and stressor(s) interacted to influence body mass, boldness behavior and immunocompetence. Our results demonstrate that water availability and life-history strategy should be incorporated into future studies integrating important conceptual frameworks of stress across a suite of traits – from survival and life history to behavior and physiology.","container-title":"Journal of Experimental Biology","DOI":"10.1242/jeb.236398","ISSN":"0022-0949","issue":"7","journalAbbreviation":"Journal of Experimental Biology","page":"jeb236398","source":"Silverchair","title":"When it's hot and dry: life-history strategy influences the effects of heat waves and water limitation","title-short":"When it's hot and dry","volume":"224","author":[{"family":"Padda","given":"Sugjit S."},{"family":"Glass","given":"Jordan R."},{"family":"Stahlschmidt","given":"Zachary R."}],"issued":{"date-parts":[["2021",4,15]]}}}],"schema":"https://github.com/citation-style-language/schema/raw/master/csl-citation.json"} </w:instrText>
      </w:r>
      <w:r w:rsidR="00BA052C">
        <w:rPr>
          <w:rFonts w:ascii="Arial" w:eastAsia="Times New Roman" w:hAnsi="Arial" w:cs="Arial"/>
          <w:sz w:val="20"/>
          <w:szCs w:val="20"/>
        </w:rPr>
        <w:fldChar w:fldCharType="separate"/>
      </w:r>
      <w:r w:rsidR="00BA052C" w:rsidRPr="00BA052C">
        <w:rPr>
          <w:rFonts w:ascii="Arial" w:hAnsi="Arial" w:cs="Arial"/>
          <w:sz w:val="20"/>
          <w:vertAlign w:val="superscript"/>
        </w:rPr>
        <w:t>5</w:t>
      </w:r>
      <w:r w:rsidR="00BA052C">
        <w:rPr>
          <w:rFonts w:ascii="Arial" w:eastAsia="Times New Roman" w:hAnsi="Arial" w:cs="Arial"/>
          <w:sz w:val="20"/>
          <w:szCs w:val="20"/>
        </w:rPr>
        <w:fldChar w:fldCharType="end"/>
      </w:r>
      <w:r w:rsidRPr="00961490">
        <w:rPr>
          <w:rFonts w:ascii="Arial" w:eastAsia="Times New Roman" w:hAnsi="Arial" w:cs="Arial"/>
          <w:sz w:val="20"/>
          <w:szCs w:val="20"/>
        </w:rPr>
        <w:t>, predation</w:t>
      </w:r>
      <w:r w:rsidR="00BA052C">
        <w:rPr>
          <w:rFonts w:ascii="Arial" w:eastAsia="Times New Roman" w:hAnsi="Arial" w:cs="Arial"/>
          <w:sz w:val="20"/>
          <w:szCs w:val="20"/>
        </w:rPr>
        <w:fldChar w:fldCharType="begin"/>
      </w:r>
      <w:r w:rsidR="007372D3">
        <w:rPr>
          <w:rFonts w:ascii="Arial" w:eastAsia="Times New Roman" w:hAnsi="Arial" w:cs="Arial"/>
          <w:sz w:val="20"/>
          <w:szCs w:val="20"/>
        </w:rPr>
        <w:instrText xml:space="preserve"> ADDIN ZOTERO_ITEM CSL_CITATION {"citationID":"IhUUxsPc","properties":{"formattedCitation":"\\super 6\\nosupersub{}","plainCitation":"6","noteIndex":0},"citationItems":[{"id":1853,"uris":["http://zotero.org/groups/2769688/items/5C9LC2R4"],"itemData":{"id":1853,"type":"article-journal","abstract":"This study was designed to measure and separate the physiological costs of inducible defenses from life history trade—offs and maternal effects in the waterflea Daphnia pulex. Juveniles of D. pulex produce morphological changes ('neckteeth') and undergo life history shifts as defenses against predatory Chaoborus (phantom midge) larvae. These traits are induced by a chemical cue (kairomone) released by the predator. I performed life history experiments with and without Chaoborus kairomones at different food levels to quantify the induced changes and their potential physiological costs. The Daphnia clone used in this study also increased its body depth in response to the predator substance. Life history shifted toward a larger body size (both length and depth) and higher fecundity, which was balanced by an increased time to reach maturity and by increased adult instar durations. Reproductive effort was higher in the typical morph in the first adult instar, indicating resource allocation shifts towards growth in the protected morph. However, even in the absence of predation the chemically induced protected morph tended to show an increased intrinsic rate of population growth (r). The longer time to reach maturity was not a direct physiological cost of neckteeth production, but a trade—off for larger body size. The life history shifts are independent of neckteeth formation. Developmental mechanisms leading to life history changes occurred after neckteeth were induced and could thus be uncoupled from neckteeth formation and its direct costs. In this study no direct costs were found. Carbon incorporation rates for the two morphs, at high and low food, were not different. As a maternal effect, the large females of the induced morph produced larger neonates which, in turn, matured at a larger size. Morphological changes, life history shifts, and maternal effects acted in concert to form defenses against Chaoborus. This study shows that the often assumed high physiological costs resulting from the formation or maintenance of the defenses are not necessary to explain the evolution of inducible defenses. As morphological changes increase the visibility of Daphnia pulex, a fitness disadvantage can be caused by a changing predator regime (e.g., fish). The results of this study suggest that environments with changing predator selectivities favor the evolution of inducible defenses.","container-title":"Ecology","DOI":"10.2307/1940703","ISSN":"1939-9170","issue":"6","language":"en","note":"_eprint: https://onlinelibrary.wiley.com/doi/pdf/10.2307/1940703","page":"1691-1705","source":"Wiley Online Library","title":"Predator-Induced Morphological Defenses: Costs, Life History Shifts, and Maternal Effects in Daphnia Pulex","title-short":"Predator-Induced Morphological Defenses","volume":"76","author":[{"family":"Tollrian","given":"Ralpoh"}],"issued":{"date-parts":[["1995"]]}}}],"schema":"https://github.com/citation-style-language/schema/raw/master/csl-citation.json"} </w:instrText>
      </w:r>
      <w:r w:rsidR="00BA052C">
        <w:rPr>
          <w:rFonts w:ascii="Arial" w:eastAsia="Times New Roman" w:hAnsi="Arial" w:cs="Arial"/>
          <w:sz w:val="20"/>
          <w:szCs w:val="20"/>
        </w:rPr>
        <w:fldChar w:fldCharType="separate"/>
      </w:r>
      <w:r w:rsidR="00BA052C" w:rsidRPr="00BA052C">
        <w:rPr>
          <w:rFonts w:ascii="Arial" w:hAnsi="Arial" w:cs="Arial"/>
          <w:sz w:val="20"/>
          <w:vertAlign w:val="superscript"/>
        </w:rPr>
        <w:t>6</w:t>
      </w:r>
      <w:r w:rsidR="00BA052C">
        <w:rPr>
          <w:rFonts w:ascii="Arial" w:eastAsia="Times New Roman" w:hAnsi="Arial" w:cs="Arial"/>
          <w:sz w:val="20"/>
          <w:szCs w:val="20"/>
        </w:rPr>
        <w:fldChar w:fldCharType="end"/>
      </w:r>
      <w:r w:rsidRPr="00961490">
        <w:rPr>
          <w:rFonts w:ascii="Arial" w:eastAsia="Times New Roman" w:hAnsi="Arial" w:cs="Arial"/>
          <w:sz w:val="20"/>
          <w:szCs w:val="20"/>
        </w:rPr>
        <w:t xml:space="preserve"> or disease</w:t>
      </w:r>
      <w:r w:rsidR="00BA052C">
        <w:rPr>
          <w:rFonts w:ascii="Arial" w:eastAsia="Times New Roman" w:hAnsi="Arial" w:cs="Arial"/>
          <w:sz w:val="20"/>
          <w:szCs w:val="20"/>
        </w:rPr>
        <w:fldChar w:fldCharType="begin"/>
      </w:r>
      <w:r w:rsidR="007372D3">
        <w:rPr>
          <w:rFonts w:ascii="Arial" w:eastAsia="Times New Roman" w:hAnsi="Arial" w:cs="Arial"/>
          <w:sz w:val="20"/>
          <w:szCs w:val="20"/>
        </w:rPr>
        <w:instrText xml:space="preserve"> ADDIN ZOTERO_ITEM CSL_CITATION {"citationID":"6D5usTiG","properties":{"formattedCitation":"\\super 7\\nosupersub{}","plainCitation":"7","noteIndex":0},"citationItems":[{"id":1855,"uris":["http://zotero.org/groups/2769688/items/TULZHXQW"],"itemData":{"id":1855,"type":"article-journal","abstract":"It has become increasingly clear that life-history patterns among the vertebrates have been shaped by the plethora and variety of immunological risks associated with parasitic faunas in their environments. Immunological competence could very well be the most important determinant of life-time reproductive success and fitness for many species. It is generally assumed by evolutionary ecologists that providing immunological defences to minimise such risks to the host is costly in terms of necessitating trade-offs with other nutrient-demanding processes such as growth, reproduction, and thermoregulation. Studies devoted to providing assessments of such costs and how they may force evolutionary trade-offs among life-history characters are few, especially for wild vertebrate species, and their results are widely scattered throughout the literature. In this paper we attempt to review this literature to obtain a better understanding of energetic and nutritional costs for maintaining a normal immune system and examine how costly it might be for a host who is forced to up-regulate its immunological defence mechanisms. The significance of these various costs to ecology and life history trade-offs among the vertebrates is explored. It is concluded that sufficient evidence exists to support the primary assumption that immunological defences are costly to the vertebrate host.","container-title":"Oikos","DOI":"10.1034/j.1600-0706.2000.880110.x","ISSN":"1600-0706","issue":"1","language":"en","note":"_eprint: https://onlinelibrary.wiley.com/doi/pdf/10.1034/j.1600-0706.2000.880110.x","page":"87-98","source":"Wiley Online Library","title":"Trade-offs in evolutionary immunology: just what is the cost of immunity?","title-short":"Trade-offs in evolutionary immunology","volume":"88","author":[{"family":"Lochmiller","given":"Robert L."},{"family":"Deerenberg","given":"Charlotte"}],"issued":{"date-parts":[["2000"]]}}}],"schema":"https://github.com/citation-style-language/schema/raw/master/csl-citation.json"} </w:instrText>
      </w:r>
      <w:r w:rsidR="00BA052C">
        <w:rPr>
          <w:rFonts w:ascii="Arial" w:eastAsia="Times New Roman" w:hAnsi="Arial" w:cs="Arial"/>
          <w:sz w:val="20"/>
          <w:szCs w:val="20"/>
        </w:rPr>
        <w:fldChar w:fldCharType="separate"/>
      </w:r>
      <w:r w:rsidR="00BA052C" w:rsidRPr="00BA052C">
        <w:rPr>
          <w:rFonts w:ascii="Arial" w:hAnsi="Arial" w:cs="Arial"/>
          <w:sz w:val="20"/>
          <w:vertAlign w:val="superscript"/>
        </w:rPr>
        <w:t>7</w:t>
      </w:r>
      <w:r w:rsidR="00BA052C">
        <w:rPr>
          <w:rFonts w:ascii="Arial" w:eastAsia="Times New Roman" w:hAnsi="Arial" w:cs="Arial"/>
          <w:sz w:val="20"/>
          <w:szCs w:val="20"/>
        </w:rPr>
        <w:fldChar w:fldCharType="end"/>
      </w:r>
      <w:r w:rsidRPr="00961490">
        <w:rPr>
          <w:rFonts w:ascii="Arial" w:eastAsia="Times New Roman" w:hAnsi="Arial" w:cs="Arial"/>
          <w:sz w:val="20"/>
          <w:szCs w:val="20"/>
        </w:rPr>
        <w:t>. The fitness costs and benefits of these investments are often context-dependent</w:t>
      </w:r>
      <w:r w:rsidR="00993F13">
        <w:rPr>
          <w:rFonts w:ascii="Arial" w:eastAsia="Times New Roman" w:hAnsi="Arial" w:cs="Arial"/>
          <w:sz w:val="20"/>
          <w:szCs w:val="20"/>
        </w:rPr>
        <w:t xml:space="preserve"> and </w:t>
      </w:r>
      <w:r w:rsidRPr="00961490">
        <w:rPr>
          <w:rFonts w:ascii="Arial" w:eastAsia="Times New Roman" w:hAnsi="Arial" w:cs="Arial"/>
          <w:sz w:val="20"/>
          <w:szCs w:val="20"/>
        </w:rPr>
        <w:t>shifts in ecological or environmental conditions can favor some life-history strategies over others</w:t>
      </w:r>
      <w:r w:rsidR="00BA052C">
        <w:rPr>
          <w:rFonts w:ascii="Arial" w:eastAsia="Times New Roman" w:hAnsi="Arial" w:cs="Arial"/>
          <w:sz w:val="20"/>
          <w:szCs w:val="20"/>
        </w:rPr>
        <w:fldChar w:fldCharType="begin"/>
      </w:r>
      <w:r w:rsidR="007372D3">
        <w:rPr>
          <w:rFonts w:ascii="Arial" w:eastAsia="Times New Roman" w:hAnsi="Arial" w:cs="Arial"/>
          <w:sz w:val="20"/>
          <w:szCs w:val="20"/>
        </w:rPr>
        <w:instrText xml:space="preserve"> ADDIN ZOTERO_ITEM CSL_CITATION {"citationID":"H4c8QLGS","properties":{"formattedCitation":"\\super 5\\nosupersub{}","plainCitation":"5","noteIndex":0},"citationItems":[{"id":1769,"uris":["http://zotero.org/groups/2769688/items/CNTH2NMT"],"itemData":{"id":1769,"type":"article-journal","abstract":"The frequency, duration and co-occurrence of several environmental stressors, such as heat waves and droughts, are increasing globally. Such multiple stressors may have compounding or interactive effects on animals, resulting in either additive or non-additive costs, but animals may mitigate these costs through various strategies of resource conservation or shifts in resource allocation. Through a factorial experiment, we investigated the independent and interactive effects of a simulated heat wave and water limitation on life-history, physiological and behavioral traits. We used the variable field cricket, Gryllus lineaticeps, which exhibits a wing dimorphism that mediates two distinct life-history strategies during early adulthood. Long-winged individuals invest in flight musculature and are typically flight capable, whereas short-winged individuals lack flight musculature and capacity. A comprehensive and integrative approach with G. lineaticeps allowed us to examine whether life-history strategy influenced the costs of multiple stressors as well as the resulting cost-limiting strategies. Concurrent heat wave and water limitation resulted in largely non-additive and single-stressor costs to important traits (e.g. survival and water balance), extensive shifts in resource allocation priorities (e.g. reduced prioritization of body mass) and a limited capacity to conserve resources (e.g. heat wave reduced energy use only when water was available). Life-history strategy influenced the emergency life-history stage because wing morphology and stressor(s) interacted to influence body mass, boldness behavior and immunocompetence. Our results demonstrate that water availability and life-history strategy should be incorporated into future studies integrating important conceptual frameworks of stress across a suite of traits – from survival and life history to behavior and physiology.","container-title":"Journal of Experimental Biology","DOI":"10.1242/jeb.236398","ISSN":"0022-0949","issue":"7","journalAbbreviation":"Journal of Experimental Biology","page":"jeb236398","source":"Silverchair","title":"When it's hot and dry: life-history strategy influences the effects of heat waves and water limitation","title-short":"When it's hot and dry","volume":"224","author":[{"family":"Padda","given":"Sugjit S."},{"family":"Glass","given":"Jordan R."},{"family":"Stahlschmidt","given":"Zachary R."}],"issued":{"date-parts":[["2021",4,15]]}}}],"schema":"https://github.com/citation-style-language/schema/raw/master/csl-citation.json"} </w:instrText>
      </w:r>
      <w:r w:rsidR="00BA052C">
        <w:rPr>
          <w:rFonts w:ascii="Arial" w:eastAsia="Times New Roman" w:hAnsi="Arial" w:cs="Arial"/>
          <w:sz w:val="20"/>
          <w:szCs w:val="20"/>
        </w:rPr>
        <w:fldChar w:fldCharType="separate"/>
      </w:r>
      <w:r w:rsidR="00BA052C" w:rsidRPr="00BA052C">
        <w:rPr>
          <w:rFonts w:ascii="Arial" w:hAnsi="Arial" w:cs="Arial"/>
          <w:sz w:val="20"/>
          <w:vertAlign w:val="superscript"/>
        </w:rPr>
        <w:t>5</w:t>
      </w:r>
      <w:r w:rsidR="00BA052C">
        <w:rPr>
          <w:rFonts w:ascii="Arial" w:eastAsia="Times New Roman" w:hAnsi="Arial" w:cs="Arial"/>
          <w:sz w:val="20"/>
          <w:szCs w:val="20"/>
        </w:rPr>
        <w:fldChar w:fldCharType="end"/>
      </w:r>
      <w:r w:rsidRPr="00961490">
        <w:rPr>
          <w:rFonts w:ascii="Arial" w:eastAsia="Times New Roman" w:hAnsi="Arial" w:cs="Arial"/>
          <w:sz w:val="20"/>
          <w:szCs w:val="20"/>
        </w:rPr>
        <w:t>, sculpting trait evolution within animal lineages and reshaping ecological communities. Global climate change is shifting the patterns and prevalence of disease in many animal taxa, while increasing the virulence of some pathogens</w:t>
      </w:r>
      <w:r w:rsidR="00BA052C">
        <w:rPr>
          <w:rFonts w:ascii="Arial" w:eastAsia="Times New Roman" w:hAnsi="Arial" w:cs="Arial"/>
          <w:sz w:val="20"/>
          <w:szCs w:val="20"/>
        </w:rPr>
        <w:fldChar w:fldCharType="begin"/>
      </w:r>
      <w:r w:rsidR="007372D3">
        <w:rPr>
          <w:rFonts w:ascii="Arial" w:eastAsia="Times New Roman" w:hAnsi="Arial" w:cs="Arial"/>
          <w:sz w:val="20"/>
          <w:szCs w:val="20"/>
        </w:rPr>
        <w:instrText xml:space="preserve"> ADDIN ZOTERO_ITEM CSL_CITATION {"citationID":"caZiiYdy","properties":{"formattedCitation":"\\super 8,9\\nosupersub{}","plainCitation":"8,9","noteIndex":0},"citationItems":[{"id":1104,"uris":["http://zotero.org/groups/2769688/items/X8Y2XAT8"],"itemData":{"id":1104,"type":"article-journal","container-title":"Nature Climate Change","DOI":"10.1038/nclimate2625","ISSN":"1758-678X, 1758-6798","issue":"7","journalAbbreviation":"Nature Clim Change","language":"en","page":"688-694","source":"DOI.org (Crossref)","title":"Projections of climate conditions that increase coral disease susceptibility and pathogen abundance and virulence","volume":"5","author":[{"family":"Maynard","given":"Jeffrey"},{"family":"Hooidonk","given":"Ruben","non-dropping-particle":"van"},{"family":"Eakin","given":"C. Mark"},{"family":"Puotinen","given":"Marjetta"},{"family":"Garren","given":"Melissa"},{"family":"Williams","given":"Gareth"},{"family":"Heron","given":"Scott F."},{"family":"Lamb","given":"Joleah"},{"family":"Weil","given":"Ernesto"},{"family":"Willis","given":"Bette"},{"family":"Harvell","given":"C. Drew"}],"issued":{"date-parts":[["2015",7]]}}},{"id":1928,"uris":["http://zotero.org/groups/2769688/items/8CQVZKNW"],"itemData":{"id":1928,"type":"article-journal","abstract":"It is relatively well accepted that climate change can affect human pathogenic diseases; however, the full extent of this risk remains poorly quantified. Here we carried out a systematic search for empirical examples about the impacts of ten climatic hazards sensitive to greenhouse gas (GHG) emissions on each known human pathogenic disease. We found that 58% (that is, 218 out of 375) of infectious diseases confronted by humanity worldwide have been at some point aggravated by climatic hazards; 16% were at times diminished. Empirical cases revealed 1,006 unique pathways in which climatic hazards, via different transmission types, led to pathogenic diseases. The human pathogenic diseases and transmission pathways aggravated by climatic hazards are too numerous for comprehensive societal adaptations, highlighting the urgent need to work at the source of the problem: reducing GHG emissions.","container-title":"Nature Climate Change","DOI":"10.1038/s41558-022-01426-1","ISSN":"1758-6798","issue":"9","journalAbbreviation":"Nat. Clim. Chang.","language":"en","license":"2022 The Author(s), under exclusive licence to Springer Nature Limited","note":"number: 9\npublisher: Nature Publishing Group","page":"869-875","source":"www.nature.com","title":"Over half of known human pathogenic diseases can be aggravated by climate change","volume":"12","author":[{"family":"Mora","given":"Camilo"},{"family":"McKenzie","given":"Tristan"},{"family":"Gaw","given":"Isabella M."},{"family":"Dean","given":"Jacqueline M."},{"family":"Hammerstein","given":"Hannah","non-dropping-particle":"von"},{"family":"Knudson","given":"Tabatha A."},{"family":"Setter","given":"Renee O."},{"family":"Smith","given":"Charlotte Z."},{"family":"Webster","given":"Kira M."},{"family":"Patz","given":"Jonathan A."},{"family":"Franklin","given":"Erik C."}],"issued":{"date-parts":[["2022",9]]}}}],"schema":"https://github.com/citation-style-language/schema/raw/master/csl-citation.json"} </w:instrText>
      </w:r>
      <w:r w:rsidR="00BA052C">
        <w:rPr>
          <w:rFonts w:ascii="Arial" w:eastAsia="Times New Roman" w:hAnsi="Arial" w:cs="Arial"/>
          <w:sz w:val="20"/>
          <w:szCs w:val="20"/>
        </w:rPr>
        <w:fldChar w:fldCharType="separate"/>
      </w:r>
      <w:r w:rsidR="00BA052C" w:rsidRPr="00BA052C">
        <w:rPr>
          <w:rFonts w:ascii="Arial" w:hAnsi="Arial" w:cs="Arial"/>
          <w:sz w:val="20"/>
          <w:vertAlign w:val="superscript"/>
        </w:rPr>
        <w:t>8,9</w:t>
      </w:r>
      <w:r w:rsidR="00BA052C">
        <w:rPr>
          <w:rFonts w:ascii="Arial" w:eastAsia="Times New Roman" w:hAnsi="Arial" w:cs="Arial"/>
          <w:sz w:val="20"/>
          <w:szCs w:val="20"/>
        </w:rPr>
        <w:fldChar w:fldCharType="end"/>
      </w:r>
      <w:r w:rsidRPr="00961490">
        <w:rPr>
          <w:rFonts w:ascii="Arial" w:eastAsia="Times New Roman" w:hAnsi="Arial" w:cs="Arial"/>
          <w:sz w:val="20"/>
          <w:szCs w:val="20"/>
        </w:rPr>
        <w:t>. Identifying evolutionary tradeoffs and resulting trait correlations associated with disease susceptibility</w:t>
      </w:r>
      <w:r w:rsidR="00BA052C">
        <w:rPr>
          <w:rFonts w:ascii="Arial" w:eastAsia="Times New Roman" w:hAnsi="Arial" w:cs="Arial"/>
          <w:sz w:val="20"/>
          <w:szCs w:val="20"/>
        </w:rPr>
        <w:fldChar w:fldCharType="begin"/>
      </w:r>
      <w:r w:rsidR="007372D3">
        <w:rPr>
          <w:rFonts w:ascii="Arial" w:eastAsia="Times New Roman" w:hAnsi="Arial" w:cs="Arial"/>
          <w:sz w:val="20"/>
          <w:szCs w:val="20"/>
        </w:rPr>
        <w:instrText xml:space="preserve"> ADDIN ZOTERO_ITEM CSL_CITATION {"citationID":"Rj77Y2Mb","properties":{"formattedCitation":"\\super 10\\nosupersub{}","plainCitation":"10","noteIndex":0},"citationItems":[{"id":1767,"uris":["http://zotero.org/groups/2769688/items/3HLQ87H9"],"itemData":{"id":1767,"type":"article-journal","abstract":"Determining the factors governing investment in immunity is critical to understanding host–pathogen ecological and evolutionary dynamics. Studies often consider disease resistance in the context of life-history theory, with the expectation that investment in immunity will be optimized in anticipation of disease risk. Immunity, however, is constrained by context-dependent fitness costs. How the costs of immunity vary across life-history strategies has yet to be considered. Pea aphids are typically unwinged but produce winged offspring in response to high population densities and deteriorating conditions. This is an example of polyphenism, a strategy used by many organisms to adjust to environmental cues. The goal of this study was to examine the relationship between the fitness costs of immunity, pathogen resistance and the strength of an immune response across aphid morphs that differ in life-history strategy but are genetically identical. We measured fecundity of winged and unwinged aphids challenged with a heat-inactivated fungal pathogen, and found that immune costs are limited to winged aphids. We hypothesized that these costs reflect stronger investment in immunity in anticipation of higher disease risk, and that winged aphids would be more resistant due to a stronger immune response. However, producing wings is energetically expensive. This guided an alternative hypothesis – that investing resources into wings could lead to a reduced capacity to resist infection. We measured survival and pathogen load after live fungal infection, and we characterized the aphid immune response to fungi by measuring immune cell concentration and gene expression. We found that winged aphids are less resistant and mount a weaker immune response than unwinged aphids, demonstrating that winged aphids pay higher costs for a less effective immune response. Our results show that polyphenism is an understudied factor influencing the expression of immune costs. More generally, our work shows that in addition to disease resistance, the costs of immunity vary between individuals with different life-history strategies. We discuss the implications of these findings for understanding how organisms invest optimally in immunity in the light of context-dependent constraints.","container-title":"Journal of Animal Ecology","DOI":"10.1111/1365-2656.12657","ISSN":"1365-2656","issue":"3","language":"en","note":"_eprint: https://onlinelibrary.wiley.com/doi/pdf/10.1111/1365-2656.12657","page":"473-483","source":"Wiley Online Library","title":"Life-history strategy determines constraints on immune function","volume":"86","author":[{"family":"Parker","given":"Benjamin J."},{"family":"Barribeau","given":"Seth M."},{"family":"Laughton","given":"Alice M."},{"family":"Griffin","given":"Lynn H."},{"family":"Gerardo","given":"Nicole M."}],"issued":{"date-parts":[["2017"]]}}}],"schema":"https://github.com/citation-style-language/schema/raw/master/csl-citation.json"} </w:instrText>
      </w:r>
      <w:r w:rsidR="00BA052C">
        <w:rPr>
          <w:rFonts w:ascii="Arial" w:eastAsia="Times New Roman" w:hAnsi="Arial" w:cs="Arial"/>
          <w:sz w:val="20"/>
          <w:szCs w:val="20"/>
        </w:rPr>
        <w:fldChar w:fldCharType="separate"/>
      </w:r>
      <w:r w:rsidR="00BA052C" w:rsidRPr="00BA052C">
        <w:rPr>
          <w:rFonts w:ascii="Arial" w:hAnsi="Arial" w:cs="Arial"/>
          <w:sz w:val="20"/>
          <w:vertAlign w:val="superscript"/>
        </w:rPr>
        <w:t>10</w:t>
      </w:r>
      <w:r w:rsidR="00BA052C">
        <w:rPr>
          <w:rFonts w:ascii="Arial" w:eastAsia="Times New Roman" w:hAnsi="Arial" w:cs="Arial"/>
          <w:sz w:val="20"/>
          <w:szCs w:val="20"/>
        </w:rPr>
        <w:fldChar w:fldCharType="end"/>
      </w:r>
      <w:r w:rsidRPr="00961490">
        <w:rPr>
          <w:rFonts w:ascii="Arial" w:eastAsia="Times New Roman" w:hAnsi="Arial" w:cs="Arial"/>
          <w:sz w:val="20"/>
          <w:szCs w:val="20"/>
        </w:rPr>
        <w:t xml:space="preserve"> can therefore help predict how species survival will shift with climate change.  </w:t>
      </w:r>
    </w:p>
    <w:p w14:paraId="1DF97A80" w14:textId="11EDB316" w:rsidR="00961490" w:rsidRDefault="00961490" w:rsidP="00993F13">
      <w:pPr>
        <w:keepNext/>
        <w:pBdr>
          <w:top w:val="nil"/>
          <w:left w:val="nil"/>
          <w:bottom w:val="nil"/>
          <w:right w:val="nil"/>
          <w:between w:val="nil"/>
        </w:pBdr>
        <w:spacing w:before="240" w:after="60"/>
        <w:rPr>
          <w:rFonts w:ascii="Arial" w:hAnsi="Arial" w:cs="Arial"/>
          <w:b/>
          <w:color w:val="000000"/>
          <w:sz w:val="20"/>
          <w:szCs w:val="20"/>
        </w:rPr>
      </w:pPr>
      <w:r w:rsidRPr="00961490">
        <w:rPr>
          <w:rFonts w:ascii="Arial" w:eastAsia="Times New Roman" w:hAnsi="Arial" w:cs="Arial"/>
          <w:sz w:val="20"/>
          <w:szCs w:val="20"/>
        </w:rPr>
        <w:t>Although much research on evolutionary tradeoffs focuses on the traits of animals themselves, it is also well documented that the physiology</w:t>
      </w:r>
      <w:r w:rsidR="00BA052C">
        <w:rPr>
          <w:rFonts w:ascii="Arial" w:eastAsia="Times New Roman" w:hAnsi="Arial" w:cs="Arial"/>
          <w:sz w:val="20"/>
          <w:szCs w:val="20"/>
        </w:rPr>
        <w:fldChar w:fldCharType="begin"/>
      </w:r>
      <w:r w:rsidR="007372D3">
        <w:rPr>
          <w:rFonts w:ascii="Arial" w:eastAsia="Times New Roman" w:hAnsi="Arial" w:cs="Arial"/>
          <w:sz w:val="20"/>
          <w:szCs w:val="20"/>
        </w:rPr>
        <w:instrText xml:space="preserve"> ADDIN ZOTERO_ITEM CSL_CITATION {"citationID":"vU2PDldq","properties":{"formattedCitation":"\\super 11\\nosupersub{}","plainCitation":"11","noteIndex":0},"citationItems":[{"id":1623,"uris":["http://zotero.org/groups/2769688/items/J6VST85F"],"itemData":{"id":1623,"type":"article-journal","abstract":"At the current rate of climate change, it is unlikely that multicellular organisms will be able to adapt to changing environmental conditions through genetic recombination and natural selection alone. Thus, it is critical to understand alternative mechanisms that allow organisms to cope with rapid environmental changes. Here, we use the sea anemone Nematostella vectensis, which has evolved the capability of surviving in a wide range of temperatures and salinities, as a model to investigate the microbiota as a source of rapid adaptation. We long-term acclimate polyps of Nematostella to low, medium, and high temperatures, to test the impact of microbiota-mediated plasticity on animal acclimation. Using the same animal clonal line, propagated from a single polyp, allows us to eliminate the effects of the host genotype. The higher thermal tolerance of animals acclimated to high temperature can be transferred to non-acclimated animals through microbiota transplantation. The offspring fitness is highest from F0 females acclimated to high temperature and specific members of the acclimated microbiota are transmitted to the next generation. These results indicate that microbiota plasticity can contribute to animal thermal acclimation and its transmission to the next generation may represent a rapid mechanism for thermal adaptation.","container-title":"Nature Communications","DOI":"10.1038/s41467-022-31350-z","ISSN":"2041-1723","issue":"1","journalAbbreviation":"Nat Commun","language":"en","license":"2022 The Author(s)","note":"number: 1\npublisher: Nature Publishing Group","page":"3804","source":"www.nature.com","title":"Microbiota mediated plasticity promotes thermal adaptation in the sea anemone Nematostella vectensis","volume":"13","author":[{"family":"Baldassarre","given":"Laura"},{"family":"Ying","given":"Hua"},{"family":"Reitzel","given":"Adam M."},{"family":"Franzenburg","given":"Sören"},{"family":"Fraune","given":"Sebastian"}],"issued":{"date-parts":[["2022",7,1]]}}}],"schema":"https://github.com/citation-style-language/schema/raw/master/csl-citation.json"} </w:instrText>
      </w:r>
      <w:r w:rsidR="00BA052C">
        <w:rPr>
          <w:rFonts w:ascii="Arial" w:eastAsia="Times New Roman" w:hAnsi="Arial" w:cs="Arial"/>
          <w:sz w:val="20"/>
          <w:szCs w:val="20"/>
        </w:rPr>
        <w:fldChar w:fldCharType="separate"/>
      </w:r>
      <w:r w:rsidR="00BA052C" w:rsidRPr="00BA052C">
        <w:rPr>
          <w:rFonts w:ascii="Arial" w:hAnsi="Arial" w:cs="Arial"/>
          <w:sz w:val="20"/>
          <w:vertAlign w:val="superscript"/>
        </w:rPr>
        <w:t>11</w:t>
      </w:r>
      <w:r w:rsidR="00BA052C">
        <w:rPr>
          <w:rFonts w:ascii="Arial" w:eastAsia="Times New Roman" w:hAnsi="Arial" w:cs="Arial"/>
          <w:sz w:val="20"/>
          <w:szCs w:val="20"/>
        </w:rPr>
        <w:fldChar w:fldCharType="end"/>
      </w:r>
      <w:r w:rsidRPr="00961490">
        <w:rPr>
          <w:rFonts w:ascii="Arial" w:eastAsia="Times New Roman" w:hAnsi="Arial" w:cs="Arial"/>
          <w:sz w:val="20"/>
          <w:szCs w:val="20"/>
        </w:rPr>
        <w:t>, fitness and even behavior</w:t>
      </w:r>
      <w:r w:rsidR="00BA052C">
        <w:rPr>
          <w:rFonts w:ascii="Arial" w:eastAsia="Times New Roman" w:hAnsi="Arial" w:cs="Arial"/>
          <w:sz w:val="20"/>
          <w:szCs w:val="20"/>
        </w:rPr>
        <w:fldChar w:fldCharType="begin"/>
      </w:r>
      <w:r w:rsidR="007372D3">
        <w:rPr>
          <w:rFonts w:ascii="Arial" w:eastAsia="Times New Roman" w:hAnsi="Arial" w:cs="Arial"/>
          <w:sz w:val="20"/>
          <w:szCs w:val="20"/>
        </w:rPr>
        <w:instrText xml:space="preserve"> ADDIN ZOTERO_ITEM CSL_CITATION {"citationID":"mY9JoHKS","properties":{"formattedCitation":"\\super 12\\nosupersub{}","plainCitation":"12","noteIndex":0},"citationItems":[{"id":1930,"uris":["http://zotero.org/groups/2769688/items/AN9WSCI8"],"itemData":{"id":1930,"type":"article-journal","container-title":"Science","DOI":"10.1126/science.1227412","issue":"6104","note":"publisher: American Association for the Advancement of Science","page":"198-199","source":"science.org (Atypon)","title":"Animal Behavior and the Microbiome","volume":"338","author":[{"family":"Ezenwa","given":"Vanessa O."},{"family":"Gerardo","given":"Nicole M."},{"family":"Inouye","given":"David W."},{"family":"Medina","given":"Mónica"},{"family":"Xavier","given":"Joao B."}],"issued":{"date-parts":[["2012",10,12]]}}}],"schema":"https://github.com/citation-style-language/schema/raw/master/csl-citation.json"} </w:instrText>
      </w:r>
      <w:r w:rsidR="00BA052C">
        <w:rPr>
          <w:rFonts w:ascii="Arial" w:eastAsia="Times New Roman" w:hAnsi="Arial" w:cs="Arial"/>
          <w:sz w:val="20"/>
          <w:szCs w:val="20"/>
        </w:rPr>
        <w:fldChar w:fldCharType="separate"/>
      </w:r>
      <w:r w:rsidR="00BA052C" w:rsidRPr="00BA052C">
        <w:rPr>
          <w:rFonts w:ascii="Arial" w:hAnsi="Arial" w:cs="Arial"/>
          <w:sz w:val="20"/>
          <w:vertAlign w:val="superscript"/>
        </w:rPr>
        <w:t>12</w:t>
      </w:r>
      <w:r w:rsidR="00BA052C">
        <w:rPr>
          <w:rFonts w:ascii="Arial" w:eastAsia="Times New Roman" w:hAnsi="Arial" w:cs="Arial"/>
          <w:sz w:val="20"/>
          <w:szCs w:val="20"/>
        </w:rPr>
        <w:fldChar w:fldCharType="end"/>
      </w:r>
      <w:r w:rsidRPr="00961490">
        <w:rPr>
          <w:rFonts w:ascii="Arial" w:eastAsia="Times New Roman" w:hAnsi="Arial" w:cs="Arial"/>
          <w:sz w:val="20"/>
          <w:szCs w:val="20"/>
        </w:rPr>
        <w:t xml:space="preserve"> of many animals are influenced by their microbiomes. </w:t>
      </w:r>
      <w:r w:rsidR="00993F13">
        <w:rPr>
          <w:rFonts w:ascii="Arial" w:eastAsia="Times New Roman" w:hAnsi="Arial" w:cs="Arial"/>
          <w:sz w:val="20"/>
          <w:szCs w:val="20"/>
        </w:rPr>
        <w:t>Animal microbiomes have been linked</w:t>
      </w:r>
      <w:r w:rsidRPr="00961490">
        <w:rPr>
          <w:rFonts w:ascii="Arial" w:eastAsia="Times New Roman" w:hAnsi="Arial" w:cs="Arial"/>
          <w:sz w:val="20"/>
          <w:szCs w:val="20"/>
        </w:rPr>
        <w:t xml:space="preserve"> to multiple key life-history traits, including growth</w:t>
      </w:r>
      <w:r w:rsidR="00BA052C">
        <w:rPr>
          <w:rFonts w:ascii="Arial" w:eastAsia="Times New Roman" w:hAnsi="Arial" w:cs="Arial"/>
          <w:sz w:val="20"/>
          <w:szCs w:val="20"/>
        </w:rPr>
        <w:fldChar w:fldCharType="begin"/>
      </w:r>
      <w:r w:rsidR="007372D3">
        <w:rPr>
          <w:rFonts w:ascii="Arial" w:eastAsia="Times New Roman" w:hAnsi="Arial" w:cs="Arial"/>
          <w:sz w:val="20"/>
          <w:szCs w:val="20"/>
        </w:rPr>
        <w:instrText xml:space="preserve"> ADDIN ZOTERO_ITEM CSL_CITATION {"citationID":"N59xgxnU","properties":{"formattedCitation":"\\super 13\\nosupersub{}","plainCitation":"13","noteIndex":0},"citationItems":[{"id":1768,"uris":["http://zotero.org/groups/2769688/items/MQNPNLSJ"],"itemData":{"id":1768,"type":"article-journal","abstract":"Organisms are locally adapted when members of a population have a fitness advantage in one location relative to conspecifics in other geographies. For example, across latitudinal gradients, some organisms may trade off between traits that maximize fitness components in one, but not both, of somatic maintenance or reproductive output. Latitudinal gradients in life history strategies are traditionally attributed to environmental selection on an animal's genotype, without any consideration of the possible impact of associated microorganisms (“microbiota”) on life history traits. Here, we show in Drosophila melanogaster, a key model for studying local adaptation and life history strategy, that excluding the microbiota from definitions of local adaptation is a major shortfall. First, we reveal that an isogenic fly line reared with different bacteria varies the investment in early reproduction versus somatic maintenance. Next, we show that in wild fruit flies, the abundance of these same bacteria was correlated with the latitude and life history strategy of the flies, suggesting geographic specificity of the microbiota composition. Variation in microbiota composition of locally adapted D. melanogaster could be attributed to both the wild environment and host genetic selection. Finally, by eliminating or manipulating the microbiota of fly lines collected across a latitudinal gradient, we reveal that host genotype contributes to latitude-specific life history traits independent of the microbiota and that variation in the microbiota can suppress or reverse the differences between locally adapted fly lines. Together, these findings establish the microbiota composition of a model animal as an essential consideration in local adaptation.","container-title":"Molecular Ecology","DOI":"10.1111/mec.15344","ISSN":"1365-294X","issue":"3","language":"en","note":"_eprint: https://onlinelibrary.wiley.com/doi/pdf/10.1111/mec.15344","page":"639-653","source":"Wiley Online Library","title":"The microbiota influences the Drosophila melanogaster life history strategy","volume":"29","author":[{"family":"Walters","given":"Amber W."},{"family":"Hughes","given":"Rachel C."},{"family":"Call","given":"Tanner B."},{"family":"Walker","given":"Carson J."},{"family":"Wilcox","given":"Hailey"},{"family":"Petersen","given":"Samara C."},{"family":"Rudman","given":"Seth M."},{"family":"Newell","given":"Peter D."},{"family":"Douglas","given":"Angela E."},{"family":"Schmidt","given":"Paul S."},{"family":"Chaston","given":"John M."}],"issued":{"date-parts":[["2020"]]}}}],"schema":"https://github.com/citation-style-language/schema/raw/master/csl-citation.json"} </w:instrText>
      </w:r>
      <w:r w:rsidR="00BA052C">
        <w:rPr>
          <w:rFonts w:ascii="Arial" w:eastAsia="Times New Roman" w:hAnsi="Arial" w:cs="Arial"/>
          <w:sz w:val="20"/>
          <w:szCs w:val="20"/>
        </w:rPr>
        <w:fldChar w:fldCharType="separate"/>
      </w:r>
      <w:r w:rsidR="00BA052C" w:rsidRPr="00BA052C">
        <w:rPr>
          <w:rFonts w:ascii="Arial" w:hAnsi="Arial" w:cs="Arial"/>
          <w:sz w:val="20"/>
          <w:vertAlign w:val="superscript"/>
        </w:rPr>
        <w:t>13</w:t>
      </w:r>
      <w:r w:rsidR="00BA052C">
        <w:rPr>
          <w:rFonts w:ascii="Arial" w:eastAsia="Times New Roman" w:hAnsi="Arial" w:cs="Arial"/>
          <w:sz w:val="20"/>
          <w:szCs w:val="20"/>
        </w:rPr>
        <w:fldChar w:fldCharType="end"/>
      </w:r>
      <w:r w:rsidRPr="00961490">
        <w:rPr>
          <w:rFonts w:ascii="Arial" w:eastAsia="Times New Roman" w:hAnsi="Arial" w:cs="Arial"/>
          <w:sz w:val="20"/>
          <w:szCs w:val="20"/>
        </w:rPr>
        <w:t>, development rate</w:t>
      </w:r>
      <w:r w:rsidR="00BA052C">
        <w:rPr>
          <w:rFonts w:ascii="Arial" w:eastAsia="Times New Roman" w:hAnsi="Arial" w:cs="Arial"/>
          <w:sz w:val="20"/>
          <w:szCs w:val="20"/>
        </w:rPr>
        <w:fldChar w:fldCharType="begin"/>
      </w:r>
      <w:r w:rsidR="007372D3">
        <w:rPr>
          <w:rFonts w:ascii="Arial" w:eastAsia="Times New Roman" w:hAnsi="Arial" w:cs="Arial"/>
          <w:sz w:val="20"/>
          <w:szCs w:val="20"/>
        </w:rPr>
        <w:instrText xml:space="preserve"> ADDIN ZOTERO_ITEM CSL_CITATION {"citationID":"9McxJrkF","properties":{"formattedCitation":"\\super 13\\nosupersub{}","plainCitation":"13","noteIndex":0},"citationItems":[{"id":1768,"uris":["http://zotero.org/groups/2769688/items/MQNPNLSJ"],"itemData":{"id":1768,"type":"article-journal","abstract":"Organisms are locally adapted when members of a population have a fitness advantage in one location relative to conspecifics in other geographies. For example, across latitudinal gradients, some organisms may trade off between traits that maximize fitness components in one, but not both, of somatic maintenance or reproductive output. Latitudinal gradients in life history strategies are traditionally attributed to environmental selection on an animal's genotype, without any consideration of the possible impact of associated microorganisms (“microbiota”) on life history traits. Here, we show in Drosophila melanogaster, a key model for studying local adaptation and life history strategy, that excluding the microbiota from definitions of local adaptation is a major shortfall. First, we reveal that an isogenic fly line reared with different bacteria varies the investment in early reproduction versus somatic maintenance. Next, we show that in wild fruit flies, the abundance of these same bacteria was correlated with the latitude and life history strategy of the flies, suggesting geographic specificity of the microbiota composition. Variation in microbiota composition of locally adapted D. melanogaster could be attributed to both the wild environment and host genetic selection. Finally, by eliminating or manipulating the microbiota of fly lines collected across a latitudinal gradient, we reveal that host genotype contributes to latitude-specific life history traits independent of the microbiota and that variation in the microbiota can suppress or reverse the differences between locally adapted fly lines. Together, these findings establish the microbiota composition of a model animal as an essential consideration in local adaptation.","container-title":"Molecular Ecology","DOI":"10.1111/mec.15344","ISSN":"1365-294X","issue":"3","language":"en","note":"_eprint: https://onlinelibrary.wiley.com/doi/pdf/10.1111/mec.15344","page":"639-653","source":"Wiley Online Library","title":"The microbiota influences the Drosophila melanogaster life history strategy","volume":"29","author":[{"family":"Walters","given":"Amber W."},{"family":"Hughes","given":"Rachel C."},{"family":"Call","given":"Tanner B."},{"family":"Walker","given":"Carson J."},{"family":"Wilcox","given":"Hailey"},{"family":"Petersen","given":"Samara C."},{"family":"Rudman","given":"Seth M."},{"family":"Newell","given":"Peter D."},{"family":"Douglas","given":"Angela E."},{"family":"Schmidt","given":"Paul S."},{"family":"Chaston","given":"John M."}],"issued":{"date-parts":[["2020"]]}}}],"schema":"https://github.com/citation-style-language/schema/raw/master/csl-citation.json"} </w:instrText>
      </w:r>
      <w:r w:rsidR="00BA052C">
        <w:rPr>
          <w:rFonts w:ascii="Arial" w:eastAsia="Times New Roman" w:hAnsi="Arial" w:cs="Arial"/>
          <w:sz w:val="20"/>
          <w:szCs w:val="20"/>
        </w:rPr>
        <w:fldChar w:fldCharType="separate"/>
      </w:r>
      <w:r w:rsidR="00BA052C" w:rsidRPr="00BA052C">
        <w:rPr>
          <w:rFonts w:ascii="Arial" w:hAnsi="Arial" w:cs="Arial"/>
          <w:sz w:val="20"/>
          <w:vertAlign w:val="superscript"/>
        </w:rPr>
        <w:t>13</w:t>
      </w:r>
      <w:r w:rsidR="00BA052C">
        <w:rPr>
          <w:rFonts w:ascii="Arial" w:eastAsia="Times New Roman" w:hAnsi="Arial" w:cs="Arial"/>
          <w:sz w:val="20"/>
          <w:szCs w:val="20"/>
        </w:rPr>
        <w:fldChar w:fldCharType="end"/>
      </w:r>
      <w:r w:rsidRPr="00961490">
        <w:rPr>
          <w:rFonts w:ascii="Arial" w:eastAsia="Times New Roman" w:hAnsi="Arial" w:cs="Arial"/>
          <w:sz w:val="20"/>
          <w:szCs w:val="20"/>
        </w:rPr>
        <w:t>, fecundity</w:t>
      </w:r>
      <w:r w:rsidR="00BA052C">
        <w:rPr>
          <w:rFonts w:ascii="Arial" w:eastAsia="Times New Roman" w:hAnsi="Arial" w:cs="Arial"/>
          <w:sz w:val="20"/>
          <w:szCs w:val="20"/>
        </w:rPr>
        <w:fldChar w:fldCharType="begin"/>
      </w:r>
      <w:r w:rsidR="007372D3">
        <w:rPr>
          <w:rFonts w:ascii="Arial" w:eastAsia="Times New Roman" w:hAnsi="Arial" w:cs="Arial"/>
          <w:sz w:val="20"/>
          <w:szCs w:val="20"/>
        </w:rPr>
        <w:instrText xml:space="preserve"> ADDIN ZOTERO_ITEM CSL_CITATION {"citationID":"TFb4bmES","properties":{"formattedCitation":"\\super 13\\nosupersub{}","plainCitation":"13","noteIndex":0},"citationItems":[{"id":1768,"uris":["http://zotero.org/groups/2769688/items/MQNPNLSJ"],"itemData":{"id":1768,"type":"article-journal","abstract":"Organisms are locally adapted when members of a population have a fitness advantage in one location relative to conspecifics in other geographies. For example, across latitudinal gradients, some organisms may trade off between traits that maximize fitness components in one, but not both, of somatic maintenance or reproductive output. Latitudinal gradients in life history strategies are traditionally attributed to environmental selection on an animal's genotype, without any consideration of the possible impact of associated microorganisms (“microbiota”) on life history traits. Here, we show in Drosophila melanogaster, a key model for studying local adaptation and life history strategy, that excluding the microbiota from definitions of local adaptation is a major shortfall. First, we reveal that an isogenic fly line reared with different bacteria varies the investment in early reproduction versus somatic maintenance. Next, we show that in wild fruit flies, the abundance of these same bacteria was correlated with the latitude and life history strategy of the flies, suggesting geographic specificity of the microbiota composition. Variation in microbiota composition of locally adapted D. melanogaster could be attributed to both the wild environment and host genetic selection. Finally, by eliminating or manipulating the microbiota of fly lines collected across a latitudinal gradient, we reveal that host genotype contributes to latitude-specific life history traits independent of the microbiota and that variation in the microbiota can suppress or reverse the differences between locally adapted fly lines. Together, these findings establish the microbiota composition of a model animal as an essential consideration in local adaptation.","container-title":"Molecular Ecology","DOI":"10.1111/mec.15344","ISSN":"1365-294X","issue":"3","language":"en","note":"_eprint: https://onlinelibrary.wiley.com/doi/pdf/10.1111/mec.15344","page":"639-653","source":"Wiley Online Library","title":"The microbiota influences the Drosophila melanogaster life history strategy","volume":"29","author":[{"family":"Walters","given":"Amber W."},{"family":"Hughes","given":"Rachel C."},{"family":"Call","given":"Tanner B."},{"family":"Walker","given":"Carson J."},{"family":"Wilcox","given":"Hailey"},{"family":"Petersen","given":"Samara C."},{"family":"Rudman","given":"Seth M."},{"family":"Newell","given":"Peter D."},{"family":"Douglas","given":"Angela E."},{"family":"Schmidt","given":"Paul S."},{"family":"Chaston","given":"John M."}],"issued":{"date-parts":[["2020"]]}}}],"schema":"https://github.com/citation-style-language/schema/raw/master/csl-citation.json"} </w:instrText>
      </w:r>
      <w:r w:rsidR="00BA052C">
        <w:rPr>
          <w:rFonts w:ascii="Arial" w:eastAsia="Times New Roman" w:hAnsi="Arial" w:cs="Arial"/>
          <w:sz w:val="20"/>
          <w:szCs w:val="20"/>
        </w:rPr>
        <w:fldChar w:fldCharType="separate"/>
      </w:r>
      <w:r w:rsidR="00BA052C" w:rsidRPr="00BA052C">
        <w:rPr>
          <w:rFonts w:ascii="Arial" w:hAnsi="Arial" w:cs="Arial"/>
          <w:sz w:val="20"/>
          <w:vertAlign w:val="superscript"/>
        </w:rPr>
        <w:t>13</w:t>
      </w:r>
      <w:r w:rsidR="00BA052C">
        <w:rPr>
          <w:rFonts w:ascii="Arial" w:eastAsia="Times New Roman" w:hAnsi="Arial" w:cs="Arial"/>
          <w:sz w:val="20"/>
          <w:szCs w:val="20"/>
        </w:rPr>
        <w:fldChar w:fldCharType="end"/>
      </w:r>
      <w:r w:rsidRPr="00961490">
        <w:rPr>
          <w:rFonts w:ascii="Arial" w:eastAsia="Times New Roman" w:hAnsi="Arial" w:cs="Arial"/>
          <w:sz w:val="20"/>
          <w:szCs w:val="20"/>
        </w:rPr>
        <w:t>, stress resistance</w:t>
      </w:r>
      <w:r w:rsidR="00BA052C">
        <w:rPr>
          <w:rFonts w:ascii="Arial" w:eastAsia="Times New Roman" w:hAnsi="Arial" w:cs="Arial"/>
          <w:sz w:val="20"/>
          <w:szCs w:val="20"/>
        </w:rPr>
        <w:fldChar w:fldCharType="begin"/>
      </w:r>
      <w:r w:rsidR="007372D3">
        <w:rPr>
          <w:rFonts w:ascii="Arial" w:eastAsia="Times New Roman" w:hAnsi="Arial" w:cs="Arial"/>
          <w:sz w:val="20"/>
          <w:szCs w:val="20"/>
        </w:rPr>
        <w:instrText xml:space="preserve"> ADDIN ZOTERO_ITEM CSL_CITATION {"citationID":"8JmQ59p1","properties":{"formattedCitation":"\\super 11,14\\nosupersub{}","plainCitation":"11,14","noteIndex":0},"citationItems":[{"id":1623,"uris":["http://zotero.org/groups/2769688/items/J6VST85F"],"itemData":{"id":1623,"type":"article-journal","abstract":"At the current rate of climate change, it is unlikely that multicellular organisms will be able to adapt to changing environmental conditions through genetic recombination and natural selection alone. Thus, it is critical to understand alternative mechanisms that allow organisms to cope with rapid environmental changes. Here, we use the sea anemone Nematostella vectensis, which has evolved the capability of surviving in a wide range of temperatures and salinities, as a model to investigate the microbiota as a source of rapid adaptation. We long-term acclimate polyps of Nematostella to low, medium, and high temperatures, to test the impact of microbiota-mediated plasticity on animal acclimation. Using the same animal clonal line, propagated from a single polyp, allows us to eliminate the effects of the host genotype. The higher thermal tolerance of animals acclimated to high temperature can be transferred to non-acclimated animals through microbiota transplantation. The offspring fitness is highest from F0 females acclimated to high temperature and specific members of the acclimated microbiota are transmitted to the next generation. These results indicate that microbiota plasticity can contribute to animal thermal acclimation and its transmission to the next generation may represent a rapid mechanism for thermal adaptation.","container-title":"Nature Communications","DOI":"10.1038/s41467-022-31350-z","ISSN":"2041-1723","issue":"1","journalAbbreviation":"Nat Commun","language":"en","license":"2022 The Author(s)","note":"number: 1\npublisher: Nature Publishing Group","page":"3804","source":"www.nature.com","title":"Microbiota mediated plasticity promotes thermal adaptation in the sea anemone Nematostella vectensis","volume":"13","author":[{"family":"Baldassarre","given":"Laura"},{"family":"Ying","given":"Hua"},{"family":"Reitzel","given":"Adam M."},{"family":"Franzenburg","given":"Sören"},{"family":"Fraune","given":"Sebastian"}],"issued":{"date-parts":[["2022",7,1]]}}},{"id":1799,"uris":["http://zotero.org/groups/2769688/items/SMX32XZZ"],"itemData":{"id":1799,"type":"article-journal","abstract":"Although the early coral reef-bleaching warning system (NOAA/USA) is established, there is no feasible treatment that can minimize temperature bleaching and/or disease impacts on corals in the field. Here, we present the first attempts to extrapolate the widespread and well-established use of bacterial consortia to protect or improve health in other organisms (e.g., humans and plants) to corals. Manipulation of the coral-associated microbiome was facilitated through addition of a consortium of native (isolated from Pocillopora damicornis and surrounding seawater) putatively beneficial microorganisms for corals (pBMCs), including five Pseudoalteromonas sp., a Halomonas taeanensis and a Cobetia marina-related species strains. The results from a controlled aquarium experiment in two temperature regimes (26 °C and 30 °C) and four treatments (pBMC; pBMC with pathogen challenge – Vibrio coralliilyticus, VC; pathogen challenge, VC; and control) revealed the ability of the pBMC consortium to partially mitigate coral bleaching. Significantly reduced coral-bleaching metrics were observed in pBMC-inoculated corals, in contrast to controls without pBMC addition, especially challenged corals, which displayed strong bleaching signs as indicated by significantly lower photopigment contents and Fv/Fm ratios. The structure of the coral microbiome community also differed between treatments and specific bioindicators were correlated with corals inoculated with pBMC (e.g., Cobetia sp.) or VC (e.g., Ruegeria sp.). Our results indicate that the microbiome in corals can be manipulated to lessen the effect of bleaching, thus helping to alleviate pathogen and temperature stresses, with the addition of BMCs representing a promising novel approach for minimizing coral mortality in the face of increasing environmental impacts.","container-title":"The ISME Journal","DOI":"10.1038/s41396-018-0323-6","ISSN":"1751-7370","issue":"4","journalAbbreviation":"ISME J","language":"en","license":"2018 The Author(s)","note":"number: 4\npublisher: Nature Publishing Group","page":"921-936","source":"www.nature.com","title":"Marine probiotics: increasing coral resistance to bleaching through microbiome manipulation","title-short":"Marine probiotics","volume":"13","author":[{"family":"Rosado","given":"Phillipe M."},{"family":"Leite","given":"Deborah C. A."},{"family":"Duarte","given":"Gustavo A. S."},{"family":"Chaloub","given":"Ricardo M."},{"family":"Jospin","given":"Guillaume"},{"family":"Nunes da Rocha","given":"Ulisses"},{"family":"P. Saraiva","given":"João"},{"family":"Dini-Andreote","given":"Francisco"},{"family":"Eisen","given":"Jonathan A."},{"family":"Bourne","given":"David G."},{"family":"Peixoto","given":"Raquel S."}],"issued":{"date-parts":[["2019",4]]}}}],"schema":"https://github.com/citation-style-language/schema/raw/master/csl-citation.json"} </w:instrText>
      </w:r>
      <w:r w:rsidR="00BA052C">
        <w:rPr>
          <w:rFonts w:ascii="Arial" w:eastAsia="Times New Roman" w:hAnsi="Arial" w:cs="Arial"/>
          <w:sz w:val="20"/>
          <w:szCs w:val="20"/>
        </w:rPr>
        <w:fldChar w:fldCharType="separate"/>
      </w:r>
      <w:r w:rsidR="00BA052C" w:rsidRPr="00BA052C">
        <w:rPr>
          <w:rFonts w:ascii="Arial" w:hAnsi="Arial" w:cs="Arial"/>
          <w:sz w:val="20"/>
          <w:vertAlign w:val="superscript"/>
        </w:rPr>
        <w:t>11,14</w:t>
      </w:r>
      <w:r w:rsidR="00BA052C">
        <w:rPr>
          <w:rFonts w:ascii="Arial" w:eastAsia="Times New Roman" w:hAnsi="Arial" w:cs="Arial"/>
          <w:sz w:val="20"/>
          <w:szCs w:val="20"/>
        </w:rPr>
        <w:fldChar w:fldCharType="end"/>
      </w:r>
      <w:r w:rsidRPr="00961490">
        <w:rPr>
          <w:rFonts w:ascii="Arial" w:eastAsia="Times New Roman" w:hAnsi="Arial" w:cs="Arial"/>
          <w:sz w:val="20"/>
          <w:szCs w:val="20"/>
        </w:rPr>
        <w:t>, and disease susceptibility</w:t>
      </w:r>
      <w:r w:rsidR="00BA052C">
        <w:rPr>
          <w:rFonts w:ascii="Arial" w:eastAsia="Times New Roman" w:hAnsi="Arial" w:cs="Arial"/>
          <w:sz w:val="20"/>
          <w:szCs w:val="20"/>
        </w:rPr>
        <w:fldChar w:fldCharType="begin"/>
      </w:r>
      <w:r w:rsidR="007372D3">
        <w:rPr>
          <w:rFonts w:ascii="Arial" w:eastAsia="Times New Roman" w:hAnsi="Arial" w:cs="Arial"/>
          <w:sz w:val="20"/>
          <w:szCs w:val="20"/>
        </w:rPr>
        <w:instrText xml:space="preserve"> ADDIN ZOTERO_ITEM CSL_CITATION {"citationID":"zFpFjujZ","properties":{"formattedCitation":"\\super 14\\nosupersub{}","plainCitation":"14","noteIndex":0},"citationItems":[{"id":1799,"uris":["http://zotero.org/groups/2769688/items/SMX32XZZ"],"itemData":{"id":1799,"type":"article-journal","abstract":"Although the early coral reef-bleaching warning system (NOAA/USA) is established, there is no feasible treatment that can minimize temperature bleaching and/or disease impacts on corals in the field. Here, we present the first attempts to extrapolate the widespread and well-established use of bacterial consortia to protect or improve health in other organisms (e.g., humans and plants) to corals. Manipulation of the coral-associated microbiome was facilitated through addition of a consortium of native (isolated from Pocillopora damicornis and surrounding seawater) putatively beneficial microorganisms for corals (pBMCs), including five Pseudoalteromonas sp., a Halomonas taeanensis and a Cobetia marina-related species strains. The results from a controlled aquarium experiment in two temperature regimes (26 °C and 30 °C) and four treatments (pBMC; pBMC with pathogen challenge – Vibrio coralliilyticus, VC; pathogen challenge, VC; and control) revealed the ability of the pBMC consortium to partially mitigate coral bleaching. Significantly reduced coral-bleaching metrics were observed in pBMC-inoculated corals, in contrast to controls without pBMC addition, especially challenged corals, which displayed strong bleaching signs as indicated by significantly lower photopigment contents and Fv/Fm ratios. The structure of the coral microbiome community also differed between treatments and specific bioindicators were correlated with corals inoculated with pBMC (e.g., Cobetia sp.) or VC (e.g., Ruegeria sp.). Our results indicate that the microbiome in corals can be manipulated to lessen the effect of bleaching, thus helping to alleviate pathogen and temperature stresses, with the addition of BMCs representing a promising novel approach for minimizing coral mortality in the face of increasing environmental impacts.","container-title":"The ISME Journal","DOI":"10.1038/s41396-018-0323-6","ISSN":"1751-7370","issue":"4","journalAbbreviation":"ISME J","language":"en","license":"2018 The Author(s)","note":"number: 4\npublisher: Nature Publishing Group","page":"921-936","source":"www.nature.com","title":"Marine probiotics: increasing coral resistance to bleaching through microbiome manipulation","title-short":"Marine probiotics","volume":"13","author":[{"family":"Rosado","given":"Phillipe M."},{"family":"Leite","given":"Deborah C. A."},{"family":"Duarte","given":"Gustavo A. S."},{"family":"Chaloub","given":"Ricardo M."},{"family":"Jospin","given":"Guillaume"},{"family":"Nunes da Rocha","given":"Ulisses"},{"family":"P. Saraiva","given":"João"},{"family":"Dini-Andreote","given":"Francisco"},{"family":"Eisen","given":"Jonathan A."},{"family":"Bourne","given":"David G."},{"family":"Peixoto","given":"Raquel S."}],"issued":{"date-parts":[["2019",4]]}}}],"schema":"https://github.com/citation-style-language/schema/raw/master/csl-citation.json"} </w:instrText>
      </w:r>
      <w:r w:rsidR="00BA052C">
        <w:rPr>
          <w:rFonts w:ascii="Arial" w:eastAsia="Times New Roman" w:hAnsi="Arial" w:cs="Arial"/>
          <w:sz w:val="20"/>
          <w:szCs w:val="20"/>
        </w:rPr>
        <w:fldChar w:fldCharType="separate"/>
      </w:r>
      <w:r w:rsidR="00BA052C" w:rsidRPr="00BA052C">
        <w:rPr>
          <w:rFonts w:ascii="Arial" w:hAnsi="Arial" w:cs="Arial"/>
          <w:sz w:val="20"/>
          <w:vertAlign w:val="superscript"/>
        </w:rPr>
        <w:t>14</w:t>
      </w:r>
      <w:r w:rsidR="00BA052C">
        <w:rPr>
          <w:rFonts w:ascii="Arial" w:eastAsia="Times New Roman" w:hAnsi="Arial" w:cs="Arial"/>
          <w:sz w:val="20"/>
          <w:szCs w:val="20"/>
        </w:rPr>
        <w:fldChar w:fldCharType="end"/>
      </w:r>
      <w:r w:rsidRPr="00961490">
        <w:rPr>
          <w:rFonts w:ascii="Arial" w:eastAsia="Times New Roman" w:hAnsi="Arial" w:cs="Arial"/>
          <w:sz w:val="20"/>
          <w:szCs w:val="20"/>
        </w:rPr>
        <w:t>. It therefore seems likely that microbial symbiosis is an important aspect of animal life-history tradeoffs</w:t>
      </w:r>
      <w:r w:rsidR="00993F13">
        <w:rPr>
          <w:rFonts w:ascii="Arial" w:eastAsia="Times New Roman" w:hAnsi="Arial" w:cs="Arial"/>
          <w:sz w:val="20"/>
          <w:szCs w:val="20"/>
        </w:rPr>
        <w:t xml:space="preserve"> and</w:t>
      </w:r>
      <w:r w:rsidRPr="00961490">
        <w:rPr>
          <w:rFonts w:ascii="Arial" w:eastAsia="Times New Roman" w:hAnsi="Arial" w:cs="Arial"/>
          <w:sz w:val="20"/>
          <w:szCs w:val="20"/>
        </w:rPr>
        <w:t xml:space="preserve"> may correlate with </w:t>
      </w:r>
      <w:r w:rsidR="00993F13">
        <w:rPr>
          <w:rFonts w:ascii="Arial" w:eastAsia="Times New Roman" w:hAnsi="Arial" w:cs="Arial"/>
          <w:sz w:val="20"/>
          <w:szCs w:val="20"/>
        </w:rPr>
        <w:t>host</w:t>
      </w:r>
      <w:r w:rsidRPr="00961490">
        <w:rPr>
          <w:rFonts w:ascii="Arial" w:eastAsia="Times New Roman" w:hAnsi="Arial" w:cs="Arial"/>
          <w:sz w:val="20"/>
          <w:szCs w:val="20"/>
        </w:rPr>
        <w:t xml:space="preserve"> traits over long periods of animal evolution. However, testing the potential relevance of microbial symbiosis for life-history strategy </w:t>
      </w:r>
      <w:r w:rsidR="00201946">
        <w:rPr>
          <w:rFonts w:ascii="Arial" w:eastAsia="Times New Roman" w:hAnsi="Arial" w:cs="Arial"/>
          <w:sz w:val="20"/>
          <w:szCs w:val="20"/>
        </w:rPr>
        <w:t>evolution over long</w:t>
      </w:r>
      <w:r w:rsidRPr="00961490">
        <w:rPr>
          <w:rFonts w:ascii="Arial" w:eastAsia="Times New Roman" w:hAnsi="Arial" w:cs="Arial"/>
          <w:sz w:val="20"/>
          <w:szCs w:val="20"/>
        </w:rPr>
        <w:t xml:space="preserve"> time periods is challenging. </w:t>
      </w:r>
    </w:p>
    <w:p w14:paraId="6DB5061E" w14:textId="12E0B9FB" w:rsidR="00961490" w:rsidRDefault="00961490" w:rsidP="00961490">
      <w:pPr>
        <w:keepNext/>
        <w:pBdr>
          <w:top w:val="nil"/>
          <w:left w:val="nil"/>
          <w:bottom w:val="nil"/>
          <w:right w:val="nil"/>
          <w:between w:val="nil"/>
        </w:pBdr>
        <w:spacing w:before="240" w:after="60"/>
        <w:rPr>
          <w:rFonts w:ascii="Arial" w:hAnsi="Arial" w:cs="Arial"/>
          <w:b/>
          <w:color w:val="000000"/>
          <w:sz w:val="20"/>
          <w:szCs w:val="20"/>
        </w:rPr>
      </w:pPr>
      <w:r w:rsidRPr="00961490">
        <w:rPr>
          <w:rFonts w:ascii="Arial" w:eastAsia="Times New Roman" w:hAnsi="Arial" w:cs="Arial"/>
          <w:sz w:val="20"/>
          <w:szCs w:val="20"/>
        </w:rPr>
        <w:t>The reef-building corals that have evolved over 425 million years represent a diverse group of animals, including an estimated &gt;1600 species</w:t>
      </w:r>
      <w:r w:rsidR="00BA052C">
        <w:rPr>
          <w:rFonts w:ascii="Arial" w:eastAsia="Times New Roman" w:hAnsi="Arial" w:cs="Arial"/>
          <w:sz w:val="20"/>
          <w:szCs w:val="20"/>
        </w:rPr>
        <w:fldChar w:fldCharType="begin"/>
      </w:r>
      <w:r w:rsidR="007372D3">
        <w:rPr>
          <w:rFonts w:ascii="Arial" w:eastAsia="Times New Roman" w:hAnsi="Arial" w:cs="Arial"/>
          <w:sz w:val="20"/>
          <w:szCs w:val="20"/>
        </w:rPr>
        <w:instrText xml:space="preserve"> ADDIN ZOTERO_ITEM CSL_CITATION {"citationID":"MSRc6nph","properties":{"formattedCitation":"\\super 15\\nosupersub{}","plainCitation":"15","noteIndex":0},"citationItems":[{"id":1868,"uris":["http://zotero.org/groups/2769688/items/CM8PV2WI"],"itemData":{"id":1868,"type":"webpage","title":"World list of Scleractinia","URL":"https://www.marinespecies.org/scleractinia/","author":[{"family":"Hoeksema","given":"Bert W."},{"family":"Cairns, S.","given":""}],"accessed":{"date-parts":[["2022",10,31]]}}}],"schema":"https://github.com/citation-style-language/schema/raw/master/csl-citation.json"} </w:instrText>
      </w:r>
      <w:r w:rsidR="00BA052C">
        <w:rPr>
          <w:rFonts w:ascii="Arial" w:eastAsia="Times New Roman" w:hAnsi="Arial" w:cs="Arial"/>
          <w:sz w:val="20"/>
          <w:szCs w:val="20"/>
        </w:rPr>
        <w:fldChar w:fldCharType="separate"/>
      </w:r>
      <w:r w:rsidR="00BA052C" w:rsidRPr="00BA052C">
        <w:rPr>
          <w:rFonts w:ascii="Arial" w:hAnsi="Arial" w:cs="Arial"/>
          <w:sz w:val="20"/>
          <w:vertAlign w:val="superscript"/>
        </w:rPr>
        <w:t>15</w:t>
      </w:r>
      <w:r w:rsidR="00BA052C">
        <w:rPr>
          <w:rFonts w:ascii="Arial" w:eastAsia="Times New Roman" w:hAnsi="Arial" w:cs="Arial"/>
          <w:sz w:val="20"/>
          <w:szCs w:val="20"/>
        </w:rPr>
        <w:fldChar w:fldCharType="end"/>
      </w:r>
      <w:r w:rsidRPr="00961490">
        <w:rPr>
          <w:rFonts w:ascii="Arial" w:eastAsia="Times New Roman" w:hAnsi="Arial" w:cs="Arial"/>
          <w:sz w:val="20"/>
          <w:szCs w:val="20"/>
        </w:rPr>
        <w:t>, with an extensive fossil record, and a well-known variety in both life-history strategy</w:t>
      </w:r>
      <w:r w:rsidR="00BA052C">
        <w:rPr>
          <w:rFonts w:ascii="Arial" w:eastAsia="Times New Roman" w:hAnsi="Arial" w:cs="Arial"/>
          <w:sz w:val="20"/>
          <w:szCs w:val="20"/>
        </w:rPr>
        <w:fldChar w:fldCharType="begin"/>
      </w:r>
      <w:r w:rsidR="007372D3">
        <w:rPr>
          <w:rFonts w:ascii="Arial" w:eastAsia="Times New Roman" w:hAnsi="Arial" w:cs="Arial"/>
          <w:sz w:val="20"/>
          <w:szCs w:val="20"/>
        </w:rPr>
        <w:instrText xml:space="preserve"> ADDIN ZOTERO_ITEM CSL_CITATION {"citationID":"S0Qbx7GA","properties":{"formattedCitation":"\\super 2\\nosupersub{}","plainCitation":"2","noteIndex":0},"citationItems":[{"id":2083,"uris":["http://zotero.org/groups/2769688/items/6ZCMW6WW"],"itemData":{"id":2083,"type":"article-journal","abstract":"Classifying the biological traits of organisms can test conceptual frameworks of life-history strategies and allow for predictions of how different species may respond to environmental disturbances. We apply a trait-based classification approach to a complex and threatened group of species, scleractinian corals. Using hierarchical clustering and random forests analyses, we identify up to four life-history strategies that appear globally consistent across 143 species of reef corals: competitive, weedy, stress-tolerant and generalist taxa, which are primarily separated by colony morphology, growth rate and reproductive mode. Documented shifts towards stress-tolerant, generalist and weedy species in coral reef communities are consistent with the expected responses of these life-history strategies. Our quantitative trait-based approach to classifying life-history strategies is objective, applicable to any taxa and a powerful tool that can be used to evaluate theories of community ecology and predict the impact of environmental and anthropogenic stressors on species assemblages.","container-title":"Ecology Letters","DOI":"10.1111/j.1461-0248.2012.01861.x","ISSN":"1461-0248","issue":"12","language":"en","license":"© 2012 Blackwell Publishing Ltd/CNRS","note":"_eprint: https://onlinelibrary.wiley.com/doi/pdf/10.1111/j.1461-0248.2012.01861.x","page":"1378-1386","source":"Wiley Online Library","title":"Evaluating life-history strategies of reef corals from species traits","volume":"15","author":[{"family":"Darling","given":"Emily S."},{"family":"Alvarez-Filip","given":"Lorenzo"},{"family":"Oliver","given":"Thomas A."},{"family":"McClanahan","given":"Timothy R."},{"family":"Côté","given":"Isabelle M."}],"issued":{"date-parts":[["2012"]]}}}],"schema":"https://github.com/citation-style-language/schema/raw/master/csl-citation.json"} </w:instrText>
      </w:r>
      <w:r w:rsidR="00BA052C">
        <w:rPr>
          <w:rFonts w:ascii="Arial" w:eastAsia="Times New Roman" w:hAnsi="Arial" w:cs="Arial"/>
          <w:sz w:val="20"/>
          <w:szCs w:val="20"/>
        </w:rPr>
        <w:fldChar w:fldCharType="separate"/>
      </w:r>
      <w:r w:rsidR="00BA052C" w:rsidRPr="00BA052C">
        <w:rPr>
          <w:rFonts w:ascii="Arial" w:hAnsi="Arial" w:cs="Arial"/>
          <w:sz w:val="20"/>
          <w:vertAlign w:val="superscript"/>
        </w:rPr>
        <w:t>2</w:t>
      </w:r>
      <w:r w:rsidR="00BA052C">
        <w:rPr>
          <w:rFonts w:ascii="Arial" w:eastAsia="Times New Roman" w:hAnsi="Arial" w:cs="Arial"/>
          <w:sz w:val="20"/>
          <w:szCs w:val="20"/>
        </w:rPr>
        <w:fldChar w:fldCharType="end"/>
      </w:r>
      <w:r w:rsidRPr="00961490">
        <w:rPr>
          <w:rFonts w:ascii="Arial" w:eastAsia="Times New Roman" w:hAnsi="Arial" w:cs="Arial"/>
          <w:sz w:val="20"/>
          <w:szCs w:val="20"/>
        </w:rPr>
        <w:t xml:space="preserve"> and microbial symbiosis</w:t>
      </w:r>
      <w:r w:rsidR="00BA052C">
        <w:rPr>
          <w:rFonts w:ascii="Arial" w:eastAsia="Times New Roman" w:hAnsi="Arial" w:cs="Arial"/>
          <w:sz w:val="20"/>
          <w:szCs w:val="20"/>
        </w:rPr>
        <w:fldChar w:fldCharType="begin"/>
      </w:r>
      <w:r w:rsidR="007372D3">
        <w:rPr>
          <w:rFonts w:ascii="Arial" w:eastAsia="Times New Roman" w:hAnsi="Arial" w:cs="Arial"/>
          <w:sz w:val="20"/>
          <w:szCs w:val="20"/>
        </w:rPr>
        <w:instrText xml:space="preserve"> ADDIN ZOTERO_ITEM CSL_CITATION {"citationID":"YKjUw7GB","properties":{"formattedCitation":"\\super 16\\uc0\\u8211{}18\\nosupersub{}","plainCitation":"16–18","noteIndex":0},"citationItems":[{"id":1151,"uris":["http://zotero.org/groups/2769688/items/8XBZWD3W"],"itemData":{"id":1151,"type":"article-journal","abstract":"Associations between corals and symbiotic microorganisms could be driven by the environment or shared evolutionary history. Here, the authors examine relationships between coral phylogenies and associated microbiomes, finding evidence of phylosymbiosis in microbes from coral skeleton and tissue, but not mucus.","container-title":"Nature Communications","DOI":"10.1038/s41467-018-07275-x","ISSN":"2041-1723","issue":"1","language":"en","license":"2018 The Author(s)","note":"number: 1\npublisher: Nature Publishing Group","page":"1-13","source":"www.nature.com","title":"Coral-associated bacteria demonstrate phylosymbiosis and cophylogeny","volume":"9","author":[{"family":"Pollock","given":"F. Joseph"},{"family":"McMinds","given":"Ryan"},{"family":"Smith","given":"Styles"},{"family":"Bourne","given":"David G."},{"family":"Willis","given":"Bette L."},{"family":"Medina","given":"Mónica"},{"family":"Thurber","given":"Rebecca Vega"},{"family":"Zaneveld","given":"Jesse R."}],"issued":{"date-parts":[["2018",11,22]]}}},{"id":1823,"uris":["http://zotero.org/groups/2769688/items/3GY2JAFK"],"itemData":{"id":1823,"type":"article-journal","abstract":"Coral-associated microorganisms are thought to play a fundamental role in the health and ecology of corals, but understanding of specific coral–microbial interactions are lacking. In order to create a framework to examine coral–microbial specificity, we integrated and phylogenetically compared 21,100 SSU rRNA gene Sanger-produced sequences from bacteria and archaea associated with corals from previous studies, and accompanying host, location and publication metadata, to produce the Coral Microbiome Database. From this database, we identified 39 described and candidate phyla of Bacteria and two Archaea phyla associated with corals, demonstrating that corals are one of the most phylogenetically diverse animal microbiomes. Secondly, this new phylogenetic resource shows that certain microorganisms are indeed specific to corals, including evolutionary distinct hosts. Specifically, we identified 2–37 putative monophyletic, coral-specific sequence clusters within bacterial genera associated with the greatest number of coral species (Vibrio, Endozoicomonas and Ruegeria) as well as functionally relevant microbial taxa (“Candidatus Amoebophilus”, “Candidatus Nitrosopumilus” and under recognized cyanobacteria). This phylogenetic resource provides a framework for more targeted studies of corals and their specific microbial associates, which is timely given the escalated need to understand the role of the coral microbiome and its adaptability to changing ocean and reef conditions.","container-title":"Environmental Microbiology Reports","DOI":"10.1111/1758-2229.12686","ISSN":"1758-2229","issue":"3","language":"en","note":"_eprint: https://onlinelibrary.wiley.com/doi/pdf/10.1111/1758-2229.12686","page":"372-385","source":"Wiley Online Library","title":"Coral microbiome database: Integration of sequences reveals high diversity and relatedness of coral-associated microbes","title-short":"Coral microbiome database","volume":"11","author":[{"family":"Huggett","given":"Megan J."},{"family":"Apprill","given":"Amy"}],"issued":{"date-parts":[["2019"]]}}},{"id":1826,"uris":["http://zotero.org/groups/2769688/items/I7XLSXS8"],"itemData":{"id":1826,"type":"article-journal","abstract":"Although it is well established that the microbial communities inhabiting corals perform key functions that promote the health and persistence of their hosts, little is known about their spatial structure and temporal stability. We examined the natural variability of microbial communities associated with six Caribbean coral species from three genera at four reef sites over one year. We identified differences in microbial community composition between coral genera and species that persisted across space and time, suggesting that local host identity likely plays a dominant role in structuring the microbiome. However, we found that microbial community dissimilarity increased with geographical distance, which indicates that regional processes such as dispersal limitation and spatiotemporal environmental heterogeneity also influence microbial community composition. In addition, network analysis revealed that the strength of host identity varied across coral host genera, with species from the genus Acropora having the most influence over their microbial community. Overall, our results demonstrate that despite high levels of microbial diversity, coral species are characterized by signature microbiomes that are stable in both space and time.","container-title":"Scientific Reports","DOI":"10.1038/s41598-019-43268-6","ISSN":"2045-2322","issue":"1","journalAbbreviation":"Sci Rep","language":"en","license":"2019 The Author(s)","note":"number: 1\npublisher: Nature Publishing Group","page":"6785","source":"www.nature.com","title":"Structure and stability of the coral microbiome in space and time","volume":"9","author":[{"family":"Dunphy","given":"Courtney M."},{"family":"Gouhier","given":"Tarik C."},{"family":"Chu","given":"Nathaniel D."},{"family":"Vollmer","given":"Steven V."}],"issued":{"date-parts":[["2019",5,1]]}}}],"schema":"https://github.com/citation-style-language/schema/raw/master/csl-citation.json"} </w:instrText>
      </w:r>
      <w:r w:rsidR="00BA052C">
        <w:rPr>
          <w:rFonts w:ascii="Arial" w:eastAsia="Times New Roman" w:hAnsi="Arial" w:cs="Arial"/>
          <w:sz w:val="20"/>
          <w:szCs w:val="20"/>
        </w:rPr>
        <w:fldChar w:fldCharType="separate"/>
      </w:r>
      <w:r w:rsidR="00BA052C" w:rsidRPr="00BA052C">
        <w:rPr>
          <w:rFonts w:ascii="Arial" w:hAnsi="Arial" w:cs="Arial"/>
          <w:sz w:val="20"/>
          <w:vertAlign w:val="superscript"/>
        </w:rPr>
        <w:t>16–18</w:t>
      </w:r>
      <w:r w:rsidR="00BA052C">
        <w:rPr>
          <w:rFonts w:ascii="Arial" w:eastAsia="Times New Roman" w:hAnsi="Arial" w:cs="Arial"/>
          <w:sz w:val="20"/>
          <w:szCs w:val="20"/>
        </w:rPr>
        <w:fldChar w:fldCharType="end"/>
      </w:r>
      <w:r w:rsidR="00993F13">
        <w:rPr>
          <w:rFonts w:ascii="Arial" w:eastAsia="Times New Roman" w:hAnsi="Arial" w:cs="Arial"/>
          <w:sz w:val="20"/>
          <w:szCs w:val="20"/>
        </w:rPr>
        <w:t xml:space="preserve">. As such, they present a </w:t>
      </w:r>
      <w:r w:rsidR="00201946">
        <w:rPr>
          <w:rFonts w:ascii="Arial" w:eastAsia="Times New Roman" w:hAnsi="Arial" w:cs="Arial"/>
          <w:sz w:val="20"/>
          <w:szCs w:val="20"/>
        </w:rPr>
        <w:t xml:space="preserve">valuable </w:t>
      </w:r>
      <w:r w:rsidR="00993F13">
        <w:rPr>
          <w:rFonts w:ascii="Arial" w:eastAsia="Times New Roman" w:hAnsi="Arial" w:cs="Arial"/>
          <w:sz w:val="20"/>
          <w:szCs w:val="20"/>
        </w:rPr>
        <w:t>opportunity to explore connections between microbes and life history strategy</w:t>
      </w:r>
      <w:r w:rsidRPr="00961490">
        <w:rPr>
          <w:rFonts w:ascii="Arial" w:eastAsia="Times New Roman" w:hAnsi="Arial" w:cs="Arial"/>
          <w:sz w:val="20"/>
          <w:szCs w:val="20"/>
        </w:rPr>
        <w:t>. These animals also have special ecological and societal importance, as corals are foundational to reef ecosystems that support some of the most biodiverse assemblages on the planet</w:t>
      </w:r>
      <w:r w:rsidR="00993F13">
        <w:rPr>
          <w:rFonts w:ascii="Arial" w:eastAsia="Times New Roman" w:hAnsi="Arial" w:cs="Arial"/>
          <w:sz w:val="20"/>
          <w:szCs w:val="20"/>
        </w:rPr>
        <w:t xml:space="preserve"> and the livelihoods of many coastal communities</w:t>
      </w:r>
      <w:r w:rsidR="00BA052C">
        <w:rPr>
          <w:rFonts w:ascii="Arial" w:eastAsia="Times New Roman" w:hAnsi="Arial" w:cs="Arial"/>
          <w:sz w:val="20"/>
          <w:szCs w:val="20"/>
        </w:rPr>
        <w:fldChar w:fldCharType="begin"/>
      </w:r>
      <w:r w:rsidR="007372D3">
        <w:rPr>
          <w:rFonts w:ascii="Arial" w:eastAsia="Times New Roman" w:hAnsi="Arial" w:cs="Arial"/>
          <w:sz w:val="20"/>
          <w:szCs w:val="20"/>
        </w:rPr>
        <w:instrText xml:space="preserve"> ADDIN ZOTERO_ITEM CSL_CITATION {"citationID":"DomLebqZ","properties":{"formattedCitation":"\\super 19\\nosupersub{}","plainCitation":"19","noteIndex":0},"citationItems":[{"id":1829,"uris":["http://zotero.org/groups/2769688/items/NZL7IQ39"],"itemData":{"id":1829,"type":"article-journal","abstract":"This article identifies ecological goods and services of coral reef ecosystems, with special emphasis on how they are generated. Goods are divided into renewable resources and reef mining. Ecological services are classified into physical structure services, biotic services, biogeochemical services, information services, and social/cultural services. A review of economic valuation studies reveals that only a few of the goods and services of reefs have been captured. We synthesize current understanding of the relationships between ecological services and functional groups of species and biological communities of coral reefs in different regions of the world. The consequences of human impacts on coral reefs are also discussed, including loss of resilience, or buffer capacity. Such loss may impair the capacity for recovery of coral reefs and as a consequence the quality and quantity of their delivery of ecological goods and services. Conserving the capacity of reefs to generate essential services requires that they are managed as components of a larger seascape-landscape of which human activities are seen as integrated parts.","container-title":"Ecological Economics","DOI":"10.1016/S0921-8009(99)00009-9","ISSN":"0921-8009","issue":"2","journalAbbreviation":"Ecological Economics","language":"en","page":"215-233","source":"ScienceDirect","title":"Ecological goods and services of coral reef ecosystems","volume":"29","author":[{"family":"Moberg","given":"Fredrik"},{"family":"Folke","given":"Carl"}],"issued":{"date-parts":[["1999",5,1]]}}}],"schema":"https://github.com/citation-style-language/schema/raw/master/csl-citation.json"} </w:instrText>
      </w:r>
      <w:r w:rsidR="00BA052C">
        <w:rPr>
          <w:rFonts w:ascii="Arial" w:eastAsia="Times New Roman" w:hAnsi="Arial" w:cs="Arial"/>
          <w:sz w:val="20"/>
          <w:szCs w:val="20"/>
        </w:rPr>
        <w:fldChar w:fldCharType="separate"/>
      </w:r>
      <w:r w:rsidR="00BA052C" w:rsidRPr="00BA052C">
        <w:rPr>
          <w:rFonts w:ascii="Arial" w:hAnsi="Arial" w:cs="Arial"/>
          <w:sz w:val="20"/>
          <w:vertAlign w:val="superscript"/>
        </w:rPr>
        <w:t>19</w:t>
      </w:r>
      <w:r w:rsidR="00BA052C">
        <w:rPr>
          <w:rFonts w:ascii="Arial" w:eastAsia="Times New Roman" w:hAnsi="Arial" w:cs="Arial"/>
          <w:sz w:val="20"/>
          <w:szCs w:val="20"/>
        </w:rPr>
        <w:fldChar w:fldCharType="end"/>
      </w:r>
      <w:r w:rsidRPr="00961490">
        <w:rPr>
          <w:rFonts w:ascii="Arial" w:eastAsia="Times New Roman" w:hAnsi="Arial" w:cs="Arial"/>
          <w:sz w:val="20"/>
          <w:szCs w:val="20"/>
        </w:rPr>
        <w:t>. Yet the ancient diversity of coral reefs is currently threatened by global climate change, which is driving both dramatic mass bleaching events and increased prevalence and severity of disease outbreaks</w:t>
      </w:r>
      <w:r w:rsidR="00BA052C">
        <w:rPr>
          <w:rFonts w:ascii="Arial" w:eastAsia="Times New Roman" w:hAnsi="Arial" w:cs="Arial"/>
          <w:sz w:val="20"/>
          <w:szCs w:val="20"/>
        </w:rPr>
        <w:fldChar w:fldCharType="begin"/>
      </w:r>
      <w:r w:rsidR="007372D3">
        <w:rPr>
          <w:rFonts w:ascii="Arial" w:eastAsia="Times New Roman" w:hAnsi="Arial" w:cs="Arial"/>
          <w:sz w:val="20"/>
          <w:szCs w:val="20"/>
        </w:rPr>
        <w:instrText xml:space="preserve"> ADDIN ZOTERO_ITEM CSL_CITATION {"citationID":"LgvGOnpT","properties":{"formattedCitation":"\\super 8\\nosupersub{}","plainCitation":"8","noteIndex":0},"citationItems":[{"id":1104,"uris":["http://zotero.org/groups/2769688/items/X8Y2XAT8"],"itemData":{"id":1104,"type":"article-journal","container-title":"Nature Climate Change","DOI":"10.1038/nclimate2625","ISSN":"1758-678X, 1758-6798","issue":"7","journalAbbreviation":"Nature Clim Change","language":"en","page":"688-694","source":"DOI.org (Crossref)","title":"Projections of climate conditions that increase coral disease susceptibility and pathogen abundance and virulence","volume":"5","author":[{"family":"Maynard","given":"Jeffrey"},{"family":"Hooidonk","given":"Ruben","non-dropping-particle":"van"},{"family":"Eakin","given":"C. Mark"},{"family":"Puotinen","given":"Marjetta"},{"family":"Garren","given":"Melissa"},{"family":"Williams","given":"Gareth"},{"family":"Heron","given":"Scott F."},{"family":"Lamb","given":"Joleah"},{"family":"Weil","given":"Ernesto"},{"family":"Willis","given":"Bette"},{"family":"Harvell","given":"C. Drew"}],"issued":{"date-parts":[["2015",7]]}}}],"schema":"https://github.com/citation-style-language/schema/raw/master/csl-citation.json"} </w:instrText>
      </w:r>
      <w:r w:rsidR="00BA052C">
        <w:rPr>
          <w:rFonts w:ascii="Arial" w:eastAsia="Times New Roman" w:hAnsi="Arial" w:cs="Arial"/>
          <w:sz w:val="20"/>
          <w:szCs w:val="20"/>
        </w:rPr>
        <w:fldChar w:fldCharType="separate"/>
      </w:r>
      <w:r w:rsidR="00BA052C" w:rsidRPr="00BA052C">
        <w:rPr>
          <w:rFonts w:ascii="Arial" w:hAnsi="Arial" w:cs="Arial"/>
          <w:sz w:val="20"/>
          <w:vertAlign w:val="superscript"/>
        </w:rPr>
        <w:t>8</w:t>
      </w:r>
      <w:r w:rsidR="00BA052C">
        <w:rPr>
          <w:rFonts w:ascii="Arial" w:eastAsia="Times New Roman" w:hAnsi="Arial" w:cs="Arial"/>
          <w:sz w:val="20"/>
          <w:szCs w:val="20"/>
        </w:rPr>
        <w:fldChar w:fldCharType="end"/>
      </w:r>
      <w:r w:rsidRPr="00961490">
        <w:rPr>
          <w:rFonts w:ascii="Arial" w:eastAsia="Times New Roman" w:hAnsi="Arial" w:cs="Arial"/>
          <w:sz w:val="20"/>
          <w:szCs w:val="20"/>
        </w:rPr>
        <w:t xml:space="preserve">. </w:t>
      </w:r>
    </w:p>
    <w:p w14:paraId="116519AE" w14:textId="2B3CEF3A" w:rsidR="00961490" w:rsidRDefault="00201946" w:rsidP="00961490">
      <w:pPr>
        <w:keepNext/>
        <w:pBdr>
          <w:top w:val="nil"/>
          <w:left w:val="nil"/>
          <w:bottom w:val="nil"/>
          <w:right w:val="nil"/>
          <w:between w:val="nil"/>
        </w:pBdr>
        <w:spacing w:before="240" w:after="60"/>
        <w:rPr>
          <w:rFonts w:ascii="Arial" w:hAnsi="Arial" w:cs="Arial"/>
          <w:b/>
          <w:color w:val="000000"/>
          <w:sz w:val="20"/>
          <w:szCs w:val="20"/>
        </w:rPr>
      </w:pPr>
      <w:r>
        <w:rPr>
          <w:rFonts w:ascii="Arial" w:eastAsia="Times New Roman" w:hAnsi="Arial" w:cs="Arial"/>
          <w:sz w:val="20"/>
          <w:szCs w:val="20"/>
        </w:rPr>
        <w:t xml:space="preserve">Alongside research on how coral health is affected by both well-studied </w:t>
      </w:r>
      <w:r w:rsidRPr="00BA052C">
        <w:rPr>
          <w:rFonts w:ascii="Arial" w:eastAsia="Times New Roman" w:hAnsi="Arial" w:cs="Arial"/>
          <w:sz w:val="20"/>
          <w:szCs w:val="20"/>
        </w:rPr>
        <w:t>(e.g., Symbiodiniaceae</w:t>
      </w:r>
      <w:r w:rsidR="00BA052C" w:rsidRPr="00BA052C">
        <w:rPr>
          <w:rFonts w:ascii="Arial" w:eastAsia="Times New Roman" w:hAnsi="Arial" w:cs="Arial"/>
          <w:sz w:val="20"/>
          <w:szCs w:val="20"/>
        </w:rPr>
        <w:fldChar w:fldCharType="begin"/>
      </w:r>
      <w:r w:rsidR="007372D3">
        <w:rPr>
          <w:rFonts w:ascii="Arial" w:eastAsia="Times New Roman" w:hAnsi="Arial" w:cs="Arial"/>
          <w:sz w:val="20"/>
          <w:szCs w:val="20"/>
        </w:rPr>
        <w:instrText xml:space="preserve"> ADDIN ZOTERO_ITEM CSL_CITATION {"citationID":"FZNCiLGg","properties":{"formattedCitation":"\\super 20\\uc0\\u8211{}22\\nosupersub{}","plainCitation":"20–22","noteIndex":0},"citationItems":[{"id":1947,"uris":["http://zotero.org/groups/2769688/items/6P74P7YT"],"itemData":{"id":1947,"type":"article-journal","abstract":"The ability of coral reefs to survive the projected increases in temperature due to global warming will depend largely on the ability of corals to adapt or acclimatize to increased temperature extremes over the next few decades. Many coral species are highly sensitive to temperature stress and the number of stress (bleaching) episodes has increased in recent decades. We investigated the acclimatization potential of Acropora millepora, a common and widespread Indo-Pacific hard coral species, through transplantation and experimental manipulation. We show that adult corals, at least in some circumstances, are capable of acquiring increased thermal tolerance and that the increased tolerance is a direct result of a change in the symbiont type dominating their tissues from Symbiodinium type C to D. Our data suggest that the change in symbiont type in our experiment was due to a shuffling of existing types already present in coral tissues, not through exogenous uptake from the environment. The level of increased tolerance gained by the corals changing their dominant symbiont type to D (the most thermally resistant type known) is around 1–1.5 °C. This is the first study to show that thermal acclimatization is causally related to symbiont type and provides new insight into the ecological advantage of corals harbouring mixed algal populations. While this increase is of huge ecological significance for many coral species, in the absence of other mechanisms of thermal acclimatization/adaptation, it may not be sufficient to survive climate change under predicted sea surface temperature scenarios over the next 100 years. However, it may be enough to ‘buy time’ while greenhouse reduction measures are put in place.","container-title":"Proceedings of the Royal Society B: Biological Sciences","DOI":"10.1098/rspb.2006.3567","issue":"1599","note":"publisher: Royal Society","page":"2305-2312","source":"royalsocietypublishing.org (Atypon)","title":"The role of zooxanthellae in the thermal tolerance of corals: a ‘nugget of hope’ for coral reefs in an era of climate change","title-short":"The role of zooxanthellae in the thermal tolerance of corals","volume":"273","author":[{"family":"Berkelmans","given":"Ray"},{"family":"Oppen","given":"Madeleine J.H","non-dropping-particle":"van"}],"issued":{"date-parts":[["2006",6,8]]}}},{"id":1949,"uris":["http://zotero.org/groups/2769688/items/R7IPHBQF"],"itemData":{"id":1949,"type":"article-journal","abstract":"Reef corals are sensitive to thermal stress, which induces coral bleaching (the loss of algal symbionts), often leading to coral mortality. However, corals hosting certain symbionts (notably some members of Symbiodinium clade D) resist bleaching when exposed to high temperatures. To determine whether these symbionts are also cold tolerant, we exposed corals hosting either Symbiodinium C3 or D1a to incremental warming (+1°C week−1 to 35°C) and cooling (−1°C week−1 to 15°C), and measured photodamage and symbiont loss. During warming to 33°C, C3 corals were photodamaged and lost &amp;gt;99% of symbionts, while D1a corals experienced photodamage but did not bleach. During cooling, D1a corals suffered more photodamage than C3 corals but still did not bleach, while C3 corals lost 94% of symbionts. These results indicate that photodamage does not always lead to bleaching, suggesting alternate mechanisms exist by which symbionts resist bleaching, and helping explain the persistence of D1a symbionts on recently bleached reefs, with implications for the future of these ecosystems.","container-title":"Journal of Experimental Biology","DOI":"10.1242/jeb.148239","ISSN":"0022-0949","issue":"7","journalAbbreviation":"Journal of Experimental Biology","page":"1192-1196","source":"Silverchair","title":"Tenacious D: Symbiodinium in clade D remain in reef corals at both high and low temperature extremes despite impairment","title-short":"Tenacious D","volume":"220","author":[{"family":"Silverstein","given":"Rachel N."},{"family":"Cunning","given":"Ross"},{"family":"Baker","given":"Andrew C."}],"issued":{"date-parts":[["2017",4,1]]}}},{"id":1944,"uris":["http://zotero.org/groups/2769688/items/8LB8DHPM"],"itemData":{"id":1944,"type":"article-journal","abstract":"Mutually beneficial interactions between species (mutualisms) shaped the evolution of eukaryotes and remain critical to the survival of species globally [1, 2]. Theory predicts that hosts should pass mutualist symbionts to their offspring (vertical transmission) [3, 4, 5, 6, 7, 8]. However, offspring acquire symbionts from the environment in a surprising number of species (horizontal acquisition) [9, 10, 11, 12]. A classic example of this paradox is the reef-building corals, in which 71% of species horizontally acquire algal endosymbionts [9]. An untested hypothesis explaining this paradox suggests that horizontal acquisition allows offspring to avoid symbiont-induced harm early in life. We reconstructed the evolution of symbiont transmission across 252 coral species and detected evolutionary transitions consistent with costs of vertical transmission among broadcast spawners, whose eggs tend to be positively buoyant and aggregate at the sea surface. Broadcasters with vertical transmission produce eggs with traits that favor reduced buoyancy (less wax ester lipid) and rapid development to the swimming stage (small egg size), both of which decrease the amount of time offspring spend at the sea surface. Wax ester provisioning decreased after vertically transmitting species evolved brooding from broadcasting, indicating that reduced buoyancy evolves only when offspring bear symbionts. We conclude that horizontal acquisition protects offspring from damage caused by high light and temperatures near the sea surface while providing benefits from enhanced fertilization and outcrossing. These findings help explain why modes of symbiont transmission and reproduction are strongly associated in corals and highlight benefits of delaying mutualist partnerships, offering an additional hypothesis for the pervasiveness of this theoretically paradoxical strategy.","container-title":"Current Biology","DOI":"10.1016/j.cub.2017.10.036","ISSN":"0960-9822","issue":"23","journalAbbreviation":"Current Biology","language":"en","page":"3711-3716.e3","source":"ScienceDirect","title":"The Paradox of Environmental Symbiont Acquisition in Obligate Mutualisms","volume":"27","author":[{"family":"Hartmann","given":"Aaron C."},{"family":"Baird","given":"Andrew H."},{"family":"Knowlton","given":"Nancy"},{"family":"Huang","given":"Danwei"}],"issued":{"date-parts":[["2017",12,4]]}}}],"schema":"https://github.com/citation-style-language/schema/raw/master/csl-citation.json"} </w:instrText>
      </w:r>
      <w:r w:rsidR="00BA052C" w:rsidRPr="00BA052C">
        <w:rPr>
          <w:rFonts w:ascii="Arial" w:eastAsia="Times New Roman" w:hAnsi="Arial" w:cs="Arial"/>
          <w:sz w:val="20"/>
          <w:szCs w:val="20"/>
        </w:rPr>
        <w:fldChar w:fldCharType="separate"/>
      </w:r>
      <w:r w:rsidR="00BA052C" w:rsidRPr="00BA052C">
        <w:rPr>
          <w:rFonts w:ascii="Arial" w:hAnsi="Arial" w:cs="Arial"/>
          <w:sz w:val="20"/>
          <w:vertAlign w:val="superscript"/>
        </w:rPr>
        <w:t>20–22</w:t>
      </w:r>
      <w:r w:rsidR="00BA052C" w:rsidRPr="00BA052C">
        <w:rPr>
          <w:rFonts w:ascii="Arial" w:eastAsia="Times New Roman" w:hAnsi="Arial" w:cs="Arial"/>
          <w:sz w:val="20"/>
          <w:szCs w:val="20"/>
        </w:rPr>
        <w:fldChar w:fldCharType="end"/>
      </w:r>
      <w:r w:rsidR="00BA052C">
        <w:rPr>
          <w:rFonts w:ascii="Arial" w:eastAsia="Times New Roman" w:hAnsi="Arial" w:cs="Arial"/>
          <w:sz w:val="20"/>
          <w:szCs w:val="20"/>
        </w:rPr>
        <w:t>)</w:t>
      </w:r>
      <w:r w:rsidRPr="00BA052C">
        <w:rPr>
          <w:rFonts w:ascii="Arial" w:eastAsia="Times New Roman" w:hAnsi="Arial" w:cs="Arial"/>
          <w:sz w:val="20"/>
          <w:szCs w:val="20"/>
        </w:rPr>
        <w:t xml:space="preserve"> and emerging (e.g., corallicolids, fungi</w:t>
      </w:r>
      <w:r w:rsidR="00BA052C" w:rsidRPr="00BA052C">
        <w:rPr>
          <w:rFonts w:ascii="Arial" w:eastAsia="Times New Roman" w:hAnsi="Arial" w:cs="Arial"/>
          <w:sz w:val="20"/>
          <w:szCs w:val="20"/>
        </w:rPr>
        <w:fldChar w:fldCharType="begin"/>
      </w:r>
      <w:r w:rsidR="007372D3">
        <w:rPr>
          <w:rFonts w:ascii="Arial" w:eastAsia="Times New Roman" w:hAnsi="Arial" w:cs="Arial"/>
          <w:sz w:val="20"/>
          <w:szCs w:val="20"/>
        </w:rPr>
        <w:instrText xml:space="preserve"> ADDIN ZOTERO_ITEM CSL_CITATION {"citationID":"y0eBUK9U","properties":{"formattedCitation":"\\super 23\\nosupersub{}","plainCitation":"23","noteIndex":0},"citationItems":[{"id":2079,"uris":["http://zotero.org/groups/2769688/items/7XP365NC"],"itemData":{"id":2079,"type":"article-journal","abstract":"Many corals form intimate symbioses with photosynthetic dinoflagellates in the family Symbiodiniaceae. These symbioses have been deeply studied, particularly in reef-forming corals. The complex microbial community that is associated with corals contains other members that have also been well characterized such as bacteria. However, our understanding of the coral holobiont and subsequently coral reef ecosystems is not complete if we do not take into consideration the microeukaryotes like protists and fungi. Microeukaryotes are currently the greatest enigma within the coral microbiome. Only a handful of them have been characterized, very few have been cultured and even less have genomes available. This is a reflection of a smaller community of scientists working on this particular group of organisms when compared with bacteria or Symbiodiniaceae, but also of the many technical challenges that we face when trying to study microeukaryotes. Recent advances in the use of metabarcoding are revealing the importance of microeukaryotes in corals in terms of abundance and presence, with notable examples being the green algae Ostreobium and the apicomplexans Corallicolidae. We believe that it is timely and necessary to present what we know so far about coral microeukaryotes before the expected flow of high-throughput metabarcoding studies exploring the microeukaryotic fraction of the coral microbiome.","container-title":"Coral Reefs","DOI":"10.1007/s00338-023-02352-0","ISSN":"1432-0975","issue":"2","journalAbbreviation":"Coral Reefs","language":"en","page":"567-577","source":"Springer Link","title":"Beyond the Symbiodiniaceae: diversity and role of microeukaryotic coral symbionts","title-short":"Beyond the Symbiodiniaceae","volume":"42","author":[{"family":"Bonacolta","given":"Anthony M."},{"family":"Weiler","given":"Bradley A."},{"family":"Porta-Fitó","given":"Teresa"},{"family":"Sweet","given":"Michael"},{"family":"Keeling","given":"Patrick"},{"family":"Campo","given":"Javier","non-dropping-particle":"del"}],"issued":{"date-parts":[["2023",4,1]]}}}],"schema":"https://github.com/citation-style-language/schema/raw/master/csl-citation.json"} </w:instrText>
      </w:r>
      <w:r w:rsidR="00BA052C" w:rsidRPr="00BA052C">
        <w:rPr>
          <w:rFonts w:ascii="Arial" w:eastAsia="Times New Roman" w:hAnsi="Arial" w:cs="Arial"/>
          <w:sz w:val="20"/>
          <w:szCs w:val="20"/>
        </w:rPr>
        <w:fldChar w:fldCharType="separate"/>
      </w:r>
      <w:r w:rsidR="00BA052C" w:rsidRPr="00BA052C">
        <w:rPr>
          <w:rFonts w:ascii="Arial" w:hAnsi="Arial" w:cs="Arial"/>
          <w:sz w:val="20"/>
          <w:vertAlign w:val="superscript"/>
        </w:rPr>
        <w:t>23</w:t>
      </w:r>
      <w:r w:rsidR="00BA052C" w:rsidRPr="00BA052C">
        <w:rPr>
          <w:rFonts w:ascii="Arial" w:eastAsia="Times New Roman" w:hAnsi="Arial" w:cs="Arial"/>
          <w:sz w:val="20"/>
          <w:szCs w:val="20"/>
        </w:rPr>
        <w:fldChar w:fldCharType="end"/>
      </w:r>
      <w:r w:rsidR="00BA052C">
        <w:rPr>
          <w:rFonts w:ascii="Arial" w:eastAsia="Times New Roman" w:hAnsi="Arial" w:cs="Arial"/>
          <w:sz w:val="20"/>
          <w:szCs w:val="20"/>
        </w:rPr>
        <w:t>)</w:t>
      </w:r>
      <w:r>
        <w:rPr>
          <w:rFonts w:ascii="Arial" w:eastAsia="Times New Roman" w:hAnsi="Arial" w:cs="Arial"/>
          <w:sz w:val="20"/>
          <w:szCs w:val="20"/>
        </w:rPr>
        <w:t xml:space="preserve"> microbial eukaryotes, e</w:t>
      </w:r>
      <w:r w:rsidR="00993F13">
        <w:rPr>
          <w:rFonts w:ascii="Arial" w:eastAsia="Times New Roman" w:hAnsi="Arial" w:cs="Arial"/>
          <w:sz w:val="20"/>
          <w:szCs w:val="20"/>
        </w:rPr>
        <w:t xml:space="preserve">xtensive research has </w:t>
      </w:r>
      <w:r w:rsidR="00961490" w:rsidRPr="00961490">
        <w:rPr>
          <w:rFonts w:ascii="Arial" w:eastAsia="Times New Roman" w:hAnsi="Arial" w:cs="Arial"/>
          <w:sz w:val="20"/>
          <w:szCs w:val="20"/>
        </w:rPr>
        <w:t xml:space="preserve">demonstrated that present-day communities of coral-associated bacteria and archaea (hereafter ‘coral microbiomes’) </w:t>
      </w:r>
      <w:r w:rsidR="00993F13">
        <w:rPr>
          <w:rFonts w:ascii="Arial" w:eastAsia="Times New Roman" w:hAnsi="Arial" w:cs="Arial"/>
          <w:sz w:val="20"/>
          <w:szCs w:val="20"/>
        </w:rPr>
        <w:t>play a myriad of roles in host biology</w:t>
      </w:r>
      <w:r>
        <w:rPr>
          <w:rFonts w:ascii="Arial" w:eastAsia="Times New Roman" w:hAnsi="Arial" w:cs="Arial"/>
          <w:sz w:val="20"/>
          <w:szCs w:val="20"/>
        </w:rPr>
        <w:t xml:space="preserve"> that could impact disease susceptibility.</w:t>
      </w:r>
      <w:r w:rsidR="00993F13">
        <w:rPr>
          <w:rFonts w:ascii="Arial" w:eastAsia="Times New Roman" w:hAnsi="Arial" w:cs="Arial"/>
          <w:sz w:val="20"/>
          <w:szCs w:val="20"/>
        </w:rPr>
        <w:t xml:space="preserve"> </w:t>
      </w:r>
      <w:r>
        <w:rPr>
          <w:rFonts w:ascii="Arial" w:eastAsia="Times New Roman" w:hAnsi="Arial" w:cs="Arial"/>
          <w:sz w:val="20"/>
          <w:szCs w:val="20"/>
        </w:rPr>
        <w:t xml:space="preserve">These </w:t>
      </w:r>
      <w:r w:rsidR="00993F13">
        <w:rPr>
          <w:rFonts w:ascii="Arial" w:eastAsia="Times New Roman" w:hAnsi="Arial" w:cs="Arial"/>
          <w:sz w:val="20"/>
          <w:szCs w:val="20"/>
        </w:rPr>
        <w:t>includ</w:t>
      </w:r>
      <w:r>
        <w:rPr>
          <w:rFonts w:ascii="Arial" w:eastAsia="Times New Roman" w:hAnsi="Arial" w:cs="Arial"/>
          <w:sz w:val="20"/>
          <w:szCs w:val="20"/>
        </w:rPr>
        <w:t xml:space="preserve">e </w:t>
      </w:r>
      <w:r w:rsidR="00993F13" w:rsidRPr="00961490">
        <w:rPr>
          <w:rFonts w:ascii="Arial" w:eastAsia="Times New Roman" w:hAnsi="Arial" w:cs="Arial"/>
          <w:sz w:val="20"/>
          <w:szCs w:val="20"/>
        </w:rPr>
        <w:t>antimicrobial production</w:t>
      </w:r>
      <w:r w:rsidR="00BA052C">
        <w:rPr>
          <w:rFonts w:ascii="Arial" w:eastAsia="Times New Roman" w:hAnsi="Arial" w:cs="Arial"/>
          <w:sz w:val="20"/>
          <w:szCs w:val="20"/>
        </w:rPr>
        <w:fldChar w:fldCharType="begin"/>
      </w:r>
      <w:r w:rsidR="007372D3">
        <w:rPr>
          <w:rFonts w:ascii="Arial" w:eastAsia="Times New Roman" w:hAnsi="Arial" w:cs="Arial"/>
          <w:sz w:val="20"/>
          <w:szCs w:val="20"/>
        </w:rPr>
        <w:instrText xml:space="preserve"> ADDIN ZOTERO_ITEM CSL_CITATION {"citationID":"fXdxa4mC","properties":{"formattedCitation":"\\super 24\\nosupersub{}","plainCitation":"24","noteIndex":0},"citationItems":[{"id":1794,"uris":["http://zotero.org/groups/2769688/items/W7KF478B"],"itemData":{"id":1794,"type":"article-journal","abstract":"Global increases in coral disease prevalence have been linked to ocean warming through changes in coral-associated bacterial communities, pathogen virulence and immune system function. However, the interactive effects of temperature and pathogens on the coral holobiont are poorly understood. Here, we assessed three compartments of the holobiont (host, Symbiodinium and bacterial community) of the coral Montipora aequituberculata challenged with the pathogen Vibrio coralliilyticus and the commensal bacterium Oceanospirillales sp. under ambient (27°C) and elevated (29.5 and 32°C) seawater temperatures. Few visual signs of bleaching and disease development were apparent in any of the treatments, but responses were detected in the holobiont compartments. V. coralliilyticus acted synergistically and negatively impacted the photochemical efficiency of Symbiodinium at 32°C, while Oceanospirillales had no significant effect on photosynthetic efficiency. The coral, however, exhibited a minor response to the bacterial challenges, with the response towards V. coralliilyticus being significantly more pronounced, and involving the prophenoloxidase-activating system and multiple immune system-related genes. Elevated seawater temperatures did not induce shifts in the coral-associated bacterial community, but caused significant gene expression modulation in both Symbiodinium and the coral host. While Symbiodinium exhibited an antiviral response and upregulated stress response genes, M. aequituberculata showed regulation of genes involved in stress and innate immune response processes, including immune and cytokine receptor signalling, the complement system, immune cell activation and phagocytosis, as well as molecular chaperones. These observations show that M. aequituberculata is capable of maintaining a stable bacterial community under elevated seawater temperatures and thereby contributes to preventing disease development.","container-title":"Molecular Ecology","DOI":"10.1111/mec.14489","ISSN":"1365-294X","issue":"4","language":"en","note":"_eprint: https://onlinelibrary.wiley.com/doi/pdf/10.1111/mec.14489","page":"1065-1080","source":"Wiley Online Library","title":"Antimicrobial and stress responses to increased temperature and bacterial pathogen challenge in the holobiont of a reef-building coral","volume":"27","author":[{"family":"Water","given":"Jeroen A. J. M.","non-dropping-particle":"van de"},{"family":"Chaib De Mares","given":"Maryam"},{"family":"Dixon","given":"Groves B."},{"family":"Raina","given":"Jean-Baptiste"},{"family":"Willis","given":"Bette L."},{"family":"Bourne","given":"David G."},{"family":"Oppen","given":"Madeleine J. H.","non-dropping-particle":"van"}],"issued":{"date-parts":[["2018"]]}}}],"schema":"https://github.com/citation-style-language/schema/raw/master/csl-citation.json"} </w:instrText>
      </w:r>
      <w:r w:rsidR="00BA052C">
        <w:rPr>
          <w:rFonts w:ascii="Arial" w:eastAsia="Times New Roman" w:hAnsi="Arial" w:cs="Arial"/>
          <w:sz w:val="20"/>
          <w:szCs w:val="20"/>
        </w:rPr>
        <w:fldChar w:fldCharType="separate"/>
      </w:r>
      <w:r w:rsidR="00BA052C" w:rsidRPr="00BA052C">
        <w:rPr>
          <w:rFonts w:ascii="Arial" w:hAnsi="Arial" w:cs="Arial"/>
          <w:sz w:val="20"/>
          <w:vertAlign w:val="superscript"/>
        </w:rPr>
        <w:t>24</w:t>
      </w:r>
      <w:r w:rsidR="00BA052C">
        <w:rPr>
          <w:rFonts w:ascii="Arial" w:eastAsia="Times New Roman" w:hAnsi="Arial" w:cs="Arial"/>
          <w:sz w:val="20"/>
          <w:szCs w:val="20"/>
        </w:rPr>
        <w:fldChar w:fldCharType="end"/>
      </w:r>
      <w:r w:rsidR="00993F13" w:rsidRPr="00961490">
        <w:rPr>
          <w:rFonts w:ascii="Arial" w:eastAsia="Times New Roman" w:hAnsi="Arial" w:cs="Arial"/>
          <w:sz w:val="20"/>
          <w:szCs w:val="20"/>
        </w:rPr>
        <w:t>, predation</w:t>
      </w:r>
      <w:r>
        <w:rPr>
          <w:rFonts w:ascii="Arial" w:eastAsia="Times New Roman" w:hAnsi="Arial" w:cs="Arial"/>
          <w:sz w:val="20"/>
          <w:szCs w:val="20"/>
        </w:rPr>
        <w:t xml:space="preserve"> of pathogens</w:t>
      </w:r>
      <w:r w:rsidR="00BA052C">
        <w:rPr>
          <w:rFonts w:ascii="Arial" w:eastAsia="Times New Roman" w:hAnsi="Arial" w:cs="Arial"/>
          <w:sz w:val="20"/>
          <w:szCs w:val="20"/>
        </w:rPr>
        <w:fldChar w:fldCharType="begin"/>
      </w:r>
      <w:r w:rsidR="007372D3">
        <w:rPr>
          <w:rFonts w:ascii="Arial" w:eastAsia="Times New Roman" w:hAnsi="Arial" w:cs="Arial"/>
          <w:sz w:val="20"/>
          <w:szCs w:val="20"/>
        </w:rPr>
        <w:instrText xml:space="preserve"> ADDIN ZOTERO_ITEM CSL_CITATION {"citationID":"XBGr0M9l","properties":{"formattedCitation":"\\super 25\\nosupersub{}","plainCitation":"25","noteIndex":0},"citationItems":[{"id":2086,"uris":["http://zotero.org/groups/2769688/items/KIPVZSC9"],"itemData":{"id":2086,"type":"article-journal","abstract":"In many ecological communities, predation has a key role in regulating community structure or function. Although predation has been extensively explored in animals and microbial eukaryotes, predation by bacteria is less well understood. Here we show that predatory bacteria of the genus Halobacteriovorax are prevalent and active predators on the surface of several genera of reef-building corals. Across a library of 198 16S rRNA samples spanning three coral genera, 79% were positive for carriage of Halobacteriovorax. Cultured Halobacteriovorax from Porites asteroides corals tested positive for predation on the putative coral pathogens Vibrio corallyticus and Vibrio harveyii. Co-occurrence network analysis showed that Halobacteriovorax’s interactions with other bacteria are influenced by temperature and inorganic nutrient concentration, and further suggested that this bacterial predator’s abundance may be driven by prey availability. Thus, animal microbiomes can harbor active bacterial predators, which may regulate microbiome structure and protect the host by consuming potential pathogens.","container-title":"The ISME Journal","DOI":"10.1038/ismej.2015.219","ISSN":"1751-7370","issue":"6","journalAbbreviation":"ISME J","language":"en","license":"2015 International Society for Microbial Ecology","note":"number: 6\npublisher: Nature Publishing Group","page":"1540-1544","source":"www.nature.com","title":"Bacterial predation in a marine host-associated microbiome","volume":"10","author":[{"family":"Welsh","given":"Rory M."},{"family":"Zaneveld","given":"Jesse R."},{"family":"Rosales","given":"Stephanie M."},{"family":"Payet","given":"Jérôme P."},{"family":"Burkepile","given":"Deron E."},{"family":"Thurber","given":"Rebecca Vega"}],"issued":{"date-parts":[["2016",6]]}}}],"schema":"https://github.com/citation-style-language/schema/raw/master/csl-citation.json"} </w:instrText>
      </w:r>
      <w:r w:rsidR="00BA052C">
        <w:rPr>
          <w:rFonts w:ascii="Arial" w:eastAsia="Times New Roman" w:hAnsi="Arial" w:cs="Arial"/>
          <w:sz w:val="20"/>
          <w:szCs w:val="20"/>
        </w:rPr>
        <w:fldChar w:fldCharType="separate"/>
      </w:r>
      <w:r w:rsidR="00BA052C" w:rsidRPr="00BA052C">
        <w:rPr>
          <w:rFonts w:ascii="Arial" w:hAnsi="Arial" w:cs="Arial"/>
          <w:sz w:val="20"/>
          <w:vertAlign w:val="superscript"/>
        </w:rPr>
        <w:t>25</w:t>
      </w:r>
      <w:r w:rsidR="00BA052C">
        <w:rPr>
          <w:rFonts w:ascii="Arial" w:eastAsia="Times New Roman" w:hAnsi="Arial" w:cs="Arial"/>
          <w:sz w:val="20"/>
          <w:szCs w:val="20"/>
        </w:rPr>
        <w:fldChar w:fldCharType="end"/>
      </w:r>
      <w:r w:rsidR="00993F13" w:rsidRPr="00961490">
        <w:rPr>
          <w:rFonts w:ascii="Arial" w:eastAsia="Times New Roman" w:hAnsi="Arial" w:cs="Arial"/>
          <w:sz w:val="20"/>
          <w:szCs w:val="20"/>
        </w:rPr>
        <w:t>, jamming of quorum-sensing systems</w:t>
      </w:r>
      <w:r w:rsidR="00BA052C">
        <w:rPr>
          <w:rFonts w:ascii="Arial" w:eastAsia="Times New Roman" w:hAnsi="Arial" w:cs="Arial"/>
          <w:sz w:val="20"/>
          <w:szCs w:val="20"/>
        </w:rPr>
        <w:fldChar w:fldCharType="begin"/>
      </w:r>
      <w:r w:rsidR="007372D3">
        <w:rPr>
          <w:rFonts w:ascii="Arial" w:eastAsia="Times New Roman" w:hAnsi="Arial" w:cs="Arial"/>
          <w:sz w:val="20"/>
          <w:szCs w:val="20"/>
        </w:rPr>
        <w:instrText xml:space="preserve"> ADDIN ZOTERO_ITEM CSL_CITATION {"citationID":"sHNgkrcq","properties":{"formattedCitation":"\\super 26\\nosupersub{}","plainCitation":"26","noteIndex":0},"citationItems":[{"id":1822,"uris":["http://zotero.org/groups/2769688/items/LY4TUSGY"],"itemData":{"id":1822,"type":"article-journal","container-title":"Coral Reefs","ISSN":"1432-0975","issue":"4","journalAbbreviation":"Coral Reefs","note":"publisher: Springer","page":"1235-1241","title":"Production of quorum-sensing signals by bacteria in the coral mucus layer","volume":"36","author":[{"family":"Li","given":"Jie"},{"family":"Kuang","given":"Weiqi"},{"family":"Long","given":"Lijuan"},{"family":"Zhang","given":"Si"}],"issued":{"date-parts":[["2017"]]}}}],"schema":"https://github.com/citation-style-language/schema/raw/master/csl-citation.json"} </w:instrText>
      </w:r>
      <w:r w:rsidR="00BA052C">
        <w:rPr>
          <w:rFonts w:ascii="Arial" w:eastAsia="Times New Roman" w:hAnsi="Arial" w:cs="Arial"/>
          <w:sz w:val="20"/>
          <w:szCs w:val="20"/>
        </w:rPr>
        <w:fldChar w:fldCharType="separate"/>
      </w:r>
      <w:r w:rsidR="00C81643" w:rsidRPr="00C81643">
        <w:rPr>
          <w:rFonts w:ascii="Arial" w:hAnsi="Arial" w:cs="Arial"/>
          <w:sz w:val="20"/>
          <w:vertAlign w:val="superscript"/>
        </w:rPr>
        <w:t>26</w:t>
      </w:r>
      <w:r w:rsidR="00BA052C">
        <w:rPr>
          <w:rFonts w:ascii="Arial" w:eastAsia="Times New Roman" w:hAnsi="Arial" w:cs="Arial"/>
          <w:sz w:val="20"/>
          <w:szCs w:val="20"/>
        </w:rPr>
        <w:fldChar w:fldCharType="end"/>
      </w:r>
      <w:r w:rsidR="00993F13" w:rsidRPr="00961490">
        <w:rPr>
          <w:rFonts w:ascii="Arial" w:eastAsia="Times New Roman" w:hAnsi="Arial" w:cs="Arial"/>
          <w:sz w:val="20"/>
          <w:szCs w:val="20"/>
        </w:rPr>
        <w:t xml:space="preserve">, and passive competition for space and resources. </w:t>
      </w:r>
      <w:r w:rsidR="00993F13">
        <w:rPr>
          <w:rFonts w:ascii="Arial" w:eastAsia="Times New Roman" w:hAnsi="Arial" w:cs="Arial"/>
          <w:sz w:val="20"/>
          <w:szCs w:val="20"/>
        </w:rPr>
        <w:t>Yet these microbiomes are also</w:t>
      </w:r>
      <w:r w:rsidR="00961490" w:rsidRPr="00961490">
        <w:rPr>
          <w:rFonts w:ascii="Arial" w:eastAsia="Times New Roman" w:hAnsi="Arial" w:cs="Arial"/>
          <w:sz w:val="20"/>
          <w:szCs w:val="20"/>
        </w:rPr>
        <w:t xml:space="preserve"> influenced by host traits</w:t>
      </w:r>
      <w:r w:rsidR="00C81643">
        <w:rPr>
          <w:rFonts w:ascii="Arial" w:eastAsia="Times New Roman" w:hAnsi="Arial" w:cs="Arial"/>
          <w:sz w:val="20"/>
          <w:szCs w:val="20"/>
        </w:rPr>
        <w:fldChar w:fldCharType="begin"/>
      </w:r>
      <w:r w:rsidR="007372D3">
        <w:rPr>
          <w:rFonts w:ascii="Arial" w:eastAsia="Times New Roman" w:hAnsi="Arial" w:cs="Arial"/>
          <w:sz w:val="20"/>
          <w:szCs w:val="20"/>
        </w:rPr>
        <w:instrText xml:space="preserve"> ADDIN ZOTERO_ITEM CSL_CITATION {"citationID":"HqnAqXmc","properties":{"formattedCitation":"\\super 16\\nosupersub{}","plainCitation":"16","noteIndex":0},"citationItems":[{"id":1151,"uris":["http://zotero.org/groups/2769688/items/8XBZWD3W"],"itemData":{"id":1151,"type":"article-journal","abstract":"Associations between corals and symbiotic microorganisms could be driven by the environment or shared evolutionary history. Here, the authors examine relationships between coral phylogenies and associated microbiomes, finding evidence of phylosymbiosis in microbes from coral skeleton and tissue, but not mucus.","container-title":"Nature Communications","DOI":"10.1038/s41467-018-07275-x","ISSN":"2041-1723","issue":"1","language":"en","license":"2018 The Author(s)","note":"number: 1\npublisher: Nature Publishing Group","page":"1-13","source":"www.nature.com","title":"Coral-associated bacteria demonstrate phylosymbiosis and cophylogeny","volume":"9","author":[{"family":"Pollock","given":"F. Joseph"},{"family":"McMinds","given":"Ryan"},{"family":"Smith","given":"Styles"},{"family":"Bourne","given":"David G."},{"family":"Willis","given":"Bette L."},{"family":"Medina","given":"Mónica"},{"family":"Thurber","given":"Rebecca Vega"},{"family":"Zaneveld","given":"Jesse R."}],"issued":{"date-parts":[["2018",11,22]]}}}],"schema":"https://github.com/citation-style-language/schema/raw/master/csl-citation.json"} </w:instrText>
      </w:r>
      <w:r w:rsidR="00C81643">
        <w:rPr>
          <w:rFonts w:ascii="Arial" w:eastAsia="Times New Roman" w:hAnsi="Arial" w:cs="Arial"/>
          <w:sz w:val="20"/>
          <w:szCs w:val="20"/>
        </w:rPr>
        <w:fldChar w:fldCharType="separate"/>
      </w:r>
      <w:r w:rsidR="00C81643" w:rsidRPr="00C81643">
        <w:rPr>
          <w:rFonts w:ascii="Arial" w:hAnsi="Arial" w:cs="Arial"/>
          <w:sz w:val="20"/>
          <w:vertAlign w:val="superscript"/>
        </w:rPr>
        <w:t>16</w:t>
      </w:r>
      <w:r w:rsidR="00C81643">
        <w:rPr>
          <w:rFonts w:ascii="Arial" w:eastAsia="Times New Roman" w:hAnsi="Arial" w:cs="Arial"/>
          <w:sz w:val="20"/>
          <w:szCs w:val="20"/>
        </w:rPr>
        <w:fldChar w:fldCharType="end"/>
      </w:r>
      <w:r w:rsidR="00993F13">
        <w:rPr>
          <w:rFonts w:ascii="Arial" w:eastAsia="Times New Roman" w:hAnsi="Arial" w:cs="Arial"/>
          <w:sz w:val="20"/>
          <w:szCs w:val="20"/>
        </w:rPr>
        <w:t xml:space="preserve">, </w:t>
      </w:r>
      <w:r w:rsidR="00961490" w:rsidRPr="00961490">
        <w:rPr>
          <w:rFonts w:ascii="Arial" w:eastAsia="Times New Roman" w:hAnsi="Arial" w:cs="Arial"/>
          <w:sz w:val="20"/>
          <w:szCs w:val="20"/>
        </w:rPr>
        <w:t xml:space="preserve">local environmental factors, and ecological context </w:t>
      </w:r>
      <w:r w:rsidR="00C81643">
        <w:rPr>
          <w:rFonts w:ascii="Arial" w:eastAsia="Times New Roman" w:hAnsi="Arial" w:cs="Arial"/>
          <w:sz w:val="20"/>
          <w:szCs w:val="20"/>
        </w:rPr>
        <w:fldChar w:fldCharType="begin"/>
      </w:r>
      <w:r w:rsidR="007372D3">
        <w:rPr>
          <w:rFonts w:ascii="Arial" w:eastAsia="Times New Roman" w:hAnsi="Arial" w:cs="Arial"/>
          <w:sz w:val="20"/>
          <w:szCs w:val="20"/>
        </w:rPr>
        <w:instrText xml:space="preserve"> ADDIN ZOTERO_ITEM CSL_CITATION {"citationID":"PumuECB4","properties":{"formattedCitation":"\\super 27\\nosupersub{}","plainCitation":"27","noteIndex":0},"citationItems":[{"id":1795,"uris":["http://zotero.org/groups/2769688/items/JPQNPUTD"],"itemData":{"id":1795,"type":"article-journal","abstract":"Microbial community structure on coral reefs is strongly influenced by coral–algae interactions; however, the extent to which this influence is mediated by fishes is unknown. By excluding fleshy macroalgae, cultivating palatable filamentous algae and engaging in frequent aggression to protect resources, territorial damselfish (f. Pomacentridae), such as Stegastes, mediate macro-benthic dynamics on coral reefs and may significantly influence microbial communities. To elucidate how Stegastes apicalis and Stegastes nigricans may alter benthic microbial assemblages and coral health, we determined the benthic community composition (epilithic algal matrix and prokaryotes) and coral disease prevalence inside and outside of damselfish territories in the Great Barrier Reef, Australia. 16S rDNA sequencing revealed distinct bacterial communities associated with turf algae and a two to three times greater relative abundance of phylotypes with high sequence similarity to potential coral pathogens inside Stegastes's territories. These potentially pathogenic phylotypes (totalling 30.04% of the community) were found to have high sequence similarity to those amplified from black band disease (BBD) and disease affected corals worldwide. Disease surveys further revealed a significantly higher occurrence of BBD inside S. nigricans's territories. These findings demonstrate the first link between fish behaviour, reservoirs of potential coral disease pathogens and the prevalence of coral disease.","container-title":"Proceedings of the Royal Society B: Biological Sciences","DOI":"10.1098/rspb.2014.1032","issue":"1788","note":"publisher: Royal Society","page":"20141032","source":"royalsocietypublishing.org (Atypon)","title":"Farming behaviour of reef fishes increases the prevalence of coral disease associated microbes and black band disease","volume":"281","author":[{"family":"Casey","given":"Jordan M."},{"family":"Ainsworth","given":"Tracy D."},{"family":"Choat","given":"J. Howard"},{"family":"Connolly","given":"Sean R."}],"issued":{"date-parts":[["2014",8,7]]}}}],"schema":"https://github.com/citation-style-language/schema/raw/master/csl-citation.json"} </w:instrText>
      </w:r>
      <w:r w:rsidR="00C81643">
        <w:rPr>
          <w:rFonts w:ascii="Arial" w:eastAsia="Times New Roman" w:hAnsi="Arial" w:cs="Arial"/>
          <w:sz w:val="20"/>
          <w:szCs w:val="20"/>
        </w:rPr>
        <w:fldChar w:fldCharType="separate"/>
      </w:r>
      <w:r w:rsidR="00C81643" w:rsidRPr="00C81643">
        <w:rPr>
          <w:rFonts w:ascii="Arial" w:hAnsi="Arial" w:cs="Arial"/>
          <w:sz w:val="20"/>
          <w:vertAlign w:val="superscript"/>
        </w:rPr>
        <w:t>27</w:t>
      </w:r>
      <w:r w:rsidR="00C81643">
        <w:rPr>
          <w:rFonts w:ascii="Arial" w:eastAsia="Times New Roman" w:hAnsi="Arial" w:cs="Arial"/>
          <w:sz w:val="20"/>
          <w:szCs w:val="20"/>
        </w:rPr>
        <w:fldChar w:fldCharType="end"/>
      </w:r>
      <w:r w:rsidR="00993F13">
        <w:rPr>
          <w:rFonts w:ascii="Arial" w:eastAsia="Times New Roman" w:hAnsi="Arial" w:cs="Arial"/>
          <w:sz w:val="20"/>
          <w:szCs w:val="20"/>
        </w:rPr>
        <w:t>, including host disease susceptibility patterns</w:t>
      </w:r>
      <w:r>
        <w:rPr>
          <w:rFonts w:ascii="Arial" w:eastAsia="Times New Roman" w:hAnsi="Arial" w:cs="Arial"/>
          <w:sz w:val="20"/>
          <w:szCs w:val="20"/>
        </w:rPr>
        <w:t xml:space="preserve"> within </w:t>
      </w:r>
      <w:ins w:id="19" w:author="Microsoft Office User" w:date="2024-10-28T15:27:00Z">
        <w:r w:rsidR="009E7CFE">
          <w:rPr>
            <w:rFonts w:ascii="Arial" w:eastAsia="Times New Roman" w:hAnsi="Arial" w:cs="Arial"/>
            <w:sz w:val="20"/>
            <w:szCs w:val="20"/>
          </w:rPr>
          <w:t xml:space="preserve">and among </w:t>
        </w:r>
      </w:ins>
      <w:r>
        <w:rPr>
          <w:rFonts w:ascii="Arial" w:eastAsia="Times New Roman" w:hAnsi="Arial" w:cs="Arial"/>
          <w:sz w:val="20"/>
          <w:szCs w:val="20"/>
        </w:rPr>
        <w:t>species</w:t>
      </w:r>
      <w:r w:rsidR="00C81643">
        <w:rPr>
          <w:rFonts w:ascii="Arial" w:eastAsia="Times New Roman" w:hAnsi="Arial" w:cs="Arial"/>
          <w:sz w:val="20"/>
          <w:szCs w:val="20"/>
        </w:rPr>
        <w:fldChar w:fldCharType="begin"/>
      </w:r>
      <w:r w:rsidR="007372D3">
        <w:rPr>
          <w:rFonts w:ascii="Arial" w:eastAsia="Times New Roman" w:hAnsi="Arial" w:cs="Arial"/>
          <w:sz w:val="20"/>
          <w:szCs w:val="20"/>
        </w:rPr>
        <w:instrText xml:space="preserve"> ADDIN ZOTERO_ITEM CSL_CITATION {"citationID":"hgIUfuic","properties":{"formattedCitation":"\\super 28\\nosupersub{}","plainCitation":"28","noteIndex":0},"citationItems":[{"id":1858,"uris":["http://zotero.org/groups/2769688/items/VC6NCLCB"],"itemData":{"id":1858,"type":"article-journal","abstract":"In recent decades coral gardening has become increasingly popular to restore degraded reef ecosystems. However, the growth and survivorship of nursery-reared outplanted corals are highly variable. Scientists are trying to identify genotypes that show signs of disease resistance and leverage these genotypes in restoring more resilient populations. In a previous study, a field disease grafting assay was conducted on nursery-reared Acropora cervicornis and Acropora palmata to quantify relative disease susceptibility. In this study, we further evaluate this field assay by investigating putative disease-causing agents and the microbiome of corals with disease-resistant phenotypes. We conducted 16S rRNA gene high-throughput sequencing on A. cervicornis and A. palmata that were grafted (inoculated) with a diseased A. cervicornis fragment. We found that independent of health state, A. cervicornis and A. palmata had distinct alpha and beta diversity patterns from one another and distinct dominant bacteria. In addition, despite different microbiome patterns between both inoculated coral species, the genus Sphingomonadaceae was significantly found in both diseased coral species. Additionally, a core bacteria member from the order Myxococcales was found at relatively higher abundances in corals with lower rates of disease development following grafting. In all, we identified Sphingomonadaceae as a putative coral pathogen and a bacterium from the order Myxococcales associated with corals that showed disease resistant phenotypes.","container-title":"Scientific Reports","DOI":"10.1038/s41598-019-54855-y","ISSN":"2045-2322","issue":"1","journalAbbreviation":"Sci Rep","language":"en","license":"2019 The Author(s)","note":"number: 1\npublisher: Nature Publishing Group","page":"18279","source":"www.nature.com","title":"Microbiome differences in disease-resistant vs. susceptible Acropora corals subjected to disease challenge assays","volume":"9","author":[{"family":"Rosales","given":"Stephanie M."},{"family":"Miller","given":"Margaret W."},{"family":"Williams","given":"Dana E."},{"family":"Traylor-Knowles","given":"Nikki"},{"family":"Young","given":"Benjamin"},{"family":"Serrano","given":"Xaymara M."}],"issued":{"date-parts":[["2019",12,4]]}}}],"schema":"https://github.com/citation-style-language/schema/raw/master/csl-citation.json"} </w:instrText>
      </w:r>
      <w:r w:rsidR="00C81643">
        <w:rPr>
          <w:rFonts w:ascii="Arial" w:eastAsia="Times New Roman" w:hAnsi="Arial" w:cs="Arial"/>
          <w:sz w:val="20"/>
          <w:szCs w:val="20"/>
        </w:rPr>
        <w:fldChar w:fldCharType="separate"/>
      </w:r>
      <w:r w:rsidR="00C81643" w:rsidRPr="00C81643">
        <w:rPr>
          <w:rFonts w:ascii="Arial" w:hAnsi="Arial" w:cs="Arial"/>
          <w:sz w:val="20"/>
          <w:vertAlign w:val="superscript"/>
        </w:rPr>
        <w:t>28</w:t>
      </w:r>
      <w:r w:rsidR="00C81643">
        <w:rPr>
          <w:rFonts w:ascii="Arial" w:eastAsia="Times New Roman" w:hAnsi="Arial" w:cs="Arial"/>
          <w:sz w:val="20"/>
          <w:szCs w:val="20"/>
        </w:rPr>
        <w:fldChar w:fldCharType="end"/>
      </w:r>
      <w:r w:rsidR="00993F13">
        <w:rPr>
          <w:rFonts w:ascii="Arial" w:eastAsia="Times New Roman" w:hAnsi="Arial" w:cs="Arial"/>
          <w:sz w:val="20"/>
          <w:szCs w:val="20"/>
        </w:rPr>
        <w:t xml:space="preserve">. While this </w:t>
      </w:r>
      <w:r w:rsidR="00961490" w:rsidRPr="00961490">
        <w:rPr>
          <w:rFonts w:ascii="Arial" w:eastAsia="Times New Roman" w:hAnsi="Arial" w:cs="Arial"/>
          <w:sz w:val="20"/>
          <w:szCs w:val="20"/>
        </w:rPr>
        <w:t>support</w:t>
      </w:r>
      <w:r w:rsidR="00993F13">
        <w:rPr>
          <w:rFonts w:ascii="Arial" w:eastAsia="Times New Roman" w:hAnsi="Arial" w:cs="Arial"/>
          <w:sz w:val="20"/>
          <w:szCs w:val="20"/>
        </w:rPr>
        <w:t>s a</w:t>
      </w:r>
      <w:r w:rsidR="00961490" w:rsidRPr="00961490">
        <w:rPr>
          <w:rFonts w:ascii="Arial" w:eastAsia="Times New Roman" w:hAnsi="Arial" w:cs="Arial"/>
          <w:sz w:val="20"/>
          <w:szCs w:val="20"/>
        </w:rPr>
        <w:t xml:space="preserve"> connection between </w:t>
      </w:r>
      <w:r w:rsidR="00993F13">
        <w:rPr>
          <w:rFonts w:ascii="Arial" w:eastAsia="Times New Roman" w:hAnsi="Arial" w:cs="Arial"/>
          <w:sz w:val="20"/>
          <w:szCs w:val="20"/>
        </w:rPr>
        <w:t xml:space="preserve">present-day </w:t>
      </w:r>
      <w:r w:rsidR="00961490" w:rsidRPr="00961490">
        <w:rPr>
          <w:rFonts w:ascii="Arial" w:eastAsia="Times New Roman" w:hAnsi="Arial" w:cs="Arial"/>
          <w:sz w:val="20"/>
          <w:szCs w:val="20"/>
        </w:rPr>
        <w:t xml:space="preserve">coral life-history, microbiome structure and disease susceptibility, </w:t>
      </w:r>
      <w:r w:rsidR="00993F13">
        <w:rPr>
          <w:rFonts w:ascii="Arial" w:eastAsia="Times New Roman" w:hAnsi="Arial" w:cs="Arial"/>
          <w:sz w:val="20"/>
          <w:szCs w:val="20"/>
        </w:rPr>
        <w:t xml:space="preserve">these data </w:t>
      </w:r>
      <w:r>
        <w:rPr>
          <w:rFonts w:ascii="Arial" w:eastAsia="Times New Roman" w:hAnsi="Arial" w:cs="Arial"/>
          <w:sz w:val="20"/>
          <w:szCs w:val="20"/>
        </w:rPr>
        <w:t xml:space="preserve">do </w:t>
      </w:r>
      <w:r w:rsidR="00961490" w:rsidRPr="00961490">
        <w:rPr>
          <w:rFonts w:ascii="Arial" w:eastAsia="Times New Roman" w:hAnsi="Arial" w:cs="Arial"/>
          <w:sz w:val="20"/>
          <w:szCs w:val="20"/>
        </w:rPr>
        <w:t>not directly allow for statistical testing of evolutionary hypotheses</w:t>
      </w:r>
      <w:r>
        <w:rPr>
          <w:rFonts w:ascii="Arial" w:eastAsia="Times New Roman" w:hAnsi="Arial" w:cs="Arial"/>
          <w:sz w:val="20"/>
          <w:szCs w:val="20"/>
        </w:rPr>
        <w:t xml:space="preserve"> about potential roles of microbial symbiosis in life history tradeoffs</w:t>
      </w:r>
      <w:r w:rsidR="00961490" w:rsidRPr="00961490">
        <w:rPr>
          <w:rFonts w:ascii="Arial" w:eastAsia="Times New Roman" w:hAnsi="Arial" w:cs="Arial"/>
          <w:sz w:val="20"/>
          <w:szCs w:val="20"/>
        </w:rPr>
        <w:t>.</w:t>
      </w:r>
    </w:p>
    <w:p w14:paraId="3B7EC033" w14:textId="7F2E0C36" w:rsidR="00961490" w:rsidRDefault="00961490" w:rsidP="00961490">
      <w:pPr>
        <w:keepNext/>
        <w:pBdr>
          <w:top w:val="nil"/>
          <w:left w:val="nil"/>
          <w:bottom w:val="nil"/>
          <w:right w:val="nil"/>
          <w:between w:val="nil"/>
        </w:pBdr>
        <w:spacing w:before="240" w:after="60"/>
        <w:rPr>
          <w:rFonts w:ascii="Arial" w:hAnsi="Arial" w:cs="Arial"/>
          <w:b/>
          <w:color w:val="000000"/>
          <w:sz w:val="20"/>
          <w:szCs w:val="20"/>
        </w:rPr>
      </w:pPr>
      <w:r w:rsidRPr="00961490">
        <w:rPr>
          <w:rFonts w:ascii="Arial" w:eastAsia="Times New Roman" w:hAnsi="Arial" w:cs="Arial"/>
          <w:sz w:val="20"/>
          <w:szCs w:val="20"/>
        </w:rPr>
        <w:t xml:space="preserve">Clarifying whether microbiome structure and coral life-history traits correlate over coral evolution globally </w:t>
      </w:r>
      <w:r w:rsidR="00993F13">
        <w:rPr>
          <w:rFonts w:ascii="Arial" w:eastAsia="Times New Roman" w:hAnsi="Arial" w:cs="Arial"/>
          <w:sz w:val="20"/>
          <w:szCs w:val="20"/>
        </w:rPr>
        <w:t>will contextualize</w:t>
      </w:r>
      <w:r w:rsidRPr="00961490">
        <w:rPr>
          <w:rFonts w:ascii="Arial" w:eastAsia="Times New Roman" w:hAnsi="Arial" w:cs="Arial"/>
          <w:sz w:val="20"/>
          <w:szCs w:val="20"/>
        </w:rPr>
        <w:t xml:space="preserve"> studies of extant coral symbiosis and disease at local or regional scales. Several lines of research have created a strong foundation on which such comprehensive comparative evolutionary analyses can be built. Coral disease patterns have been intensively researched, and an increasing number of datasets are now openly available</w:t>
      </w:r>
      <w:r w:rsidR="00C81643">
        <w:rPr>
          <w:rFonts w:ascii="Arial" w:eastAsia="Times New Roman" w:hAnsi="Arial" w:cs="Arial"/>
          <w:sz w:val="20"/>
          <w:szCs w:val="20"/>
        </w:rPr>
        <w:fldChar w:fldCharType="begin"/>
      </w:r>
      <w:r w:rsidR="007372D3">
        <w:rPr>
          <w:rFonts w:ascii="Arial" w:eastAsia="Times New Roman" w:hAnsi="Arial" w:cs="Arial"/>
          <w:sz w:val="20"/>
          <w:szCs w:val="20"/>
        </w:rPr>
        <w:instrText xml:space="preserve"> ADDIN ZOTERO_ITEM CSL_CITATION {"citationID":"Y7VHRyGr","properties":{"formattedCitation":"\\super 29\\nosupersub{}","plainCitation":"29","noteIndex":0},"citationItems":[{"id":1612,"uris":["http://zotero.org/groups/2769688/items/BM8A9XTG"],"itemData":{"id":1612,"type":"article-journal","abstract":"The Hawaiʻi Coral Disease database (HICORDIS) houses data on colony-level coral health condition observed across the Hawaiian archipelago, providing information to conduct future analyses on coral reef health in an era of changing environmental conditions. Colonies were identified to the lowest taxonomic classification possible (species or genera), measured and assessed for visual signs of health condition. Data were recorded for 286,071 coral colonies surveyed on 1819 transects at 660 sites between 2005 and 2015. The database contains observations for 60 species from 22 genera with 21 different health conditions. The goals of the HICORDIS database are to: i) provide open access, quality controlled and validated coral health data assembled from disparate surveys conducted across Hawaiʻi; ii) facilitate appropriate crediting of data; and iii) encourage future analyses of coral reef health. In this article, we describe and provide data from the HICORDIS database. The data presented in this paper were used in the research article “Satellite SST-based Coral Disease Outbreak Predictions for the Hawaiian Archipelago” (Caldwell et al., 2016) [1].","container-title":"Data in Brief","DOI":"10.1016/j.dib.2016.07.025","ISSN":"2352-3409","journalAbbreviation":"Data in Brief","language":"en","page":"1054-1058","source":"ScienceDirect","title":"Hawaiʻi Coral Disease database (HICORDIS): species-specific coral health data from across the Hawaiian archipelago","title-short":"Hawaiʻi Coral Disease database (HICORDIS)","volume":"8","author":[{"family":"Caldwell","given":"Jamie M."},{"family":"Burns","given":"John H. R."},{"family":"Couch","given":"Courtney"},{"family":"Ross","given":"Megan"},{"family":"Runyon","given":"Christina"},{"family":"Takabayashi","given":"Misaki"},{"family":"Vargas-Ángel","given":"Bernardo"},{"family":"Walsh","given":"William"},{"family":"Walton","given":"Maya"},{"family":"White","given":"Darla"},{"family":"Williams","given":"Gareth"},{"family":"Heron","given":"Scott F."}],"issued":{"date-parts":[["2016",9,1]]}}}],"schema":"https://github.com/citation-style-language/schema/raw/master/csl-citation.json"} </w:instrText>
      </w:r>
      <w:r w:rsidR="00C81643">
        <w:rPr>
          <w:rFonts w:ascii="Arial" w:eastAsia="Times New Roman" w:hAnsi="Arial" w:cs="Arial"/>
          <w:sz w:val="20"/>
          <w:szCs w:val="20"/>
        </w:rPr>
        <w:fldChar w:fldCharType="separate"/>
      </w:r>
      <w:r w:rsidR="00C81643" w:rsidRPr="00C81643">
        <w:rPr>
          <w:rFonts w:ascii="Arial" w:hAnsi="Arial" w:cs="Arial"/>
          <w:sz w:val="20"/>
          <w:vertAlign w:val="superscript"/>
        </w:rPr>
        <w:t>29</w:t>
      </w:r>
      <w:r w:rsidR="00C81643">
        <w:rPr>
          <w:rFonts w:ascii="Arial" w:eastAsia="Times New Roman" w:hAnsi="Arial" w:cs="Arial"/>
          <w:sz w:val="20"/>
          <w:szCs w:val="20"/>
        </w:rPr>
        <w:fldChar w:fldCharType="end"/>
      </w:r>
      <w:r w:rsidR="003B76EA">
        <w:rPr>
          <w:rFonts w:ascii="Arial" w:eastAsia="Times New Roman" w:hAnsi="Arial" w:cs="Arial"/>
          <w:sz w:val="20"/>
          <w:szCs w:val="20"/>
        </w:rPr>
        <w:t xml:space="preserve">. </w:t>
      </w:r>
      <w:r w:rsidRPr="00961490">
        <w:rPr>
          <w:rFonts w:ascii="Arial" w:eastAsia="Times New Roman" w:hAnsi="Arial" w:cs="Arial"/>
          <w:sz w:val="20"/>
          <w:szCs w:val="20"/>
        </w:rPr>
        <w:t>Well-curated global databases of coral physiological traits</w:t>
      </w:r>
      <w:r w:rsidR="00C81643">
        <w:rPr>
          <w:rFonts w:ascii="Arial" w:eastAsia="Times New Roman" w:hAnsi="Arial" w:cs="Arial"/>
          <w:sz w:val="20"/>
          <w:szCs w:val="20"/>
        </w:rPr>
        <w:fldChar w:fldCharType="begin"/>
      </w:r>
      <w:r w:rsidR="007372D3">
        <w:rPr>
          <w:rFonts w:ascii="Arial" w:eastAsia="Times New Roman" w:hAnsi="Arial" w:cs="Arial"/>
          <w:sz w:val="20"/>
          <w:szCs w:val="20"/>
        </w:rPr>
        <w:instrText xml:space="preserve"> ADDIN ZOTERO_ITEM CSL_CITATION {"citationID":"hhioqKlI","properties":{"formattedCitation":"\\super 30\\nosupersub{}","plainCitation":"30","noteIndex":0},"citationItems":[{"id":2088,"uris":["http://zotero.org/groups/2769688/items/3GF6EKAH"],"itemData":{"id":2088,"type":"article-journal","abstract":"Trait-based approaches advance ecological and evolutionary research because traits provide a strong link to an organism’s function and fitness. Trait-based research might lead to a deeper understanding of the functions of, and services provided by, ecosystems, thereby improving management, which is vital in the current era of rapid environmental change. Coral reef scientists have long collected trait data for corals; however, these are difficult to access and often under-utilized in addressing large-scale questions. We present the Coral Trait Database initiative that aims to bring together physiological, morphological, ecological, phylogenetic and biogeographic trait information into a single repository. The database houses species- and individual-level data from published field and experimental studies alongside contextual data that provide important framing for analyses. In this data descriptor, we release data for 56 traits for 1547 species, and present a collaborative platform on which other trait data are being actively federated. Our overall goal is for the Coral Trait Database to become an open-source, community-led data clearinghouse that accelerates coral reef research.","container-title":"Scientific Data","DOI":"10.1038/sdata.2016.17","ISSN":"2052-4463","issue":"1","journalAbbreviation":"Sci Data","language":"en","license":"2016 The Author(s)","note":"number: 1\npublisher: Nature Publishing Group","page":"160017","source":"www.nature.com","title":"The Coral Trait Database, a curated database of trait information for coral species from the global oceans","volume":"3","author":[{"family":"Madin","given":"Joshua S."},{"family":"Anderson","given":"Kristen D."},{"family":"Andreasen","given":"Magnus Heide"},{"family":"Bridge","given":"Tom C. L."},{"family":"Cairns","given":"Stephen D."},{"family":"Connolly","given":"Sean R."},{"family":"Darling","given":"Emily S."},{"family":"Diaz","given":"Marcela"},{"family":"Falster","given":"Daniel S."},{"family":"Franklin","given":"Erik C."},{"family":"Gates","given":"Ruth D."},{"family":"Harmer","given":"Aaron M. T."},{"family":"Hoogenboom","given":"Mia O."},{"family":"Huang","given":"Danwei"},{"family":"Keith","given":"Sally A."},{"family":"Kosnik","given":"Matthew A."},{"family":"Kuo","given":"Chao-Yang"},{"family":"Lough","given":"Janice M."},{"family":"Lovelock","given":"Catherine E."},{"family":"Luiz","given":"Osmar"},{"family":"Martinelli","given":"Julieta"},{"family":"Mizerek","given":"Toni"},{"family":"Pandolfi","given":"John M."},{"family":"Pochon","given":"Xavier"},{"family":"Pratchett","given":"Morgan S."},{"family":"Putnam","given":"Hollie M."},{"family":"Roberts","given":"T. Edward"},{"family":"Stat","given":"Michael"},{"family":"Wallace","given":"Carden C."},{"family":"Widman","given":"Elizabeth"},{"family":"Baird","given":"Andrew H."}],"issued":{"date-parts":[["2016",3,29]]}}}],"schema":"https://github.com/citation-style-language/schema/raw/master/csl-citation.json"} </w:instrText>
      </w:r>
      <w:r w:rsidR="00C81643">
        <w:rPr>
          <w:rFonts w:ascii="Arial" w:eastAsia="Times New Roman" w:hAnsi="Arial" w:cs="Arial"/>
          <w:sz w:val="20"/>
          <w:szCs w:val="20"/>
        </w:rPr>
        <w:fldChar w:fldCharType="separate"/>
      </w:r>
      <w:r w:rsidR="00C81643" w:rsidRPr="00C81643">
        <w:rPr>
          <w:rFonts w:ascii="Arial" w:hAnsi="Arial" w:cs="Arial"/>
          <w:sz w:val="20"/>
          <w:vertAlign w:val="superscript"/>
        </w:rPr>
        <w:t>30</w:t>
      </w:r>
      <w:r w:rsidR="00C81643">
        <w:rPr>
          <w:rFonts w:ascii="Arial" w:eastAsia="Times New Roman" w:hAnsi="Arial" w:cs="Arial"/>
          <w:sz w:val="20"/>
          <w:szCs w:val="20"/>
        </w:rPr>
        <w:fldChar w:fldCharType="end"/>
      </w:r>
      <w:r w:rsidRPr="00961490">
        <w:rPr>
          <w:rFonts w:ascii="Arial" w:eastAsia="Times New Roman" w:hAnsi="Arial" w:cs="Arial"/>
          <w:sz w:val="20"/>
          <w:szCs w:val="20"/>
        </w:rPr>
        <w:t xml:space="preserve"> have been established and mapped to coral life-history strategies</w:t>
      </w:r>
      <w:r w:rsidR="00C81643">
        <w:rPr>
          <w:rFonts w:ascii="Arial" w:eastAsia="Times New Roman" w:hAnsi="Arial" w:cs="Arial"/>
          <w:sz w:val="20"/>
          <w:szCs w:val="20"/>
        </w:rPr>
        <w:fldChar w:fldCharType="begin"/>
      </w:r>
      <w:r w:rsidR="007372D3">
        <w:rPr>
          <w:rFonts w:ascii="Arial" w:eastAsia="Times New Roman" w:hAnsi="Arial" w:cs="Arial"/>
          <w:sz w:val="20"/>
          <w:szCs w:val="20"/>
        </w:rPr>
        <w:instrText xml:space="preserve"> ADDIN ZOTERO_ITEM CSL_CITATION {"citationID":"ColCJrgM","properties":{"formattedCitation":"\\super 2\\nosupersub{}","plainCitation":"2","noteIndex":0},"citationItems":[{"id":2083,"uris":["http://zotero.org/groups/2769688/items/6ZCMW6WW"],"itemData":{"id":2083,"type":"article-journal","abstract":"Classifying the biological traits of organisms can test conceptual frameworks of life-history strategies and allow for predictions of how different species may respond to environmental disturbances. We apply a trait-based classification approach to a complex and threatened group of species, scleractinian corals. Using hierarchical clustering and random forests analyses, we identify up to four life-history strategies that appear globally consistent across 143 species of reef corals: competitive, weedy, stress-tolerant and generalist taxa, which are primarily separated by colony morphology, growth rate and reproductive mode. Documented shifts towards stress-tolerant, generalist and weedy species in coral reef communities are consistent with the expected responses of these life-history strategies. Our quantitative trait-based approach to classifying life-history strategies is objective, applicable to any taxa and a powerful tool that can be used to evaluate theories of community ecology and predict the impact of environmental and anthropogenic stressors on species assemblages.","container-title":"Ecology Letters","DOI":"10.1111/j.1461-0248.2012.01861.x","ISSN":"1461-0248","issue":"12","language":"en","license":"© 2012 Blackwell Publishing Ltd/CNRS","note":"_eprint: https://onlinelibrary.wiley.com/doi/pdf/10.1111/j.1461-0248.2012.01861.x","page":"1378-1386","source":"Wiley Online Library","title":"Evaluating life-history strategies of reef corals from species traits","volume":"15","author":[{"family":"Darling","given":"Emily S."},{"family":"Alvarez-Filip","given":"Lorenzo"},{"family":"Oliver","given":"Thomas A."},{"family":"McClanahan","given":"Timothy R."},{"family":"Côté","given":"Isabelle M."}],"issued":{"date-parts":[["2012"]]}}}],"schema":"https://github.com/citation-style-language/schema/raw/master/csl-citation.json"} </w:instrText>
      </w:r>
      <w:r w:rsidR="00C81643">
        <w:rPr>
          <w:rFonts w:ascii="Arial" w:eastAsia="Times New Roman" w:hAnsi="Arial" w:cs="Arial"/>
          <w:sz w:val="20"/>
          <w:szCs w:val="20"/>
        </w:rPr>
        <w:fldChar w:fldCharType="separate"/>
      </w:r>
      <w:r w:rsidR="00C81643" w:rsidRPr="00C81643">
        <w:rPr>
          <w:rFonts w:ascii="Arial" w:hAnsi="Arial" w:cs="Arial"/>
          <w:sz w:val="20"/>
          <w:vertAlign w:val="superscript"/>
        </w:rPr>
        <w:t>2</w:t>
      </w:r>
      <w:r w:rsidR="00C81643">
        <w:rPr>
          <w:rFonts w:ascii="Arial" w:eastAsia="Times New Roman" w:hAnsi="Arial" w:cs="Arial"/>
          <w:sz w:val="20"/>
          <w:szCs w:val="20"/>
        </w:rPr>
        <w:fldChar w:fldCharType="end"/>
      </w:r>
      <w:r w:rsidRPr="00961490">
        <w:rPr>
          <w:rFonts w:ascii="Arial" w:eastAsia="Times New Roman" w:hAnsi="Arial" w:cs="Arial"/>
          <w:sz w:val="20"/>
          <w:szCs w:val="20"/>
        </w:rPr>
        <w:t xml:space="preserve">. Finally, several large cross-species studies of corals and their microbiomes </w:t>
      </w:r>
      <w:r w:rsidRPr="00961490">
        <w:rPr>
          <w:rFonts w:ascii="Arial" w:eastAsia="Times New Roman" w:hAnsi="Arial" w:cs="Arial"/>
          <w:sz w:val="20"/>
          <w:szCs w:val="20"/>
        </w:rPr>
        <w:lastRenderedPageBreak/>
        <w:t>have been launched. These advances provide an opportunity to compare host trait data and microbiome structure from across the coral tree of life.</w:t>
      </w:r>
    </w:p>
    <w:p w14:paraId="4F71EE03" w14:textId="28AF16FB" w:rsidR="00961490" w:rsidRPr="00201946" w:rsidRDefault="00961490" w:rsidP="00961490">
      <w:pPr>
        <w:keepNext/>
        <w:pBdr>
          <w:top w:val="nil"/>
          <w:left w:val="nil"/>
          <w:bottom w:val="nil"/>
          <w:right w:val="nil"/>
          <w:between w:val="nil"/>
        </w:pBdr>
        <w:spacing w:before="240" w:after="60"/>
        <w:rPr>
          <w:rFonts w:ascii="Arial" w:hAnsi="Arial" w:cs="Arial"/>
          <w:b/>
          <w:color w:val="000000"/>
          <w:sz w:val="20"/>
          <w:szCs w:val="20"/>
        </w:rPr>
      </w:pPr>
      <w:r w:rsidRPr="00961490">
        <w:rPr>
          <w:rFonts w:ascii="Arial" w:eastAsia="Times New Roman" w:hAnsi="Arial" w:cs="Arial"/>
          <w:sz w:val="20"/>
          <w:szCs w:val="20"/>
        </w:rPr>
        <w:t xml:space="preserve">Here, we test whether microbiome structure correlates with </w:t>
      </w:r>
      <w:r w:rsidR="00201946">
        <w:rPr>
          <w:rFonts w:ascii="Arial" w:eastAsia="Times New Roman" w:hAnsi="Arial" w:cs="Arial"/>
          <w:sz w:val="20"/>
          <w:szCs w:val="20"/>
        </w:rPr>
        <w:t xml:space="preserve">two key aspects of coral life history strategy: </w:t>
      </w:r>
      <w:r w:rsidRPr="00961490">
        <w:rPr>
          <w:rFonts w:ascii="Arial" w:eastAsia="Times New Roman" w:hAnsi="Arial" w:cs="Arial"/>
          <w:sz w:val="20"/>
          <w:szCs w:val="20"/>
        </w:rPr>
        <w:t>disease susceptibility</w:t>
      </w:r>
      <w:r w:rsidR="00201946">
        <w:rPr>
          <w:rFonts w:ascii="Arial" w:eastAsia="Times New Roman" w:hAnsi="Arial" w:cs="Arial"/>
          <w:sz w:val="20"/>
          <w:szCs w:val="20"/>
        </w:rPr>
        <w:t xml:space="preserve"> and growth rate</w:t>
      </w:r>
      <w:r w:rsidRPr="00961490">
        <w:rPr>
          <w:rFonts w:ascii="Arial" w:eastAsia="Times New Roman" w:hAnsi="Arial" w:cs="Arial"/>
          <w:sz w:val="20"/>
          <w:szCs w:val="20"/>
        </w:rPr>
        <w:t xml:space="preserve">. To address this question quantitatively, we first characterized the microbiome composition from visibly healthy samples of 40 coral genera using 16S rRNA gene </w:t>
      </w:r>
      <w:ins w:id="20" w:author="Microsoft Office User" w:date="2024-10-28T13:01:00Z">
        <w:r w:rsidR="00C04DDF">
          <w:rPr>
            <w:rFonts w:ascii="Arial" w:eastAsia="Times New Roman" w:hAnsi="Arial" w:cs="Arial"/>
            <w:sz w:val="20"/>
            <w:szCs w:val="20"/>
          </w:rPr>
          <w:t xml:space="preserve">amplicon </w:t>
        </w:r>
      </w:ins>
      <w:r w:rsidRPr="00961490">
        <w:rPr>
          <w:rFonts w:ascii="Arial" w:eastAsia="Times New Roman" w:hAnsi="Arial" w:cs="Arial"/>
          <w:sz w:val="20"/>
          <w:szCs w:val="20"/>
        </w:rPr>
        <w:t>sequencing results from the Global Coral Microbiome Project</w:t>
      </w:r>
      <w:r w:rsidR="00C81643">
        <w:rPr>
          <w:rFonts w:ascii="Arial" w:eastAsia="Times New Roman" w:hAnsi="Arial" w:cs="Arial"/>
          <w:sz w:val="20"/>
          <w:szCs w:val="20"/>
        </w:rPr>
        <w:fldChar w:fldCharType="begin"/>
      </w:r>
      <w:r w:rsidR="007372D3">
        <w:rPr>
          <w:rFonts w:ascii="Arial" w:eastAsia="Times New Roman" w:hAnsi="Arial" w:cs="Arial"/>
          <w:sz w:val="20"/>
          <w:szCs w:val="20"/>
        </w:rPr>
        <w:instrText xml:space="preserve"> ADDIN ZOTERO_ITEM CSL_CITATION {"citationID":"sgLbJwN5","properties":{"formattedCitation":"\\super 16\\nosupersub{}","plainCitation":"16","noteIndex":0},"citationItems":[{"id":1151,"uris":["http://zotero.org/groups/2769688/items/8XBZWD3W"],"itemData":{"id":1151,"type":"article-journal","abstract":"Associations between corals and symbiotic microorganisms could be driven by the environment or shared evolutionary history. Here, the authors examine relationships between coral phylogenies and associated microbiomes, finding evidence of phylosymbiosis in microbes from coral skeleton and tissue, but not mucus.","container-title":"Nature Communications","DOI":"10.1038/s41467-018-07275-x","ISSN":"2041-1723","issue":"1","language":"en","license":"2018 The Author(s)","note":"number: 1\npublisher: Nature Publishing Group","page":"1-13","source":"www.nature.com","title":"Coral-associated bacteria demonstrate phylosymbiosis and cophylogeny","volume":"9","author":[{"family":"Pollock","given":"F. Joseph"},{"family":"McMinds","given":"Ryan"},{"family":"Smith","given":"Styles"},{"family":"Bourne","given":"David G."},{"family":"Willis","given":"Bette L."},{"family":"Medina","given":"Mónica"},{"family":"Thurber","given":"Rebecca Vega"},{"family":"Zaneveld","given":"Jesse R."}],"issued":{"date-parts":[["2018",11,22]]}}}],"schema":"https://github.com/citation-style-language/schema/raw/master/csl-citation.json"} </w:instrText>
      </w:r>
      <w:r w:rsidR="00C81643">
        <w:rPr>
          <w:rFonts w:ascii="Arial" w:eastAsia="Times New Roman" w:hAnsi="Arial" w:cs="Arial"/>
          <w:sz w:val="20"/>
          <w:szCs w:val="20"/>
        </w:rPr>
        <w:fldChar w:fldCharType="separate"/>
      </w:r>
      <w:r w:rsidR="00C81643" w:rsidRPr="00C81643">
        <w:rPr>
          <w:rFonts w:ascii="Arial" w:hAnsi="Arial" w:cs="Arial"/>
          <w:sz w:val="20"/>
          <w:vertAlign w:val="superscript"/>
        </w:rPr>
        <w:t>16</w:t>
      </w:r>
      <w:r w:rsidR="00C81643">
        <w:rPr>
          <w:rFonts w:ascii="Arial" w:eastAsia="Times New Roman" w:hAnsi="Arial" w:cs="Arial"/>
          <w:sz w:val="20"/>
          <w:szCs w:val="20"/>
        </w:rPr>
        <w:fldChar w:fldCharType="end"/>
      </w:r>
      <w:r w:rsidR="00201946">
        <w:rPr>
          <w:rFonts w:ascii="Arial" w:eastAsia="Times New Roman" w:hAnsi="Arial" w:cs="Arial"/>
          <w:sz w:val="20"/>
          <w:szCs w:val="20"/>
        </w:rPr>
        <w:t xml:space="preserve"> </w:t>
      </w:r>
      <w:r w:rsidRPr="00961490">
        <w:rPr>
          <w:rFonts w:ascii="Arial" w:eastAsia="Times New Roman" w:hAnsi="Arial" w:cs="Arial"/>
          <w:sz w:val="20"/>
          <w:szCs w:val="20"/>
        </w:rPr>
        <w:t xml:space="preserve">(Supplementary Data Table 1a), and subsequently combined these data with coral </w:t>
      </w:r>
      <w:r w:rsidR="00201946">
        <w:rPr>
          <w:rFonts w:ascii="Arial" w:eastAsia="Times New Roman" w:hAnsi="Arial" w:cs="Arial"/>
          <w:sz w:val="20"/>
          <w:szCs w:val="20"/>
        </w:rPr>
        <w:t>growth rates</w:t>
      </w:r>
      <w:r w:rsidRPr="00961490">
        <w:rPr>
          <w:rFonts w:ascii="Arial" w:eastAsia="Times New Roman" w:hAnsi="Arial" w:cs="Arial"/>
          <w:sz w:val="20"/>
          <w:szCs w:val="20"/>
        </w:rPr>
        <w:t xml:space="preserve"> from the Coral Trait Database</w:t>
      </w:r>
      <w:r w:rsidR="00C81643">
        <w:rPr>
          <w:rFonts w:ascii="Arial" w:eastAsia="Times New Roman" w:hAnsi="Arial" w:cs="Arial"/>
          <w:sz w:val="20"/>
          <w:szCs w:val="20"/>
        </w:rPr>
        <w:fldChar w:fldCharType="begin"/>
      </w:r>
      <w:r w:rsidR="007372D3">
        <w:rPr>
          <w:rFonts w:ascii="Arial" w:eastAsia="Times New Roman" w:hAnsi="Arial" w:cs="Arial"/>
          <w:sz w:val="20"/>
          <w:szCs w:val="20"/>
        </w:rPr>
        <w:instrText xml:space="preserve"> ADDIN ZOTERO_ITEM CSL_CITATION {"citationID":"NjhuIIit","properties":{"formattedCitation":"\\super 30\\nosupersub{}","plainCitation":"30","noteIndex":0},"citationItems":[{"id":2088,"uris":["http://zotero.org/groups/2769688/items/3GF6EKAH"],"itemData":{"id":2088,"type":"article-journal","abstract":"Trait-based approaches advance ecological and evolutionary research because traits provide a strong link to an organism’s function and fitness. Trait-based research might lead to a deeper understanding of the functions of, and services provided by, ecosystems, thereby improving management, which is vital in the current era of rapid environmental change. Coral reef scientists have long collected trait data for corals; however, these are difficult to access and often under-utilized in addressing large-scale questions. We present the Coral Trait Database initiative that aims to bring together physiological, morphological, ecological, phylogenetic and biogeographic trait information into a single repository. The database houses species- and individual-level data from published field and experimental studies alongside contextual data that provide important framing for analyses. In this data descriptor, we release data for 56 traits for 1547 species, and present a collaborative platform on which other trait data are being actively federated. Our overall goal is for the Coral Trait Database to become an open-source, community-led data clearinghouse that accelerates coral reef research.","container-title":"Scientific Data","DOI":"10.1038/sdata.2016.17","ISSN":"2052-4463","issue":"1","journalAbbreviation":"Sci Data","language":"en","license":"2016 The Author(s)","note":"number: 1\npublisher: Nature Publishing Group","page":"160017","source":"www.nature.com","title":"The Coral Trait Database, a curated database of trait information for coral species from the global oceans","volume":"3","author":[{"family":"Madin","given":"Joshua S."},{"family":"Anderson","given":"Kristen D."},{"family":"Andreasen","given":"Magnus Heide"},{"family":"Bridge","given":"Tom C. L."},{"family":"Cairns","given":"Stephen D."},{"family":"Connolly","given":"Sean R."},{"family":"Darling","given":"Emily S."},{"family":"Diaz","given":"Marcela"},{"family":"Falster","given":"Daniel S."},{"family":"Franklin","given":"Erik C."},{"family":"Gates","given":"Ruth D."},{"family":"Harmer","given":"Aaron M. T."},{"family":"Hoogenboom","given":"Mia O."},{"family":"Huang","given":"Danwei"},{"family":"Keith","given":"Sally A."},{"family":"Kosnik","given":"Matthew A."},{"family":"Kuo","given":"Chao-Yang"},{"family":"Lough","given":"Janice M."},{"family":"Lovelock","given":"Catherine E."},{"family":"Luiz","given":"Osmar"},{"family":"Martinelli","given":"Julieta"},{"family":"Mizerek","given":"Toni"},{"family":"Pandolfi","given":"John M."},{"family":"Pochon","given":"Xavier"},{"family":"Pratchett","given":"Morgan S."},{"family":"Putnam","given":"Hollie M."},{"family":"Roberts","given":"T. Edward"},{"family":"Stat","given":"Michael"},{"family":"Wallace","given":"Carden C."},{"family":"Widman","given":"Elizabeth"},{"family":"Baird","given":"Andrew H."}],"issued":{"date-parts":[["2016",3,29]]}}}],"schema":"https://github.com/citation-style-language/schema/raw/master/csl-citation.json"} </w:instrText>
      </w:r>
      <w:r w:rsidR="00C81643">
        <w:rPr>
          <w:rFonts w:ascii="Arial" w:eastAsia="Times New Roman" w:hAnsi="Arial" w:cs="Arial"/>
          <w:sz w:val="20"/>
          <w:szCs w:val="20"/>
        </w:rPr>
        <w:fldChar w:fldCharType="separate"/>
      </w:r>
      <w:r w:rsidR="00C81643" w:rsidRPr="00C81643">
        <w:rPr>
          <w:rFonts w:ascii="Arial" w:hAnsi="Arial" w:cs="Arial"/>
          <w:sz w:val="20"/>
          <w:vertAlign w:val="superscript"/>
        </w:rPr>
        <w:t>30</w:t>
      </w:r>
      <w:r w:rsidR="00C81643">
        <w:rPr>
          <w:rFonts w:ascii="Arial" w:eastAsia="Times New Roman" w:hAnsi="Arial" w:cs="Arial"/>
          <w:sz w:val="20"/>
          <w:szCs w:val="20"/>
        </w:rPr>
        <w:fldChar w:fldCharType="end"/>
      </w:r>
      <w:r w:rsidR="00201946">
        <w:rPr>
          <w:rFonts w:ascii="Arial" w:eastAsia="Times New Roman" w:hAnsi="Arial" w:cs="Arial"/>
          <w:sz w:val="20"/>
          <w:szCs w:val="20"/>
        </w:rPr>
        <w:t xml:space="preserve">, and </w:t>
      </w:r>
      <w:r w:rsidR="00201946" w:rsidRPr="00961490">
        <w:rPr>
          <w:rFonts w:ascii="Arial" w:eastAsia="Times New Roman" w:hAnsi="Arial" w:cs="Arial"/>
          <w:sz w:val="20"/>
          <w:szCs w:val="20"/>
        </w:rPr>
        <w:t>genus-level long-term disease prevalence data from several tropical regions around the globe</w:t>
      </w:r>
      <w:r w:rsidR="00201946">
        <w:rPr>
          <w:rFonts w:ascii="Arial" w:eastAsia="Times New Roman" w:hAnsi="Arial" w:cs="Arial"/>
          <w:sz w:val="20"/>
          <w:szCs w:val="20"/>
        </w:rPr>
        <w:t xml:space="preserve"> </w:t>
      </w:r>
      <w:r w:rsidRPr="00961490">
        <w:rPr>
          <w:rFonts w:ascii="Arial" w:eastAsia="Times New Roman" w:hAnsi="Arial" w:cs="Arial"/>
          <w:sz w:val="20"/>
          <w:szCs w:val="20"/>
        </w:rPr>
        <w:t>(Fig</w:t>
      </w:r>
      <w:r w:rsidR="00DB72A3">
        <w:rPr>
          <w:rFonts w:ascii="Arial" w:eastAsia="Times New Roman" w:hAnsi="Arial" w:cs="Arial"/>
          <w:sz w:val="20"/>
          <w:szCs w:val="20"/>
        </w:rPr>
        <w:t xml:space="preserve">. </w:t>
      </w:r>
      <w:r w:rsidRPr="00961490">
        <w:rPr>
          <w:rFonts w:ascii="Arial" w:eastAsia="Times New Roman" w:hAnsi="Arial" w:cs="Arial"/>
          <w:sz w:val="20"/>
          <w:szCs w:val="20"/>
        </w:rPr>
        <w:t xml:space="preserve">1). </w:t>
      </w:r>
      <w:r w:rsidR="00201946">
        <w:rPr>
          <w:rFonts w:ascii="Arial" w:eastAsia="Times New Roman" w:hAnsi="Arial" w:cs="Arial"/>
          <w:sz w:val="20"/>
          <w:szCs w:val="20"/>
        </w:rPr>
        <w:t>These long-term disease datasets included t</w:t>
      </w:r>
      <w:r w:rsidR="00201946" w:rsidRPr="00961490">
        <w:rPr>
          <w:rFonts w:ascii="Arial" w:eastAsia="Times New Roman" w:hAnsi="Arial" w:cs="Arial"/>
          <w:sz w:val="20"/>
          <w:szCs w:val="20"/>
        </w:rPr>
        <w:t xml:space="preserve">he Florida Reef Resilience Project data (FRRP, </w:t>
      </w:r>
      <w:hyperlink r:id="rId8">
        <w:r w:rsidR="00201946" w:rsidRPr="00961490">
          <w:rPr>
            <w:rFonts w:ascii="Arial" w:eastAsia="Times New Roman" w:hAnsi="Arial" w:cs="Arial"/>
            <w:color w:val="1155CC"/>
            <w:sz w:val="20"/>
            <w:szCs w:val="20"/>
            <w:u w:val="single"/>
          </w:rPr>
          <w:t>https://frrp.org/</w:t>
        </w:r>
      </w:hyperlink>
      <w:r w:rsidR="00201946" w:rsidRPr="00961490">
        <w:rPr>
          <w:rFonts w:ascii="Arial" w:eastAsia="Times New Roman" w:hAnsi="Arial" w:cs="Arial"/>
          <w:sz w:val="20"/>
          <w:szCs w:val="20"/>
        </w:rPr>
        <w:t>)</w:t>
      </w:r>
      <w:r w:rsidR="00201946" w:rsidRPr="00961490">
        <w:rPr>
          <w:rFonts w:ascii="Arial" w:eastAsia="Tahoma" w:hAnsi="Arial" w:cs="Arial"/>
          <w:sz w:val="20"/>
          <w:szCs w:val="20"/>
        </w:rPr>
        <w:t xml:space="preserve">, </w:t>
      </w:r>
      <w:r w:rsidR="001E7B35" w:rsidRPr="002F1CD2">
        <w:rPr>
          <w:rFonts w:ascii="Arial" w:hAnsi="Arial" w:cs="Arial"/>
          <w:color w:val="000000"/>
          <w:sz w:val="20"/>
        </w:rPr>
        <w:t>Hawaiʻi</w:t>
      </w:r>
      <w:r w:rsidR="001E7B35" w:rsidRPr="00961490">
        <w:rPr>
          <w:rFonts w:ascii="Arial" w:eastAsia="Tahoma" w:hAnsi="Arial" w:cs="Arial"/>
          <w:sz w:val="20"/>
          <w:szCs w:val="20"/>
        </w:rPr>
        <w:t xml:space="preserve"> </w:t>
      </w:r>
      <w:r w:rsidR="00201946" w:rsidRPr="00961490">
        <w:rPr>
          <w:rFonts w:ascii="Arial" w:eastAsia="Tahoma" w:hAnsi="Arial" w:cs="Arial"/>
          <w:sz w:val="20"/>
          <w:szCs w:val="20"/>
        </w:rPr>
        <w:t>Coral Disease Database (HICORDIS)</w:t>
      </w:r>
      <w:r w:rsidR="00C81643">
        <w:rPr>
          <w:rFonts w:ascii="Arial" w:eastAsia="Tahoma" w:hAnsi="Arial" w:cs="Arial"/>
          <w:sz w:val="20"/>
          <w:szCs w:val="20"/>
        </w:rPr>
        <w:fldChar w:fldCharType="begin"/>
      </w:r>
      <w:r w:rsidR="007372D3">
        <w:rPr>
          <w:rFonts w:ascii="Arial" w:eastAsia="Tahoma" w:hAnsi="Arial" w:cs="Arial"/>
          <w:sz w:val="20"/>
          <w:szCs w:val="20"/>
        </w:rPr>
        <w:instrText xml:space="preserve"> ADDIN ZOTERO_ITEM CSL_CITATION {"citationID":"uYYQUlKY","properties":{"formattedCitation":"\\super 29\\nosupersub{}","plainCitation":"29","noteIndex":0},"citationItems":[{"id":1612,"uris":["http://zotero.org/groups/2769688/items/BM8A9XTG"],"itemData":{"id":1612,"type":"article-journal","abstract":"The Hawaiʻi Coral Disease database (HICORDIS) houses data on colony-level coral health condition observed across the Hawaiian archipelago, providing information to conduct future analyses on coral reef health in an era of changing environmental conditions. Colonies were identified to the lowest taxonomic classification possible (species or genera), measured and assessed for visual signs of health condition. Data were recorded for 286,071 coral colonies surveyed on 1819 transects at 660 sites between 2005 and 2015. The database contains observations for 60 species from 22 genera with 21 different health conditions. The goals of the HICORDIS database are to: i) provide open access, quality controlled and validated coral health data assembled from disparate surveys conducted across Hawaiʻi; ii) facilitate appropriate crediting of data; and iii) encourage future analyses of coral reef health. In this article, we describe and provide data from the HICORDIS database. The data presented in this paper were used in the research article “Satellite SST-based Coral Disease Outbreak Predictions for the Hawaiian Archipelago” (Caldwell et al., 2016) [1].","container-title":"Data in Brief","DOI":"10.1016/j.dib.2016.07.025","ISSN":"2352-3409","journalAbbreviation":"Data in Brief","language":"en","page":"1054-1058","source":"ScienceDirect","title":"Hawaiʻi Coral Disease database (HICORDIS): species-specific coral health data from across the Hawaiian archipelago","title-short":"Hawaiʻi Coral Disease database (HICORDIS)","volume":"8","author":[{"family":"Caldwell","given":"Jamie M."},{"family":"Burns","given":"John H. R."},{"family":"Couch","given":"Courtney"},{"family":"Ross","given":"Megan"},{"family":"Runyon","given":"Christina"},{"family":"Takabayashi","given":"Misaki"},{"family":"Vargas-Ángel","given":"Bernardo"},{"family":"Walsh","given":"William"},{"family":"Walton","given":"Maya"},{"family":"White","given":"Darla"},{"family":"Williams","given":"Gareth"},{"family":"Heron","given":"Scott F."}],"issued":{"date-parts":[["2016",9,1]]}}}],"schema":"https://github.com/citation-style-language/schema/raw/master/csl-citation.json"} </w:instrText>
      </w:r>
      <w:r w:rsidR="00C81643">
        <w:rPr>
          <w:rFonts w:ascii="Arial" w:eastAsia="Tahoma" w:hAnsi="Arial" w:cs="Arial"/>
          <w:sz w:val="20"/>
          <w:szCs w:val="20"/>
        </w:rPr>
        <w:fldChar w:fldCharType="separate"/>
      </w:r>
      <w:r w:rsidR="00C81643" w:rsidRPr="00C81643">
        <w:rPr>
          <w:rFonts w:ascii="Arial" w:hAnsi="Arial" w:cs="Arial"/>
          <w:sz w:val="20"/>
          <w:vertAlign w:val="superscript"/>
        </w:rPr>
        <w:t>29</w:t>
      </w:r>
      <w:r w:rsidR="00C81643">
        <w:rPr>
          <w:rFonts w:ascii="Arial" w:eastAsia="Tahoma" w:hAnsi="Arial" w:cs="Arial"/>
          <w:sz w:val="20"/>
          <w:szCs w:val="20"/>
        </w:rPr>
        <w:fldChar w:fldCharType="end"/>
      </w:r>
      <w:r w:rsidR="00201946" w:rsidRPr="00961490">
        <w:rPr>
          <w:rFonts w:ascii="Arial" w:eastAsia="Times New Roman" w:hAnsi="Arial" w:cs="Arial"/>
          <w:sz w:val="20"/>
          <w:szCs w:val="20"/>
        </w:rPr>
        <w:t xml:space="preserve">, and </w:t>
      </w:r>
      <w:r w:rsidR="00201946">
        <w:rPr>
          <w:rFonts w:ascii="Arial" w:eastAsia="Times New Roman" w:hAnsi="Arial" w:cs="Arial"/>
          <w:sz w:val="20"/>
          <w:szCs w:val="20"/>
        </w:rPr>
        <w:t xml:space="preserve">new data covering </w:t>
      </w:r>
      <w:r w:rsidR="00201946" w:rsidRPr="00961490">
        <w:rPr>
          <w:rFonts w:ascii="Arial" w:eastAsia="Times New Roman" w:hAnsi="Arial" w:cs="Arial"/>
          <w:sz w:val="20"/>
          <w:szCs w:val="20"/>
        </w:rPr>
        <w:t>eastern Australia (this study; Supplementary Data Table 1b)</w:t>
      </w:r>
      <w:r w:rsidR="00201946">
        <w:rPr>
          <w:rFonts w:ascii="Arial" w:eastAsia="Times New Roman" w:hAnsi="Arial" w:cs="Arial"/>
          <w:sz w:val="20"/>
          <w:szCs w:val="20"/>
        </w:rPr>
        <w:t>.</w:t>
      </w:r>
      <w:r w:rsidR="00201946">
        <w:rPr>
          <w:rFonts w:ascii="Arial" w:hAnsi="Arial" w:cs="Arial"/>
          <w:b/>
          <w:color w:val="000000"/>
          <w:sz w:val="20"/>
          <w:szCs w:val="20"/>
        </w:rPr>
        <w:t xml:space="preserve"> </w:t>
      </w:r>
      <w:r w:rsidRPr="00961490">
        <w:rPr>
          <w:rFonts w:ascii="Arial" w:eastAsia="Times New Roman" w:hAnsi="Arial" w:cs="Arial"/>
          <w:sz w:val="20"/>
          <w:szCs w:val="20"/>
        </w:rPr>
        <w:t xml:space="preserve">With the resulting microbiome structure, coral growth </w:t>
      </w:r>
      <w:r w:rsidR="00201946">
        <w:rPr>
          <w:rFonts w:ascii="Arial" w:eastAsia="Times New Roman" w:hAnsi="Arial" w:cs="Arial"/>
          <w:sz w:val="20"/>
          <w:szCs w:val="20"/>
        </w:rPr>
        <w:t xml:space="preserve">rate, and disease </w:t>
      </w:r>
      <w:r w:rsidRPr="00961490">
        <w:rPr>
          <w:rFonts w:ascii="Arial" w:eastAsia="Times New Roman" w:hAnsi="Arial" w:cs="Arial"/>
          <w:sz w:val="20"/>
          <w:szCs w:val="20"/>
        </w:rPr>
        <w:t>data across a global distribution of coral genera (Supplementary Data Table 1c), we compared these traits using methods that account for phylogenetic correlations using a time-calibrated multi-gene reference tree of corals</w:t>
      </w:r>
      <w:r w:rsidR="00C81643">
        <w:rPr>
          <w:rFonts w:ascii="Arial" w:eastAsia="Times New Roman" w:hAnsi="Arial" w:cs="Arial"/>
          <w:sz w:val="20"/>
          <w:szCs w:val="20"/>
        </w:rPr>
        <w:fldChar w:fldCharType="begin"/>
      </w:r>
      <w:r w:rsidR="007372D3">
        <w:rPr>
          <w:rFonts w:ascii="Arial" w:eastAsia="Times New Roman" w:hAnsi="Arial" w:cs="Arial"/>
          <w:sz w:val="20"/>
          <w:szCs w:val="20"/>
        </w:rPr>
        <w:instrText xml:space="preserve"> ADDIN ZOTERO_ITEM CSL_CITATION {"citationID":"1Wjb86Sr","properties":{"formattedCitation":"\\super 31\\nosupersub{}","plainCitation":"31","noteIndex":0},"citationItems":[{"id":1148,"uris":["http://zotero.org/groups/2769688/items/3INIID6L"],"itemData":{"id":1148,"type":"article-journal","abstract":"One-third of the world's reef-building corals are facing heightened extinction risk from climate change and other anthropogenic impacts. Previous studies have shown that such threats are not distributed randomly across the coral tree of life, and future extinctions have the potential to disproportionately reduce the phylogenetic diversity of this group on a global scale. However, the impact of such losses on a regional scale remains poorly known. In this study, we use phylogenetic metrics in conjunction with geographical distributions of living reef coral species to model how extinctions are likely to affect evolutionary diversity across different ecoregions. Based on two measures—phylogenetic diversity and phylogenetic species variability—we highlight regions with the largest losses of evolutionary diversity and hence of potential conservation interest. Notably, the projected loss of evolutionary diversity is relatively low in the most species-rich areas such as the Coral Triangle, while many regions with fewer species stand to lose much larger shares of their diversity. We also suggest that for complex ecosystems like coral reefs it is important to consider changes in phylogenetic species variability; areas with disproportionate declines in this measure should be of concern even if phylogenetic diversity is not as impacted. These findings underscore the importance of integrating evolutionary history into conservation planning for safeguarding the future diversity of coral reefs.","container-title":"Philosophical Transactions of the Royal Society B: Biological Sciences","DOI":"10.1098/rstb.2014.0010","issue":"1662","journalAbbreviation":"Philosophical Transactions of the Royal Society B: Biological Sciences","note":"publisher: Royal Society","page":"20140010","source":"royalsocietypublishing.org (Atypon)","title":"The future of evolutionary diversity in reef corals","volume":"370","author":[{"family":"Huang","given":"Danwei"},{"family":"Roy","given":"Kaustuv"}],"issued":{"date-parts":[["2015",2,19]]}}}],"schema":"https://github.com/citation-style-language/schema/raw/master/csl-citation.json"} </w:instrText>
      </w:r>
      <w:r w:rsidR="00C81643">
        <w:rPr>
          <w:rFonts w:ascii="Arial" w:eastAsia="Times New Roman" w:hAnsi="Arial" w:cs="Arial"/>
          <w:sz w:val="20"/>
          <w:szCs w:val="20"/>
        </w:rPr>
        <w:fldChar w:fldCharType="separate"/>
      </w:r>
      <w:r w:rsidR="00C81643" w:rsidRPr="00C81643">
        <w:rPr>
          <w:rFonts w:ascii="Arial" w:hAnsi="Arial" w:cs="Arial"/>
          <w:sz w:val="20"/>
          <w:vertAlign w:val="superscript"/>
        </w:rPr>
        <w:t>31</w:t>
      </w:r>
      <w:r w:rsidR="00C81643">
        <w:rPr>
          <w:rFonts w:ascii="Arial" w:eastAsia="Times New Roman" w:hAnsi="Arial" w:cs="Arial"/>
          <w:sz w:val="20"/>
          <w:szCs w:val="20"/>
        </w:rPr>
        <w:fldChar w:fldCharType="end"/>
      </w:r>
      <w:r w:rsidRPr="00961490">
        <w:rPr>
          <w:rFonts w:ascii="Arial" w:eastAsia="Times New Roman" w:hAnsi="Arial" w:cs="Arial"/>
          <w:sz w:val="20"/>
          <w:szCs w:val="20"/>
        </w:rPr>
        <w:t>.</w:t>
      </w:r>
    </w:p>
    <w:p w14:paraId="08501B87" w14:textId="29547939" w:rsidR="00961490" w:rsidRDefault="00E6133D" w:rsidP="00961490">
      <w:pPr>
        <w:keepNext/>
        <w:pBdr>
          <w:top w:val="nil"/>
          <w:left w:val="nil"/>
          <w:bottom w:val="nil"/>
          <w:right w:val="nil"/>
          <w:between w:val="nil"/>
        </w:pBdr>
        <w:spacing w:before="240" w:after="60"/>
        <w:rPr>
          <w:rFonts w:ascii="Arial" w:hAnsi="Arial" w:cs="Arial"/>
          <w:b/>
          <w:color w:val="000000"/>
          <w:sz w:val="20"/>
          <w:szCs w:val="20"/>
        </w:rPr>
      </w:pPr>
      <w:r w:rsidRPr="00980C22">
        <w:rPr>
          <w:rFonts w:ascii="Arial" w:hAnsi="Arial" w:cs="Arial"/>
          <w:b/>
          <w:color w:val="000000"/>
          <w:sz w:val="20"/>
          <w:szCs w:val="20"/>
        </w:rPr>
        <w:t>Results</w:t>
      </w:r>
    </w:p>
    <w:p w14:paraId="7477C189" w14:textId="04C738F3" w:rsidR="00961490" w:rsidRDefault="00961490" w:rsidP="00961490">
      <w:pPr>
        <w:keepNext/>
        <w:pBdr>
          <w:top w:val="nil"/>
          <w:left w:val="nil"/>
          <w:bottom w:val="nil"/>
          <w:right w:val="nil"/>
          <w:between w:val="nil"/>
        </w:pBdr>
        <w:spacing w:before="240" w:after="60"/>
        <w:rPr>
          <w:rFonts w:ascii="Arial" w:hAnsi="Arial" w:cs="Arial"/>
          <w:b/>
          <w:color w:val="000000"/>
          <w:sz w:val="20"/>
          <w:szCs w:val="20"/>
        </w:rPr>
      </w:pPr>
      <w:r w:rsidRPr="00961490">
        <w:rPr>
          <w:rFonts w:ascii="Arial" w:eastAsia="Times New Roman" w:hAnsi="Arial" w:cs="Arial"/>
          <w:b/>
          <w:sz w:val="20"/>
          <w:szCs w:val="20"/>
        </w:rPr>
        <w:t xml:space="preserve">Coral microbiomes are dominated by a small number of bacterial taxa. </w:t>
      </w:r>
      <w:r w:rsidRPr="00961490">
        <w:rPr>
          <w:rFonts w:ascii="Arial" w:eastAsia="Times New Roman" w:hAnsi="Arial" w:cs="Arial"/>
          <w:sz w:val="20"/>
          <w:szCs w:val="20"/>
        </w:rPr>
        <w:t>The microbiome of corals is often dominated by a few highly-abundant taxa that demonstrate species-specificity</w:t>
      </w:r>
      <w:r w:rsidR="00C81643">
        <w:rPr>
          <w:rFonts w:ascii="Arial" w:eastAsia="Times New Roman" w:hAnsi="Arial" w:cs="Arial"/>
          <w:sz w:val="20"/>
          <w:szCs w:val="20"/>
        </w:rPr>
        <w:fldChar w:fldCharType="begin"/>
      </w:r>
      <w:r w:rsidR="007372D3">
        <w:rPr>
          <w:rFonts w:ascii="Arial" w:eastAsia="Times New Roman" w:hAnsi="Arial" w:cs="Arial"/>
          <w:sz w:val="20"/>
          <w:szCs w:val="20"/>
        </w:rPr>
        <w:instrText xml:space="preserve"> ADDIN ZOTERO_ITEM CSL_CITATION {"citationID":"5bPz4tiU","properties":{"formattedCitation":"\\super 17,18\\nosupersub{}","plainCitation":"17,18","noteIndex":0},"citationItems":[{"id":1823,"uris":["http://zotero.org/groups/2769688/items/3GY2JAFK"],"itemData":{"id":1823,"type":"article-journal","abstract":"Coral-associated microorganisms are thought to play a fundamental role in the health and ecology of corals, but understanding of specific coral–microbial interactions are lacking. In order to create a framework to examine coral–microbial specificity, we integrated and phylogenetically compared 21,100 SSU rRNA gene Sanger-produced sequences from bacteria and archaea associated with corals from previous studies, and accompanying host, location and publication metadata, to produce the Coral Microbiome Database. From this database, we identified 39 described and candidate phyla of Bacteria and two Archaea phyla associated with corals, demonstrating that corals are one of the most phylogenetically diverse animal microbiomes. Secondly, this new phylogenetic resource shows that certain microorganisms are indeed specific to corals, including evolutionary distinct hosts. Specifically, we identified 2–37 putative monophyletic, coral-specific sequence clusters within bacterial genera associated with the greatest number of coral species (Vibrio, Endozoicomonas and Ruegeria) as well as functionally relevant microbial taxa (“Candidatus Amoebophilus”, “Candidatus Nitrosopumilus” and under recognized cyanobacteria). This phylogenetic resource provides a framework for more targeted studies of corals and their specific microbial associates, which is timely given the escalated need to understand the role of the coral microbiome and its adaptability to changing ocean and reef conditions.","container-title":"Environmental Microbiology Reports","DOI":"10.1111/1758-2229.12686","ISSN":"1758-2229","issue":"3","language":"en","note":"_eprint: https://onlinelibrary.wiley.com/doi/pdf/10.1111/1758-2229.12686","page":"372-385","source":"Wiley Online Library","title":"Coral microbiome database: Integration of sequences reveals high diversity and relatedness of coral-associated microbes","title-short":"Coral microbiome database","volume":"11","author":[{"family":"Huggett","given":"Megan J."},{"family":"Apprill","given":"Amy"}],"issued":{"date-parts":[["2019"]]}}},{"id":1826,"uris":["http://zotero.org/groups/2769688/items/I7XLSXS8"],"itemData":{"id":1826,"type":"article-journal","abstract":"Although it is well established that the microbial communities inhabiting corals perform key functions that promote the health and persistence of their hosts, little is known about their spatial structure and temporal stability. We examined the natural variability of microbial communities associated with six Caribbean coral species from three genera at four reef sites over one year. We identified differences in microbial community composition between coral genera and species that persisted across space and time, suggesting that local host identity likely plays a dominant role in structuring the microbiome. However, we found that microbial community dissimilarity increased with geographical distance, which indicates that regional processes such as dispersal limitation and spatiotemporal environmental heterogeneity also influence microbial community composition. In addition, network analysis revealed that the strength of host identity varied across coral host genera, with species from the genus Acropora having the most influence over their microbial community. Overall, our results demonstrate that despite high levels of microbial diversity, coral species are characterized by signature microbiomes that are stable in both space and time.","container-title":"Scientific Reports","DOI":"10.1038/s41598-019-43268-6","ISSN":"2045-2322","issue":"1","journalAbbreviation":"Sci Rep","language":"en","license":"2019 The Author(s)","note":"number: 1\npublisher: Nature Publishing Group","page":"6785","source":"www.nature.com","title":"Structure and stability of the coral microbiome in space and time","volume":"9","author":[{"family":"Dunphy","given":"Courtney M."},{"family":"Gouhier","given":"Tarik C."},{"family":"Chu","given":"Nathaniel D."},{"family":"Vollmer","given":"Steven V."}],"issued":{"date-parts":[["2019",5,1]]}}}],"schema":"https://github.com/citation-style-language/schema/raw/master/csl-citation.json"} </w:instrText>
      </w:r>
      <w:r w:rsidR="00C81643">
        <w:rPr>
          <w:rFonts w:ascii="Arial" w:eastAsia="Times New Roman" w:hAnsi="Arial" w:cs="Arial"/>
          <w:sz w:val="20"/>
          <w:szCs w:val="20"/>
        </w:rPr>
        <w:fldChar w:fldCharType="separate"/>
      </w:r>
      <w:r w:rsidR="00C81643" w:rsidRPr="00C81643">
        <w:rPr>
          <w:rFonts w:ascii="Arial" w:hAnsi="Arial" w:cs="Arial"/>
          <w:sz w:val="20"/>
          <w:vertAlign w:val="superscript"/>
        </w:rPr>
        <w:t>17,18</w:t>
      </w:r>
      <w:r w:rsidR="00C81643">
        <w:rPr>
          <w:rFonts w:ascii="Arial" w:eastAsia="Times New Roman" w:hAnsi="Arial" w:cs="Arial"/>
          <w:sz w:val="20"/>
          <w:szCs w:val="20"/>
        </w:rPr>
        <w:fldChar w:fldCharType="end"/>
      </w:r>
      <w:r w:rsidRPr="00961490">
        <w:rPr>
          <w:rFonts w:ascii="Arial" w:eastAsia="Times New Roman" w:hAnsi="Arial" w:cs="Arial"/>
          <w:sz w:val="20"/>
          <w:szCs w:val="20"/>
        </w:rPr>
        <w:t>, though why these highly-abundant microbial taxa differ across coral diversity is unknown. To test this, we first identified a restricted set of dominant bacterial or archaeal taxa in visibly healthy corals retrieved from mucus, tissue, and skeleton samples of 40 coral genera. (‘Dominant taxa’ were defined as those that are most abundant on average within all samples from a given portion of coral anatomy in a given coral genus</w:t>
      </w:r>
      <w:ins w:id="21" w:author="Microsoft Office User" w:date="2024-11-01T13:13:00Z">
        <w:r w:rsidR="00652E0A">
          <w:rPr>
            <w:rFonts w:ascii="Arial" w:eastAsia="Times New Roman" w:hAnsi="Arial" w:cs="Arial"/>
            <w:sz w:val="20"/>
            <w:szCs w:val="20"/>
          </w:rPr>
          <w:t>)</w:t>
        </w:r>
      </w:ins>
      <w:r w:rsidRPr="00961490">
        <w:rPr>
          <w:rFonts w:ascii="Arial" w:eastAsia="Times New Roman" w:hAnsi="Arial" w:cs="Arial"/>
          <w:sz w:val="20"/>
          <w:szCs w:val="20"/>
        </w:rPr>
        <w:t>.</w:t>
      </w:r>
      <w:del w:id="22" w:author="Microsoft Office User" w:date="2024-11-01T13:13:00Z">
        <w:r w:rsidRPr="00961490" w:rsidDel="00652E0A">
          <w:rPr>
            <w:rFonts w:ascii="Arial" w:eastAsia="Times New Roman" w:hAnsi="Arial" w:cs="Arial"/>
            <w:sz w:val="20"/>
            <w:szCs w:val="20"/>
          </w:rPr>
          <w:delText>)</w:delText>
        </w:r>
      </w:del>
      <w:r w:rsidRPr="00961490">
        <w:rPr>
          <w:rFonts w:ascii="Arial" w:eastAsia="Times New Roman" w:hAnsi="Arial" w:cs="Arial"/>
          <w:sz w:val="20"/>
          <w:szCs w:val="20"/>
        </w:rPr>
        <w:t xml:space="preserve"> Thirty-eight of the coral genera were dominated by the bacterial classes </w:t>
      </w:r>
      <w:r w:rsidRPr="00961490">
        <w:rPr>
          <w:rFonts w:ascii="Cambria Math" w:eastAsia="Times New Roman" w:hAnsi="Cambria Math" w:cs="Cambria Math"/>
          <w:sz w:val="20"/>
          <w:szCs w:val="20"/>
        </w:rPr>
        <w:t>𝛼</w:t>
      </w:r>
      <w:r w:rsidRPr="00961490">
        <w:rPr>
          <w:rFonts w:ascii="Arial" w:eastAsia="Times New Roman" w:hAnsi="Arial" w:cs="Arial"/>
          <w:sz w:val="20"/>
          <w:szCs w:val="20"/>
        </w:rPr>
        <w:t>- or γ-proteobacteria, which are known to include common coral associates</w:t>
      </w:r>
      <w:r w:rsidR="00C81643">
        <w:rPr>
          <w:rFonts w:ascii="Arial" w:eastAsia="Times New Roman" w:hAnsi="Arial" w:cs="Arial"/>
          <w:sz w:val="20"/>
          <w:szCs w:val="20"/>
        </w:rPr>
        <w:fldChar w:fldCharType="begin"/>
      </w:r>
      <w:r w:rsidR="007372D3">
        <w:rPr>
          <w:rFonts w:ascii="Arial" w:eastAsia="Times New Roman" w:hAnsi="Arial" w:cs="Arial"/>
          <w:sz w:val="20"/>
          <w:szCs w:val="20"/>
        </w:rPr>
        <w:instrText xml:space="preserve"> ADDIN ZOTERO_ITEM CSL_CITATION {"citationID":"2xnJ52BI","properties":{"formattedCitation":"\\super 17\\nosupersub{}","plainCitation":"17","noteIndex":0},"citationItems":[{"id":1823,"uris":["http://zotero.org/groups/2769688/items/3GY2JAFK"],"itemData":{"id":1823,"type":"article-journal","abstract":"Coral-associated microorganisms are thought to play a fundamental role in the health and ecology of corals, but understanding of specific coral–microbial interactions are lacking. In order to create a framework to examine coral–microbial specificity, we integrated and phylogenetically compared 21,100 SSU rRNA gene Sanger-produced sequences from bacteria and archaea associated with corals from previous studies, and accompanying host, location and publication metadata, to produce the Coral Microbiome Database. From this database, we identified 39 described and candidate phyla of Bacteria and two Archaea phyla associated with corals, demonstrating that corals are one of the most phylogenetically diverse animal microbiomes. Secondly, this new phylogenetic resource shows that certain microorganisms are indeed specific to corals, including evolutionary distinct hosts. Specifically, we identified 2–37 putative monophyletic, coral-specific sequence clusters within bacterial genera associated with the greatest number of coral species (Vibrio, Endozoicomonas and Ruegeria) as well as functionally relevant microbial taxa (“Candidatus Amoebophilus”, “Candidatus Nitrosopumilus” and under recognized cyanobacteria). This phylogenetic resource provides a framework for more targeted studies of corals and their specific microbial associates, which is timely given the escalated need to understand the role of the coral microbiome and its adaptability to changing ocean and reef conditions.","container-title":"Environmental Microbiology Reports","DOI":"10.1111/1758-2229.12686","ISSN":"1758-2229","issue":"3","language":"en","note":"_eprint: https://onlinelibrary.wiley.com/doi/pdf/10.1111/1758-2229.12686","page":"372-385","source":"Wiley Online Library","title":"Coral microbiome database: Integration of sequences reveals high diversity and relatedness of coral-associated microbes","title-short":"Coral microbiome database","volume":"11","author":[{"family":"Huggett","given":"Megan J."},{"family":"Apprill","given":"Amy"}],"issued":{"date-parts":[["2019"]]}}}],"schema":"https://github.com/citation-style-language/schema/raw/master/csl-citation.json"} </w:instrText>
      </w:r>
      <w:r w:rsidR="00C81643">
        <w:rPr>
          <w:rFonts w:ascii="Arial" w:eastAsia="Times New Roman" w:hAnsi="Arial" w:cs="Arial"/>
          <w:sz w:val="20"/>
          <w:szCs w:val="20"/>
        </w:rPr>
        <w:fldChar w:fldCharType="separate"/>
      </w:r>
      <w:r w:rsidR="00C81643" w:rsidRPr="00C81643">
        <w:rPr>
          <w:rFonts w:ascii="Arial" w:hAnsi="Arial" w:cs="Arial"/>
          <w:sz w:val="20"/>
          <w:vertAlign w:val="superscript"/>
        </w:rPr>
        <w:t>17</w:t>
      </w:r>
      <w:r w:rsidR="00C81643">
        <w:rPr>
          <w:rFonts w:ascii="Arial" w:eastAsia="Times New Roman" w:hAnsi="Arial" w:cs="Arial"/>
          <w:sz w:val="20"/>
          <w:szCs w:val="20"/>
        </w:rPr>
        <w:fldChar w:fldCharType="end"/>
      </w:r>
      <w:r w:rsidRPr="00961490">
        <w:rPr>
          <w:rFonts w:ascii="Arial" w:eastAsia="Times New Roman" w:hAnsi="Arial" w:cs="Arial"/>
          <w:sz w:val="20"/>
          <w:szCs w:val="20"/>
        </w:rPr>
        <w:t>, w</w:t>
      </w:r>
      <w:ins w:id="23" w:author="Microsoft Office User" w:date="2024-11-01T13:14:00Z">
        <w:r w:rsidR="00652E0A">
          <w:rPr>
            <w:rFonts w:ascii="Arial" w:eastAsia="Times New Roman" w:hAnsi="Arial" w:cs="Arial"/>
            <w:sz w:val="20"/>
            <w:szCs w:val="20"/>
          </w:rPr>
          <w:t>ith</w:t>
        </w:r>
      </w:ins>
      <w:del w:id="24" w:author="Microsoft Office User" w:date="2024-11-01T13:14:00Z">
        <w:r w:rsidRPr="00961490" w:rsidDel="00652E0A">
          <w:rPr>
            <w:rFonts w:ascii="Arial" w:eastAsia="Times New Roman" w:hAnsi="Arial" w:cs="Arial"/>
            <w:sz w:val="20"/>
            <w:szCs w:val="20"/>
          </w:rPr>
          <w:delText>ith</w:delText>
        </w:r>
      </w:del>
      <w:r w:rsidRPr="00961490">
        <w:rPr>
          <w:rFonts w:ascii="Arial" w:eastAsia="Times New Roman" w:hAnsi="Arial" w:cs="Arial"/>
          <w:sz w:val="20"/>
          <w:szCs w:val="20"/>
        </w:rPr>
        <w:t xml:space="preserve"> </w:t>
      </w:r>
      <w:ins w:id="25" w:author="Microsoft Office User" w:date="2024-11-01T13:14:00Z">
        <w:r w:rsidR="00652E0A">
          <w:rPr>
            <w:rFonts w:ascii="Arial" w:eastAsia="Times New Roman" w:hAnsi="Arial" w:cs="Arial"/>
            <w:sz w:val="20"/>
            <w:szCs w:val="20"/>
          </w:rPr>
          <w:t xml:space="preserve">more </w:t>
        </w:r>
      </w:ins>
      <w:del w:id="26" w:author="Microsoft Office User" w:date="2024-11-01T13:14:00Z">
        <w:r w:rsidRPr="00961490" w:rsidDel="00652E0A">
          <w:rPr>
            <w:rFonts w:ascii="Arial" w:eastAsia="Times New Roman" w:hAnsi="Arial" w:cs="Arial"/>
            <w:sz w:val="20"/>
            <w:szCs w:val="20"/>
          </w:rPr>
          <w:delText xml:space="preserve">further </w:delText>
        </w:r>
      </w:del>
      <w:r w:rsidRPr="00961490">
        <w:rPr>
          <w:rFonts w:ascii="Arial" w:eastAsia="Times New Roman" w:hAnsi="Arial" w:cs="Arial"/>
          <w:sz w:val="20"/>
          <w:szCs w:val="20"/>
        </w:rPr>
        <w:t>detailed taxonom</w:t>
      </w:r>
      <w:ins w:id="27" w:author="Microsoft Office User" w:date="2024-11-01T13:14:00Z">
        <w:r w:rsidR="00652E0A">
          <w:rPr>
            <w:rFonts w:ascii="Arial" w:eastAsia="Times New Roman" w:hAnsi="Arial" w:cs="Arial"/>
            <w:sz w:val="20"/>
            <w:szCs w:val="20"/>
          </w:rPr>
          <w:t>y</w:t>
        </w:r>
      </w:ins>
      <w:del w:id="28" w:author="Microsoft Office User" w:date="2024-11-01T13:14:00Z">
        <w:r w:rsidRPr="00961490" w:rsidDel="00652E0A">
          <w:rPr>
            <w:rFonts w:ascii="Arial" w:eastAsia="Times New Roman" w:hAnsi="Arial" w:cs="Arial"/>
            <w:sz w:val="20"/>
            <w:szCs w:val="20"/>
          </w:rPr>
          <w:delText>ic resolution</w:delText>
        </w:r>
      </w:del>
      <w:r w:rsidRPr="00961490">
        <w:rPr>
          <w:rFonts w:ascii="Arial" w:eastAsia="Times New Roman" w:hAnsi="Arial" w:cs="Arial"/>
          <w:sz w:val="20"/>
          <w:szCs w:val="20"/>
        </w:rPr>
        <w:t xml:space="preserve"> revealing that the number of dominant bacterial and archaeal genera across compartments</w:t>
      </w:r>
      <w:ins w:id="29" w:author="Microsoft Office User" w:date="2024-11-01T13:14:00Z">
        <w:r w:rsidR="00652E0A">
          <w:rPr>
            <w:rFonts w:ascii="Arial" w:eastAsia="Times New Roman" w:hAnsi="Arial" w:cs="Arial"/>
            <w:sz w:val="20"/>
            <w:szCs w:val="20"/>
          </w:rPr>
          <w:t xml:space="preserve"> is</w:t>
        </w:r>
      </w:ins>
      <w:r w:rsidRPr="00961490">
        <w:rPr>
          <w:rFonts w:ascii="Arial" w:eastAsia="Times New Roman" w:hAnsi="Arial" w:cs="Arial"/>
          <w:sz w:val="20"/>
          <w:szCs w:val="20"/>
        </w:rPr>
        <w:t xml:space="preserve"> also </w:t>
      </w:r>
      <w:ins w:id="30" w:author="Microsoft Office User" w:date="2024-11-01T13:14:00Z">
        <w:r w:rsidR="00652E0A">
          <w:rPr>
            <w:rFonts w:ascii="Arial" w:eastAsia="Times New Roman" w:hAnsi="Arial" w:cs="Arial"/>
            <w:sz w:val="20"/>
            <w:szCs w:val="20"/>
          </w:rPr>
          <w:t xml:space="preserve">somewhat </w:t>
        </w:r>
      </w:ins>
      <w:del w:id="31" w:author="Microsoft Office User" w:date="2024-11-01T13:14:00Z">
        <w:r w:rsidRPr="00961490" w:rsidDel="00652E0A">
          <w:rPr>
            <w:rFonts w:ascii="Arial" w:eastAsia="Times New Roman" w:hAnsi="Arial" w:cs="Arial"/>
            <w:sz w:val="20"/>
            <w:szCs w:val="20"/>
          </w:rPr>
          <w:delText xml:space="preserve">remained </w:delText>
        </w:r>
      </w:del>
      <w:r w:rsidRPr="00961490">
        <w:rPr>
          <w:rFonts w:ascii="Arial" w:eastAsia="Times New Roman" w:hAnsi="Arial" w:cs="Arial"/>
          <w:sz w:val="20"/>
          <w:szCs w:val="20"/>
        </w:rPr>
        <w:t>limited (Fig</w:t>
      </w:r>
      <w:r w:rsidR="00DB72A3">
        <w:rPr>
          <w:rFonts w:ascii="Arial" w:eastAsia="Times New Roman" w:hAnsi="Arial" w:cs="Arial"/>
          <w:sz w:val="20"/>
          <w:szCs w:val="20"/>
        </w:rPr>
        <w:t>.</w:t>
      </w:r>
      <w:r w:rsidRPr="00961490">
        <w:rPr>
          <w:rFonts w:ascii="Arial" w:eastAsia="Times New Roman" w:hAnsi="Arial" w:cs="Arial"/>
          <w:sz w:val="20"/>
          <w:szCs w:val="20"/>
        </w:rPr>
        <w:t xml:space="preserve"> 2A; Supplementary Data Table 2). For example, only 17 genera of bacteria or archaea accounted for the dominant microb</w:t>
      </w:r>
      <w:ins w:id="32" w:author="Microsoft Office User" w:date="2024-11-01T13:15:00Z">
        <w:r w:rsidR="00652E0A">
          <w:rPr>
            <w:rFonts w:ascii="Arial" w:eastAsia="Times New Roman" w:hAnsi="Arial" w:cs="Arial"/>
            <w:sz w:val="20"/>
            <w:szCs w:val="20"/>
          </w:rPr>
          <w:t>ial genus</w:t>
        </w:r>
      </w:ins>
      <w:del w:id="33" w:author="Microsoft Office User" w:date="2024-11-01T13:15:00Z">
        <w:r w:rsidRPr="00961490" w:rsidDel="00652E0A">
          <w:rPr>
            <w:rFonts w:ascii="Arial" w:eastAsia="Times New Roman" w:hAnsi="Arial" w:cs="Arial"/>
            <w:sz w:val="20"/>
            <w:szCs w:val="20"/>
          </w:rPr>
          <w:delText>es</w:delText>
        </w:r>
      </w:del>
      <w:r w:rsidRPr="00961490">
        <w:rPr>
          <w:rFonts w:ascii="Arial" w:eastAsia="Times New Roman" w:hAnsi="Arial" w:cs="Arial"/>
          <w:sz w:val="20"/>
          <w:szCs w:val="20"/>
        </w:rPr>
        <w:t xml:space="preserve"> in the tissue microbiomes of all 40 coral genera (this number excludes 4 unclassified ‘genera’ that could not be classified to at least the order level). Mucus and skeleton showed similar trends, with only 16 and 25 dominant genera, plus 2 or 4 unclassified genera, respectively. Across coral</w:t>
      </w:r>
      <w:ins w:id="34" w:author="Microsoft Office User" w:date="2024-11-01T13:15:00Z">
        <w:r w:rsidR="00EF57E3">
          <w:rPr>
            <w:rFonts w:ascii="Arial" w:eastAsia="Times New Roman" w:hAnsi="Arial" w:cs="Arial"/>
            <w:sz w:val="20"/>
            <w:szCs w:val="20"/>
          </w:rPr>
          <w:t>-associated bacterial or archaeal</w:t>
        </w:r>
      </w:ins>
      <w:r w:rsidRPr="00961490">
        <w:rPr>
          <w:rFonts w:ascii="Arial" w:eastAsia="Times New Roman" w:hAnsi="Arial" w:cs="Arial"/>
          <w:sz w:val="20"/>
          <w:szCs w:val="20"/>
        </w:rPr>
        <w:t xml:space="preserve"> genera, </w:t>
      </w:r>
      <w:r w:rsidRPr="00961490">
        <w:rPr>
          <w:rFonts w:ascii="Arial" w:eastAsia="Times New Roman" w:hAnsi="Arial" w:cs="Arial"/>
          <w:i/>
          <w:sz w:val="20"/>
          <w:szCs w:val="20"/>
        </w:rPr>
        <w:t xml:space="preserve">Pseudomonas </w:t>
      </w:r>
      <w:r w:rsidRPr="00961490">
        <w:rPr>
          <w:rFonts w:ascii="Arial" w:eastAsia="Times New Roman" w:hAnsi="Arial" w:cs="Arial"/>
          <w:sz w:val="20"/>
          <w:szCs w:val="20"/>
        </w:rPr>
        <w:t xml:space="preserve">was most commonly dominant in mucus (31.4% of coral genera), while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was most commonly dominant in tissue (18%) and </w:t>
      </w:r>
      <w:r w:rsidRPr="00961490">
        <w:rPr>
          <w:rFonts w:ascii="Arial" w:eastAsia="Times New Roman" w:hAnsi="Arial" w:cs="Arial"/>
          <w:i/>
          <w:sz w:val="20"/>
          <w:szCs w:val="20"/>
        </w:rPr>
        <w:t>Candidatus</w:t>
      </w:r>
      <w:r w:rsidRPr="00961490">
        <w:rPr>
          <w:rFonts w:ascii="Arial" w:eastAsia="Times New Roman" w:hAnsi="Arial" w:cs="Arial"/>
          <w:sz w:val="20"/>
          <w:szCs w:val="20"/>
        </w:rPr>
        <w:t xml:space="preserve"> Amoebophilus (13.5%) was most commonly dominant in skeleton microbiomes. </w:t>
      </w:r>
      <w:ins w:id="35" w:author="Microsoft Office User" w:date="2024-11-01T13:16:00Z">
        <w:r w:rsidR="00EF57E3">
          <w:rPr>
            <w:rFonts w:ascii="Arial" w:eastAsia="Times New Roman" w:hAnsi="Arial" w:cs="Arial"/>
            <w:sz w:val="20"/>
            <w:szCs w:val="20"/>
          </w:rPr>
          <w:t>Howe</w:t>
        </w:r>
      </w:ins>
      <w:ins w:id="36" w:author="Microsoft Office User" w:date="2024-11-01T13:17:00Z">
        <w:r w:rsidR="00EF57E3">
          <w:rPr>
            <w:rFonts w:ascii="Arial" w:eastAsia="Times New Roman" w:hAnsi="Arial" w:cs="Arial"/>
            <w:sz w:val="20"/>
            <w:szCs w:val="20"/>
          </w:rPr>
          <w:t xml:space="preserve">ver, whether differences in </w:t>
        </w:r>
      </w:ins>
      <w:del w:id="37" w:author="Microsoft Office User" w:date="2024-11-01T13:17:00Z">
        <w:r w:rsidRPr="00961490" w:rsidDel="00EF57E3">
          <w:rPr>
            <w:rFonts w:ascii="Arial" w:eastAsia="Times New Roman" w:hAnsi="Arial" w:cs="Arial"/>
            <w:sz w:val="20"/>
            <w:szCs w:val="20"/>
          </w:rPr>
          <w:delText xml:space="preserve">Currently the influences of </w:delText>
        </w:r>
      </w:del>
      <w:r w:rsidRPr="00961490">
        <w:rPr>
          <w:rFonts w:ascii="Arial" w:eastAsia="Times New Roman" w:hAnsi="Arial" w:cs="Arial"/>
          <w:sz w:val="20"/>
          <w:szCs w:val="20"/>
        </w:rPr>
        <w:t xml:space="preserve">microbiome structure </w:t>
      </w:r>
      <w:r w:rsidR="00DB72A3" w:rsidRPr="00961490">
        <w:rPr>
          <w:rFonts w:ascii="Arial" w:eastAsia="Times New Roman" w:hAnsi="Arial" w:cs="Arial"/>
          <w:sz w:val="20"/>
          <w:szCs w:val="20"/>
        </w:rPr>
        <w:t>and dominan</w:t>
      </w:r>
      <w:ins w:id="38" w:author="Microsoft Office User" w:date="2024-11-01T13:18:00Z">
        <w:r w:rsidR="00EF57E3">
          <w:rPr>
            <w:rFonts w:ascii="Arial" w:eastAsia="Times New Roman" w:hAnsi="Arial" w:cs="Arial"/>
            <w:sz w:val="20"/>
            <w:szCs w:val="20"/>
          </w:rPr>
          <w:t>t microbes</w:t>
        </w:r>
      </w:ins>
      <w:del w:id="39" w:author="Microsoft Office User" w:date="2024-11-01T13:18:00Z">
        <w:r w:rsidR="00DB72A3" w:rsidRPr="00961490" w:rsidDel="00EF57E3">
          <w:rPr>
            <w:rFonts w:ascii="Arial" w:eastAsia="Times New Roman" w:hAnsi="Arial" w:cs="Arial"/>
            <w:sz w:val="20"/>
            <w:szCs w:val="20"/>
          </w:rPr>
          <w:delText>ce</w:delText>
        </w:r>
      </w:del>
      <w:r w:rsidRPr="00961490">
        <w:rPr>
          <w:rFonts w:ascii="Arial" w:eastAsia="Times New Roman" w:hAnsi="Arial" w:cs="Arial"/>
          <w:sz w:val="20"/>
          <w:szCs w:val="20"/>
        </w:rPr>
        <w:t xml:space="preserve"> </w:t>
      </w:r>
      <w:ins w:id="40" w:author="Microsoft Office User" w:date="2024-11-01T13:17:00Z">
        <w:r w:rsidR="00EF57E3">
          <w:rPr>
            <w:rFonts w:ascii="Arial" w:eastAsia="Times New Roman" w:hAnsi="Arial" w:cs="Arial"/>
            <w:sz w:val="20"/>
            <w:szCs w:val="20"/>
          </w:rPr>
          <w:t xml:space="preserve">across coral </w:t>
        </w:r>
      </w:ins>
      <w:ins w:id="41" w:author="Microsoft Office User" w:date="2024-11-01T13:18:00Z">
        <w:r w:rsidR="00EF57E3">
          <w:rPr>
            <w:rFonts w:ascii="Arial" w:eastAsia="Times New Roman" w:hAnsi="Arial" w:cs="Arial"/>
            <w:sz w:val="20"/>
            <w:szCs w:val="20"/>
          </w:rPr>
          <w:t xml:space="preserve">diversity </w:t>
        </w:r>
      </w:ins>
      <w:del w:id="42" w:author="Microsoft Office User" w:date="2024-11-01T13:17:00Z">
        <w:r w:rsidRPr="00961490" w:rsidDel="00EF57E3">
          <w:rPr>
            <w:rFonts w:ascii="Arial" w:eastAsia="Times New Roman" w:hAnsi="Arial" w:cs="Arial"/>
            <w:sz w:val="20"/>
            <w:szCs w:val="20"/>
          </w:rPr>
          <w:delText>of</w:delText>
        </w:r>
      </w:del>
      <w:del w:id="43" w:author="Microsoft Office User" w:date="2024-11-01T13:18:00Z">
        <w:r w:rsidRPr="00961490" w:rsidDel="00EF57E3">
          <w:rPr>
            <w:rFonts w:ascii="Arial" w:eastAsia="Times New Roman" w:hAnsi="Arial" w:cs="Arial"/>
            <w:sz w:val="20"/>
            <w:szCs w:val="20"/>
          </w:rPr>
          <w:delText xml:space="preserve"> </w:delText>
        </w:r>
      </w:del>
      <w:ins w:id="44" w:author="Microsoft Office User" w:date="2024-11-01T13:17:00Z">
        <w:r w:rsidR="00EF57E3">
          <w:rPr>
            <w:rFonts w:ascii="Arial" w:eastAsia="Times New Roman" w:hAnsi="Arial" w:cs="Arial"/>
            <w:sz w:val="20"/>
            <w:szCs w:val="20"/>
          </w:rPr>
          <w:t>influence</w:t>
        </w:r>
      </w:ins>
      <w:ins w:id="45" w:author="Microsoft Office User" w:date="2024-11-01T13:19:00Z">
        <w:r w:rsidR="00EF57E3">
          <w:rPr>
            <w:rFonts w:ascii="Arial" w:eastAsia="Times New Roman" w:hAnsi="Arial" w:cs="Arial"/>
            <w:sz w:val="20"/>
            <w:szCs w:val="20"/>
          </w:rPr>
          <w:t xml:space="preserve"> differences in </w:t>
        </w:r>
      </w:ins>
      <w:del w:id="46" w:author="Microsoft Office User" w:date="2024-11-01T13:17:00Z">
        <w:r w:rsidRPr="00961490" w:rsidDel="00EF57E3">
          <w:rPr>
            <w:rFonts w:ascii="Arial" w:eastAsia="Times New Roman" w:hAnsi="Arial" w:cs="Arial"/>
            <w:sz w:val="20"/>
            <w:szCs w:val="20"/>
          </w:rPr>
          <w:delText xml:space="preserve">particular microbial taxa on </w:delText>
        </w:r>
      </w:del>
      <w:r w:rsidRPr="00961490">
        <w:rPr>
          <w:rFonts w:ascii="Arial" w:eastAsia="Times New Roman" w:hAnsi="Arial" w:cs="Arial"/>
          <w:sz w:val="20"/>
          <w:szCs w:val="20"/>
        </w:rPr>
        <w:t xml:space="preserve">coral physiology </w:t>
      </w:r>
      <w:ins w:id="47" w:author="Microsoft Office User" w:date="2024-11-01T13:18:00Z">
        <w:r w:rsidR="00EF57E3">
          <w:rPr>
            <w:rFonts w:ascii="Arial" w:eastAsia="Times New Roman" w:hAnsi="Arial" w:cs="Arial"/>
            <w:sz w:val="20"/>
            <w:szCs w:val="20"/>
          </w:rPr>
          <w:t>is</w:t>
        </w:r>
      </w:ins>
      <w:del w:id="48" w:author="Microsoft Office User" w:date="2024-11-01T13:18:00Z">
        <w:r w:rsidRPr="00961490" w:rsidDel="00EF57E3">
          <w:rPr>
            <w:rFonts w:ascii="Arial" w:eastAsia="Times New Roman" w:hAnsi="Arial" w:cs="Arial"/>
            <w:sz w:val="20"/>
            <w:szCs w:val="20"/>
          </w:rPr>
          <w:delText>are</w:delText>
        </w:r>
      </w:del>
      <w:r w:rsidRPr="00961490">
        <w:rPr>
          <w:rFonts w:ascii="Arial" w:eastAsia="Times New Roman" w:hAnsi="Arial" w:cs="Arial"/>
          <w:sz w:val="20"/>
          <w:szCs w:val="20"/>
        </w:rPr>
        <w:t xml:space="preserve"> not yet well understood. </w:t>
      </w:r>
    </w:p>
    <w:p w14:paraId="393C754A" w14:textId="63ADFF46" w:rsidR="00961490" w:rsidRDefault="00961490" w:rsidP="00961490">
      <w:pPr>
        <w:keepNext/>
        <w:pBdr>
          <w:top w:val="nil"/>
          <w:left w:val="nil"/>
          <w:bottom w:val="nil"/>
          <w:right w:val="nil"/>
          <w:between w:val="nil"/>
        </w:pBdr>
        <w:spacing w:before="240" w:after="60"/>
        <w:rPr>
          <w:rFonts w:ascii="Arial" w:hAnsi="Arial" w:cs="Arial"/>
          <w:b/>
          <w:color w:val="000000"/>
          <w:sz w:val="20"/>
          <w:szCs w:val="20"/>
        </w:rPr>
      </w:pPr>
      <w:r w:rsidRPr="00961490">
        <w:rPr>
          <w:rFonts w:ascii="Arial" w:eastAsia="Times New Roman" w:hAnsi="Arial" w:cs="Arial"/>
          <w:b/>
          <w:sz w:val="20"/>
          <w:szCs w:val="20"/>
        </w:rPr>
        <w:t xml:space="preserve">Microbiome dominance correlates with coral disease susceptibility. </w:t>
      </w:r>
      <w:r w:rsidR="007141C2" w:rsidRPr="005B141A">
        <w:rPr>
          <w:rFonts w:ascii="Arial" w:eastAsia="Times New Roman" w:hAnsi="Arial" w:cs="Arial"/>
          <w:bCs/>
          <w:sz w:val="20"/>
          <w:szCs w:val="20"/>
        </w:rPr>
        <w:t>We</w:t>
      </w:r>
      <w:r w:rsidR="002F3DA0">
        <w:rPr>
          <w:rFonts w:ascii="Arial" w:eastAsia="Times New Roman" w:hAnsi="Arial" w:cs="Arial"/>
          <w:bCs/>
          <w:sz w:val="20"/>
          <w:szCs w:val="20"/>
        </w:rPr>
        <w:t xml:space="preserve"> visualized the evolution of coral disease susceptibility and multiple measures of microbiome diversity using ancestral state reconstruction (</w:t>
      </w:r>
      <w:ins w:id="49" w:author="Microsoft Office User" w:date="2024-11-02T11:44:00Z">
        <w:r w:rsidR="005908B3">
          <w:rPr>
            <w:rFonts w:ascii="Arial" w:eastAsia="Times New Roman" w:hAnsi="Arial" w:cs="Arial"/>
            <w:bCs/>
            <w:sz w:val="20"/>
            <w:szCs w:val="20"/>
          </w:rPr>
          <w:t xml:space="preserve">Supplementary </w:t>
        </w:r>
      </w:ins>
      <w:r w:rsidR="002F3DA0">
        <w:rPr>
          <w:rFonts w:ascii="Arial" w:eastAsia="Times New Roman" w:hAnsi="Arial" w:cs="Arial"/>
          <w:bCs/>
          <w:sz w:val="20"/>
          <w:szCs w:val="20"/>
        </w:rPr>
        <w:t>Figs</w:t>
      </w:r>
      <w:r w:rsidR="00C81643">
        <w:rPr>
          <w:rFonts w:ascii="Arial" w:eastAsia="Times New Roman" w:hAnsi="Arial" w:cs="Arial"/>
          <w:bCs/>
          <w:sz w:val="20"/>
          <w:szCs w:val="20"/>
        </w:rPr>
        <w:t>.</w:t>
      </w:r>
      <w:r w:rsidR="002F3DA0">
        <w:rPr>
          <w:rFonts w:ascii="Arial" w:eastAsia="Times New Roman" w:hAnsi="Arial" w:cs="Arial"/>
          <w:bCs/>
          <w:sz w:val="20"/>
          <w:szCs w:val="20"/>
        </w:rPr>
        <w:t xml:space="preserve"> S1 &amp; S2), then</w:t>
      </w:r>
      <w:r w:rsidR="007141C2" w:rsidRPr="005B141A">
        <w:rPr>
          <w:rFonts w:ascii="Arial" w:eastAsia="Times New Roman" w:hAnsi="Arial" w:cs="Arial"/>
          <w:bCs/>
          <w:sz w:val="20"/>
          <w:szCs w:val="20"/>
        </w:rPr>
        <w:t xml:space="preserve"> tested whether microbial alpha or beta diversity correlated with disease susceptibility</w:t>
      </w:r>
      <w:r w:rsidR="002F3DA0">
        <w:rPr>
          <w:rFonts w:ascii="Arial" w:eastAsia="Times New Roman" w:hAnsi="Arial" w:cs="Arial"/>
          <w:bCs/>
          <w:sz w:val="20"/>
          <w:szCs w:val="20"/>
        </w:rPr>
        <w:t xml:space="preserve"> using phylogenetic generalized least squares (PGLS). We </w:t>
      </w:r>
      <w:r w:rsidR="007141C2" w:rsidRPr="005B141A">
        <w:rPr>
          <w:rFonts w:ascii="Arial" w:eastAsia="Times New Roman" w:hAnsi="Arial" w:cs="Arial"/>
          <w:bCs/>
          <w:sz w:val="20"/>
          <w:szCs w:val="20"/>
        </w:rPr>
        <w:t>found</w:t>
      </w:r>
      <w:r w:rsidR="007141C2">
        <w:rPr>
          <w:rFonts w:ascii="Arial" w:eastAsia="Times New Roman" w:hAnsi="Arial" w:cs="Arial"/>
          <w:bCs/>
          <w:sz w:val="20"/>
          <w:szCs w:val="20"/>
        </w:rPr>
        <w:t xml:space="preserve"> no evidence for an effect of microbiome ecological richness or evenness (considered individually) on disease susceptibility</w:t>
      </w:r>
      <w:r w:rsidR="00877DFA">
        <w:rPr>
          <w:rFonts w:ascii="Arial" w:eastAsia="Times New Roman" w:hAnsi="Arial" w:cs="Arial"/>
          <w:bCs/>
          <w:sz w:val="20"/>
          <w:szCs w:val="20"/>
        </w:rPr>
        <w:t xml:space="preserve"> (Supplementary Data Table 3)</w:t>
      </w:r>
      <w:r w:rsidR="007141C2">
        <w:rPr>
          <w:rFonts w:ascii="Arial" w:eastAsia="Times New Roman" w:hAnsi="Arial" w:cs="Arial"/>
          <w:bCs/>
          <w:sz w:val="20"/>
          <w:szCs w:val="20"/>
        </w:rPr>
        <w:t>, and limited evidence for an effect of microbiome composition on disease susceptibility (Supplementary Information</w:t>
      </w:r>
      <w:r w:rsidR="003179B0">
        <w:rPr>
          <w:rFonts w:ascii="Arial" w:eastAsia="Times New Roman" w:hAnsi="Arial" w:cs="Arial"/>
          <w:bCs/>
          <w:sz w:val="20"/>
          <w:szCs w:val="20"/>
        </w:rPr>
        <w:t xml:space="preserve">; Supplementary Data Table </w:t>
      </w:r>
      <w:r w:rsidR="00877DFA">
        <w:rPr>
          <w:rFonts w:ascii="Arial" w:eastAsia="Times New Roman" w:hAnsi="Arial" w:cs="Arial"/>
          <w:bCs/>
          <w:sz w:val="20"/>
          <w:szCs w:val="20"/>
        </w:rPr>
        <w:t>4</w:t>
      </w:r>
      <w:r w:rsidR="007141C2">
        <w:rPr>
          <w:rFonts w:ascii="Arial" w:eastAsia="Times New Roman" w:hAnsi="Arial" w:cs="Arial"/>
          <w:bCs/>
          <w:sz w:val="20"/>
          <w:szCs w:val="20"/>
        </w:rPr>
        <w:t xml:space="preserve">). However, </w:t>
      </w:r>
      <w:r w:rsidR="007141C2">
        <w:rPr>
          <w:rFonts w:ascii="Arial" w:eastAsia="Times New Roman" w:hAnsi="Arial" w:cs="Arial"/>
          <w:sz w:val="20"/>
          <w:szCs w:val="20"/>
        </w:rPr>
        <w:t>g</w:t>
      </w:r>
      <w:r w:rsidRPr="00961490">
        <w:rPr>
          <w:rFonts w:ascii="Arial" w:eastAsia="Times New Roman" w:hAnsi="Arial" w:cs="Arial"/>
          <w:sz w:val="20"/>
          <w:szCs w:val="20"/>
        </w:rPr>
        <w:t xml:space="preserve">iven that cross-species differences in a limited number of dominant microbes were very notable in the data, we hypothesized that corals with highly abundant bacterial taxa might display more disease vulnerability. To quantify this, ecological dominance among identified ASVs was calculated using Simpson’s Index, which estimates the probability that two species drawn from a population belong to the same group, and thereby incorporates aspects of both richness and evenness simultaneously. We correlated Simpson’s Index against coral disease prevalence for either all coral samples, or those in mucus, tissue, or skeleton considered individually. In coral tissue, </w:t>
      </w:r>
      <w:r w:rsidRPr="00961490">
        <w:rPr>
          <w:rFonts w:ascii="Arial" w:eastAsia="Times New Roman" w:hAnsi="Arial" w:cs="Arial"/>
          <w:sz w:val="20"/>
          <w:szCs w:val="20"/>
        </w:rPr>
        <w:lastRenderedPageBreak/>
        <w:t>microbiome dominance significantly correlated with disease, explaining roughly 27% of overall variation in disease susceptibility across coral species (PGLS: R</w:t>
      </w:r>
      <w:r w:rsidRPr="00961490">
        <w:rPr>
          <w:rFonts w:ascii="Arial" w:eastAsia="Times New Roman" w:hAnsi="Arial" w:cs="Arial"/>
          <w:sz w:val="20"/>
          <w:szCs w:val="20"/>
          <w:vertAlign w:val="superscript"/>
        </w:rPr>
        <w:t>2</w:t>
      </w:r>
      <w:r w:rsidRPr="00961490">
        <w:rPr>
          <w:rFonts w:ascii="Arial" w:eastAsia="Times New Roman" w:hAnsi="Arial" w:cs="Arial"/>
          <w:sz w:val="20"/>
          <w:szCs w:val="20"/>
        </w:rPr>
        <w:t xml:space="preserve"> = 0.27, p = 0.0006, FDR q = 0.025; Supplementary Data Table 3a; </w:t>
      </w:r>
      <w:ins w:id="50" w:author="Microsoft Office User" w:date="2024-11-02T11:45:00Z">
        <w:r w:rsidR="005908B3">
          <w:rPr>
            <w:rFonts w:ascii="Arial" w:eastAsia="Times New Roman" w:hAnsi="Arial" w:cs="Arial"/>
            <w:sz w:val="20"/>
            <w:szCs w:val="20"/>
          </w:rPr>
          <w:t xml:space="preserve">Supplementary </w:t>
        </w:r>
      </w:ins>
      <w:r w:rsidR="00DB72A3">
        <w:rPr>
          <w:rFonts w:ascii="Arial" w:eastAsia="Times New Roman" w:hAnsi="Arial" w:cs="Arial"/>
          <w:sz w:val="20"/>
          <w:szCs w:val="20"/>
        </w:rPr>
        <w:t>Fig S1C</w:t>
      </w:r>
      <w:r w:rsidR="007141C2">
        <w:rPr>
          <w:rFonts w:ascii="Arial" w:eastAsia="Times New Roman" w:hAnsi="Arial" w:cs="Arial"/>
          <w:sz w:val="20"/>
          <w:szCs w:val="20"/>
        </w:rPr>
        <w:t>)</w:t>
      </w:r>
      <w:r w:rsidRPr="00961490">
        <w:rPr>
          <w:rFonts w:ascii="Arial" w:eastAsia="Times New Roman" w:hAnsi="Arial" w:cs="Arial"/>
          <w:sz w:val="20"/>
          <w:szCs w:val="20"/>
        </w:rPr>
        <w:t>. No other combination of alpha diversity measure and compartment correlated with disease after accounting for multiple comparisons (Fig</w:t>
      </w:r>
      <w:r w:rsidR="00DB72A3">
        <w:rPr>
          <w:rFonts w:ascii="Arial" w:eastAsia="Times New Roman" w:hAnsi="Arial" w:cs="Arial"/>
          <w:sz w:val="20"/>
          <w:szCs w:val="20"/>
        </w:rPr>
        <w:t xml:space="preserve">. </w:t>
      </w:r>
      <w:r w:rsidRPr="00961490">
        <w:rPr>
          <w:rFonts w:ascii="Arial" w:eastAsia="Times New Roman" w:hAnsi="Arial" w:cs="Arial"/>
          <w:sz w:val="20"/>
          <w:szCs w:val="20"/>
        </w:rPr>
        <w:t xml:space="preserve">2B). Thus, microbiome dominance as measured by Simpson’s Index was a far stronger predictor of coral disease susceptibility than </w:t>
      </w:r>
      <w:r w:rsidRPr="00961490">
        <w:rPr>
          <w:rFonts w:ascii="Cambria Math" w:eastAsia="Times New Roman" w:hAnsi="Cambria Math" w:cs="Cambria Math"/>
          <w:sz w:val="20"/>
          <w:szCs w:val="20"/>
        </w:rPr>
        <w:t>𝛼</w:t>
      </w:r>
      <w:r w:rsidRPr="00961490">
        <w:rPr>
          <w:rFonts w:ascii="Arial" w:eastAsia="Times New Roman" w:hAnsi="Arial" w:cs="Arial"/>
          <w:sz w:val="20"/>
          <w:szCs w:val="20"/>
        </w:rPr>
        <w:t xml:space="preserve">-diversity measures that considered either richness or evenness individually. </w:t>
      </w:r>
      <w:r w:rsidR="007141C2">
        <w:rPr>
          <w:rFonts w:ascii="Arial" w:eastAsia="Times New Roman" w:hAnsi="Arial" w:cs="Arial"/>
          <w:sz w:val="20"/>
          <w:szCs w:val="20"/>
        </w:rPr>
        <w:t>Regionally-specific analysis, which eliminates potential confounders due to the global nature of the comparison, recaptured this dominance-disease relationship (Suppl</w:t>
      </w:r>
      <w:r w:rsidR="003179B0">
        <w:rPr>
          <w:rFonts w:ascii="Arial" w:eastAsia="Times New Roman" w:hAnsi="Arial" w:cs="Arial"/>
          <w:sz w:val="20"/>
          <w:szCs w:val="20"/>
        </w:rPr>
        <w:t>e</w:t>
      </w:r>
      <w:r w:rsidR="007141C2">
        <w:rPr>
          <w:rFonts w:ascii="Arial" w:eastAsia="Times New Roman" w:hAnsi="Arial" w:cs="Arial"/>
          <w:sz w:val="20"/>
          <w:szCs w:val="20"/>
        </w:rPr>
        <w:t>mentary Information</w:t>
      </w:r>
      <w:r w:rsidR="003179B0">
        <w:rPr>
          <w:rFonts w:ascii="Arial" w:eastAsia="Times New Roman" w:hAnsi="Arial" w:cs="Arial"/>
          <w:sz w:val="20"/>
          <w:szCs w:val="20"/>
        </w:rPr>
        <w:t xml:space="preserve">; Supplementary Data Table </w:t>
      </w:r>
      <w:r w:rsidR="00877DFA">
        <w:rPr>
          <w:rFonts w:ascii="Arial" w:eastAsia="Times New Roman" w:hAnsi="Arial" w:cs="Arial"/>
          <w:sz w:val="20"/>
          <w:szCs w:val="20"/>
        </w:rPr>
        <w:t>3b</w:t>
      </w:r>
      <w:r w:rsidR="007141C2">
        <w:rPr>
          <w:rFonts w:ascii="Arial" w:eastAsia="Times New Roman" w:hAnsi="Arial" w:cs="Arial"/>
          <w:sz w:val="20"/>
          <w:szCs w:val="20"/>
        </w:rPr>
        <w:t xml:space="preserve">). Further testing showed that corals dominated by </w:t>
      </w:r>
      <w:r w:rsidR="007141C2" w:rsidRPr="00961490">
        <w:rPr>
          <w:rFonts w:ascii="Arial" w:eastAsia="Times New Roman" w:hAnsi="Arial" w:cs="Arial"/>
          <w:sz w:val="20"/>
          <w:szCs w:val="20"/>
        </w:rPr>
        <w:t>γ-proteobacteria</w:t>
      </w:r>
      <w:r w:rsidR="007141C2">
        <w:rPr>
          <w:rFonts w:ascii="Arial" w:eastAsia="Times New Roman" w:hAnsi="Arial" w:cs="Arial"/>
          <w:sz w:val="20"/>
          <w:szCs w:val="20"/>
        </w:rPr>
        <w:t xml:space="preserve"> drove the dominance-disease trend, suggesting a specific microb</w:t>
      </w:r>
      <w:ins w:id="51" w:author="Microsoft Office User" w:date="2024-10-28T13:02:00Z">
        <w:r w:rsidR="00C04DDF">
          <w:rPr>
            <w:rFonts w:ascii="Arial" w:eastAsia="Times New Roman" w:hAnsi="Arial" w:cs="Arial"/>
            <w:sz w:val="20"/>
            <w:szCs w:val="20"/>
          </w:rPr>
          <w:t>ial genus</w:t>
        </w:r>
      </w:ins>
      <w:del w:id="52" w:author="Microsoft Office User" w:date="2024-10-28T13:02:00Z">
        <w:r w:rsidR="007141C2" w:rsidDel="00C04DDF">
          <w:rPr>
            <w:rFonts w:ascii="Arial" w:eastAsia="Times New Roman" w:hAnsi="Arial" w:cs="Arial"/>
            <w:sz w:val="20"/>
            <w:szCs w:val="20"/>
          </w:rPr>
          <w:delText>e</w:delText>
        </w:r>
      </w:del>
      <w:r w:rsidR="007141C2">
        <w:rPr>
          <w:rFonts w:ascii="Arial" w:eastAsia="Times New Roman" w:hAnsi="Arial" w:cs="Arial"/>
          <w:sz w:val="20"/>
          <w:szCs w:val="20"/>
        </w:rPr>
        <w:t xml:space="preserve"> (rather than a general ecological feature) might be responsible for this striking correlation (Supplementary Information</w:t>
      </w:r>
      <w:r w:rsidR="003179B0">
        <w:rPr>
          <w:rFonts w:ascii="Arial" w:eastAsia="Times New Roman" w:hAnsi="Arial" w:cs="Arial"/>
          <w:sz w:val="20"/>
          <w:szCs w:val="20"/>
        </w:rPr>
        <w:t xml:space="preserve">; Supplementary Table </w:t>
      </w:r>
      <w:r w:rsidR="00877DFA">
        <w:rPr>
          <w:rFonts w:ascii="Arial" w:eastAsia="Times New Roman" w:hAnsi="Arial" w:cs="Arial"/>
          <w:sz w:val="20"/>
          <w:szCs w:val="20"/>
        </w:rPr>
        <w:t>3</w:t>
      </w:r>
      <w:r w:rsidR="00BF4E69">
        <w:rPr>
          <w:rFonts w:ascii="Arial" w:eastAsia="Times New Roman" w:hAnsi="Arial" w:cs="Arial"/>
          <w:sz w:val="20"/>
          <w:szCs w:val="20"/>
        </w:rPr>
        <w:t>c</w:t>
      </w:r>
      <w:r w:rsidR="007141C2">
        <w:rPr>
          <w:rFonts w:ascii="Arial" w:eastAsia="Times New Roman" w:hAnsi="Arial" w:cs="Arial"/>
          <w:sz w:val="20"/>
          <w:szCs w:val="20"/>
        </w:rPr>
        <w:t>)</w:t>
      </w:r>
    </w:p>
    <w:p w14:paraId="089FA984" w14:textId="119E5099" w:rsidR="005B141A" w:rsidRPr="00961490" w:rsidRDefault="00961490" w:rsidP="005B141A">
      <w:pPr>
        <w:keepNext/>
        <w:pBdr>
          <w:top w:val="nil"/>
          <w:left w:val="nil"/>
          <w:bottom w:val="nil"/>
          <w:right w:val="nil"/>
          <w:between w:val="nil"/>
        </w:pBdr>
        <w:spacing w:before="240" w:after="60"/>
        <w:rPr>
          <w:rFonts w:ascii="Arial" w:eastAsia="Times New Roman" w:hAnsi="Arial" w:cs="Arial"/>
          <w:sz w:val="20"/>
          <w:szCs w:val="20"/>
        </w:rPr>
      </w:pPr>
      <w:r w:rsidRPr="00961490">
        <w:rPr>
          <w:rFonts w:ascii="Arial" w:eastAsia="Times New Roman" w:hAnsi="Arial" w:cs="Arial"/>
          <w:b/>
          <w:sz w:val="20"/>
          <w:szCs w:val="20"/>
        </w:rPr>
        <w:t xml:space="preserve">The coral symbiont </w:t>
      </w:r>
      <w:r w:rsidRPr="00961490">
        <w:rPr>
          <w:rFonts w:ascii="Arial" w:eastAsia="Times New Roman" w:hAnsi="Arial" w:cs="Arial"/>
          <w:b/>
          <w:i/>
          <w:sz w:val="20"/>
          <w:szCs w:val="20"/>
        </w:rPr>
        <w:t xml:space="preserve">Endozoicomonas </w:t>
      </w:r>
      <w:r w:rsidRPr="00961490">
        <w:rPr>
          <w:rFonts w:ascii="Arial" w:eastAsia="Times New Roman" w:hAnsi="Arial" w:cs="Arial"/>
          <w:b/>
          <w:sz w:val="20"/>
          <w:szCs w:val="20"/>
        </w:rPr>
        <w:t xml:space="preserve">drives dominance-disease correlations. </w:t>
      </w:r>
      <w:r w:rsidRPr="00961490">
        <w:rPr>
          <w:rFonts w:ascii="Arial" w:eastAsia="Times New Roman" w:hAnsi="Arial" w:cs="Arial"/>
          <w:sz w:val="20"/>
          <w:szCs w:val="20"/>
        </w:rPr>
        <w:t xml:space="preserve">Bacteria in the genus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are</w:t>
      </w:r>
      <w:r w:rsidRPr="00961490">
        <w:rPr>
          <w:rFonts w:ascii="Arial" w:eastAsia="Times New Roman" w:hAnsi="Arial" w:cs="Arial"/>
          <w:b/>
          <w:sz w:val="20"/>
          <w:szCs w:val="20"/>
        </w:rPr>
        <w:t xml:space="preserve"> </w:t>
      </w:r>
      <w:r w:rsidRPr="00961490">
        <w:rPr>
          <w:rFonts w:ascii="Arial" w:eastAsia="Times New Roman" w:hAnsi="Arial" w:cs="Arial"/>
          <w:sz w:val="20"/>
          <w:szCs w:val="20"/>
        </w:rPr>
        <w:t xml:space="preserve">among the most-studied γ-proteobacterial symbionts of corals. In several species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forms prominent aggregates known as CAMAs (coral associated microbial aggregates) in coral tissue</w:t>
      </w:r>
      <w:r w:rsidR="00C81643">
        <w:rPr>
          <w:rFonts w:ascii="Arial" w:eastAsia="Times New Roman" w:hAnsi="Arial" w:cs="Arial"/>
          <w:sz w:val="20"/>
          <w:szCs w:val="20"/>
        </w:rPr>
        <w:fldChar w:fldCharType="begin"/>
      </w:r>
      <w:r w:rsidR="007372D3">
        <w:rPr>
          <w:rFonts w:ascii="Arial" w:eastAsia="Times New Roman" w:hAnsi="Arial" w:cs="Arial"/>
          <w:sz w:val="20"/>
          <w:szCs w:val="20"/>
        </w:rPr>
        <w:instrText xml:space="preserve"> ADDIN ZOTERO_ITEM CSL_CITATION {"citationID":"vdWdiWAF","properties":{"formattedCitation":"\\super 32\\nosupersub{}","plainCitation":"32","noteIndex":0},"citationItems":[{"id":1834,"uris":["http://zotero.org/groups/2769688/items/BIJGWRYF"],"itemData":{"id":1834,"type":"article-journal","container-title":"Science Advances","DOI":"10.1126/sciadv.abo2431","issue":"27","note":"publisher: American Association for the Advancement of Science","page":"eabo2431","source":"science.org (Atypon)","title":"High-resolution spatial and genomic characterization of coral-associated microbial aggregates in the coral Stylophora pistillata","volume":"8","author":[{"family":"Wada","given":"Naohisa"},{"family":"Hsu","given":"Ming-Tsung"},{"family":"Tandon","given":"Kshitij"},{"family":"Hsiao","given":"Silver Sung-Yun"},{"family":"Chen","given":"Hsing-Ju"},{"family":"Chen","given":"Yu-Hsiang"},{"family":"Chiang","given":"Pei-Wen"},{"family":"Yu","given":"Sheng-Ping"},{"family":"Lu","given":"Chih-Ying"},{"family":"Chiou","given":"Yu-Jing"},{"family":"Tu","given":"Yung-Chi"},{"family":"Tian","given":"Xuejiao"},{"family":"Chen","given":"Bi-Chang"},{"family":"Lee","given":"Der-Chuen"},{"family":"Yamashiro","given":"Hideyuki"},{"family":"Bourne","given":"David G."},{"family":"Tang","given":"Sen-Lin"}],"issued":{"date-parts":[["2022",7,6]]}}}],"schema":"https://github.com/citation-style-language/schema/raw/master/csl-citation.json"} </w:instrText>
      </w:r>
      <w:r w:rsidR="00C81643">
        <w:rPr>
          <w:rFonts w:ascii="Arial" w:eastAsia="Times New Roman" w:hAnsi="Arial" w:cs="Arial"/>
          <w:sz w:val="20"/>
          <w:szCs w:val="20"/>
        </w:rPr>
        <w:fldChar w:fldCharType="separate"/>
      </w:r>
      <w:r w:rsidR="00C81643" w:rsidRPr="00C81643">
        <w:rPr>
          <w:rFonts w:ascii="Arial" w:hAnsi="Arial" w:cs="Arial"/>
          <w:sz w:val="20"/>
          <w:vertAlign w:val="superscript"/>
        </w:rPr>
        <w:t>32</w:t>
      </w:r>
      <w:r w:rsidR="00C81643">
        <w:rPr>
          <w:rFonts w:ascii="Arial" w:eastAsia="Times New Roman" w:hAnsi="Arial" w:cs="Arial"/>
          <w:sz w:val="20"/>
          <w:szCs w:val="20"/>
        </w:rPr>
        <w:fldChar w:fldCharType="end"/>
      </w:r>
      <w:r w:rsidRPr="00961490">
        <w:rPr>
          <w:rFonts w:ascii="Arial" w:eastAsia="Times New Roman" w:hAnsi="Arial" w:cs="Arial"/>
          <w:sz w:val="20"/>
          <w:szCs w:val="20"/>
        </w:rPr>
        <w:t>. In species where</w:t>
      </w:r>
      <w:ins w:id="53" w:author="Microsoft Office User" w:date="2024-10-28T13:53:00Z">
        <w:r w:rsidR="003B1D05">
          <w:rPr>
            <w:rFonts w:ascii="Arial" w:eastAsia="Times New Roman" w:hAnsi="Arial" w:cs="Arial"/>
            <w:sz w:val="20"/>
            <w:szCs w:val="20"/>
          </w:rPr>
          <w:t xml:space="preserve"> members of </w:t>
        </w:r>
      </w:ins>
      <w:ins w:id="54" w:author="Microsoft Office User" w:date="2024-11-01T13:21:00Z">
        <w:r w:rsidR="00EF57E3">
          <w:rPr>
            <w:rFonts w:ascii="Arial" w:eastAsia="Times New Roman" w:hAnsi="Arial" w:cs="Arial"/>
            <w:sz w:val="20"/>
            <w:szCs w:val="20"/>
          </w:rPr>
          <w:t xml:space="preserve">genus </w:t>
        </w:r>
      </w:ins>
      <w:del w:id="55" w:author="Microsoft Office User" w:date="2024-11-01T13:21:00Z">
        <w:r w:rsidRPr="00961490" w:rsidDel="00EF57E3">
          <w:rPr>
            <w:rFonts w:ascii="Arial" w:eastAsia="Times New Roman" w:hAnsi="Arial" w:cs="Arial"/>
            <w:sz w:val="20"/>
            <w:szCs w:val="20"/>
          </w:rPr>
          <w:delText xml:space="preserve"> </w:delText>
        </w:r>
      </w:del>
      <w:r w:rsidRPr="00961490">
        <w:rPr>
          <w:rFonts w:ascii="Arial" w:eastAsia="Times New Roman" w:hAnsi="Arial" w:cs="Arial"/>
          <w:i/>
          <w:sz w:val="20"/>
          <w:szCs w:val="20"/>
        </w:rPr>
        <w:t xml:space="preserve">Endozoicomonas </w:t>
      </w:r>
      <w:ins w:id="56" w:author="Microsoft Office User" w:date="2024-10-28T13:53:00Z">
        <w:r w:rsidR="003B1D05">
          <w:rPr>
            <w:rFonts w:ascii="Arial" w:eastAsia="Times New Roman" w:hAnsi="Arial" w:cs="Arial"/>
            <w:sz w:val="20"/>
            <w:szCs w:val="20"/>
          </w:rPr>
          <w:t>are</w:t>
        </w:r>
      </w:ins>
      <w:del w:id="57" w:author="Microsoft Office User" w:date="2024-10-28T13:53:00Z">
        <w:r w:rsidRPr="00961490" w:rsidDel="003B1D05">
          <w:rPr>
            <w:rFonts w:ascii="Arial" w:eastAsia="Times New Roman" w:hAnsi="Arial" w:cs="Arial"/>
            <w:sz w:val="20"/>
            <w:szCs w:val="20"/>
          </w:rPr>
          <w:delText>is</w:delText>
        </w:r>
      </w:del>
      <w:r w:rsidRPr="00961490">
        <w:rPr>
          <w:rFonts w:ascii="Arial" w:eastAsia="Times New Roman" w:hAnsi="Arial" w:cs="Arial"/>
          <w:sz w:val="20"/>
          <w:szCs w:val="20"/>
        </w:rPr>
        <w:t xml:space="preserve"> common, </w:t>
      </w:r>
      <w:ins w:id="58" w:author="Microsoft Office User" w:date="2024-10-28T13:53:00Z">
        <w:r w:rsidR="003B1D05">
          <w:rPr>
            <w:rFonts w:ascii="Arial" w:eastAsia="Times New Roman" w:hAnsi="Arial" w:cs="Arial"/>
            <w:sz w:val="20"/>
            <w:szCs w:val="20"/>
          </w:rPr>
          <w:t>they</w:t>
        </w:r>
      </w:ins>
      <w:del w:id="59" w:author="Microsoft Office User" w:date="2024-10-28T13:53:00Z">
        <w:r w:rsidRPr="00961490" w:rsidDel="003B1D05">
          <w:rPr>
            <w:rFonts w:ascii="Arial" w:eastAsia="Times New Roman" w:hAnsi="Arial" w:cs="Arial"/>
            <w:sz w:val="20"/>
            <w:szCs w:val="20"/>
          </w:rPr>
          <w:delText>it</w:delText>
        </w:r>
      </w:del>
      <w:r w:rsidRPr="00961490">
        <w:rPr>
          <w:rFonts w:ascii="Arial" w:eastAsia="Times New Roman" w:hAnsi="Arial" w:cs="Arial"/>
          <w:sz w:val="20"/>
          <w:szCs w:val="20"/>
        </w:rPr>
        <w:t xml:space="preserve"> frequently decrease</w:t>
      </w:r>
      <w:del w:id="60" w:author="Microsoft Office User" w:date="2024-10-28T13:54:00Z">
        <w:r w:rsidRPr="00961490" w:rsidDel="003B1D05">
          <w:rPr>
            <w:rFonts w:ascii="Arial" w:eastAsia="Times New Roman" w:hAnsi="Arial" w:cs="Arial"/>
            <w:sz w:val="20"/>
            <w:szCs w:val="20"/>
          </w:rPr>
          <w:delText>s</w:delText>
        </w:r>
      </w:del>
      <w:r w:rsidRPr="00961490">
        <w:rPr>
          <w:rFonts w:ascii="Arial" w:eastAsia="Times New Roman" w:hAnsi="Arial" w:cs="Arial"/>
          <w:sz w:val="20"/>
          <w:szCs w:val="20"/>
        </w:rPr>
        <w:t xml:space="preserve"> in relative abundance during coral bleaching or disease</w:t>
      </w:r>
      <w:r w:rsidR="00C81643">
        <w:rPr>
          <w:rFonts w:ascii="Arial" w:eastAsia="Times New Roman" w:hAnsi="Arial" w:cs="Arial"/>
          <w:sz w:val="20"/>
          <w:szCs w:val="20"/>
        </w:rPr>
        <w:fldChar w:fldCharType="begin"/>
      </w:r>
      <w:r w:rsidR="007372D3">
        <w:rPr>
          <w:rFonts w:ascii="Arial" w:eastAsia="Times New Roman" w:hAnsi="Arial" w:cs="Arial"/>
          <w:sz w:val="20"/>
          <w:szCs w:val="20"/>
        </w:rPr>
        <w:instrText xml:space="preserve"> ADDIN ZOTERO_ITEM CSL_CITATION {"citationID":"Y2vv0AfK","properties":{"formattedCitation":"\\super 33\\nosupersub{}","plainCitation":"33","noteIndex":0},"citationItems":[{"id":157,"uris":["http://zotero.org/users/5951735/items/VFSLLWK8"],"itemData":{"id":157,"type":"article-journal","container-title":"The ISME Journal","DOI":"10.1038/ismej.2007.112","ISSN":"1751-7362, 1751-7370","issue":"4","journalAbbreviation":"ISME J","language":"en","page":"350-363","source":"DOI.org (Crossref)","title":"Changes in coral-associated microbial communities during a bleaching event","volume":"2","author":[{"family":"Bourne","given":"David"},{"family":"Iida","given":"Yuki"},{"family":"Uthicke","given":"Sven"},{"family":"Smith-Keune","given":"Carolyn"}],"issued":{"date-parts":[["2008",4]]}}}],"schema":"https://github.com/citation-style-language/schema/raw/master/csl-citation.json"} </w:instrText>
      </w:r>
      <w:r w:rsidR="00C81643">
        <w:rPr>
          <w:rFonts w:ascii="Arial" w:eastAsia="Times New Roman" w:hAnsi="Arial" w:cs="Arial"/>
          <w:sz w:val="20"/>
          <w:szCs w:val="20"/>
        </w:rPr>
        <w:fldChar w:fldCharType="separate"/>
      </w:r>
      <w:r w:rsidR="00AE7C6A" w:rsidRPr="00AE7C6A">
        <w:rPr>
          <w:rFonts w:ascii="Arial" w:hAnsi="Arial" w:cs="Arial"/>
          <w:sz w:val="20"/>
          <w:vertAlign w:val="superscript"/>
        </w:rPr>
        <w:t>33</w:t>
      </w:r>
      <w:r w:rsidR="00C81643">
        <w:rPr>
          <w:rFonts w:ascii="Arial" w:eastAsia="Times New Roman" w:hAnsi="Arial" w:cs="Arial"/>
          <w:sz w:val="20"/>
          <w:szCs w:val="20"/>
        </w:rPr>
        <w:fldChar w:fldCharType="end"/>
      </w:r>
      <w:r w:rsidRPr="00961490">
        <w:rPr>
          <w:rFonts w:ascii="Arial" w:eastAsia="Times New Roman" w:hAnsi="Arial" w:cs="Arial"/>
          <w:sz w:val="20"/>
          <w:szCs w:val="20"/>
        </w:rPr>
        <w:t>, suggesting a commensal or mutualistic rather than opportunistic relationship with host health</w:t>
      </w:r>
      <w:ins w:id="61" w:author="Microsoft Office User" w:date="2024-10-28T13:02:00Z">
        <w:r w:rsidR="00C04DDF">
          <w:rPr>
            <w:rFonts w:ascii="Arial" w:eastAsia="Times New Roman" w:hAnsi="Arial" w:cs="Arial"/>
            <w:sz w:val="20"/>
            <w:szCs w:val="20"/>
          </w:rPr>
          <w:t xml:space="preserve">, although evidence exists for </w:t>
        </w:r>
      </w:ins>
      <w:ins w:id="62" w:author="Microsoft Office User" w:date="2024-11-01T13:21:00Z">
        <w:r w:rsidR="00EF57E3">
          <w:rPr>
            <w:rFonts w:ascii="Arial" w:eastAsia="Times New Roman" w:hAnsi="Arial" w:cs="Arial"/>
            <w:sz w:val="20"/>
            <w:szCs w:val="20"/>
          </w:rPr>
          <w:t>the</w:t>
        </w:r>
      </w:ins>
      <w:ins w:id="63" w:author="Microsoft Office User" w:date="2024-10-28T13:02:00Z">
        <w:r w:rsidR="00C04DDF">
          <w:rPr>
            <w:rFonts w:ascii="Arial" w:eastAsia="Times New Roman" w:hAnsi="Arial" w:cs="Arial"/>
            <w:sz w:val="20"/>
            <w:szCs w:val="20"/>
          </w:rPr>
          <w:t xml:space="preserve"> potential </w:t>
        </w:r>
      </w:ins>
      <w:ins w:id="64" w:author="Microsoft Office User" w:date="2024-11-01T13:21:00Z">
        <w:r w:rsidR="00EF57E3">
          <w:rPr>
            <w:rFonts w:ascii="Arial" w:eastAsia="Times New Roman" w:hAnsi="Arial" w:cs="Arial"/>
            <w:sz w:val="20"/>
            <w:szCs w:val="20"/>
          </w:rPr>
          <w:t xml:space="preserve">of </w:t>
        </w:r>
        <w:r w:rsidR="00EF57E3">
          <w:rPr>
            <w:rFonts w:ascii="Arial" w:eastAsia="Times New Roman" w:hAnsi="Arial" w:cs="Arial"/>
            <w:i/>
            <w:iCs/>
            <w:sz w:val="20"/>
            <w:szCs w:val="20"/>
          </w:rPr>
          <w:t xml:space="preserve">Endozoicomonas </w:t>
        </w:r>
      </w:ins>
      <w:ins w:id="65" w:author="Microsoft Office User" w:date="2024-10-28T13:02:00Z">
        <w:r w:rsidR="00C04DDF">
          <w:rPr>
            <w:rFonts w:ascii="Arial" w:eastAsia="Times New Roman" w:hAnsi="Arial" w:cs="Arial"/>
            <w:sz w:val="20"/>
            <w:szCs w:val="20"/>
          </w:rPr>
          <w:t xml:space="preserve">to form relationships with corals </w:t>
        </w:r>
      </w:ins>
      <w:ins w:id="66" w:author="Microsoft Office User" w:date="2024-10-28T13:04:00Z">
        <w:r w:rsidR="00C04DDF">
          <w:rPr>
            <w:rFonts w:ascii="Arial" w:eastAsia="Times New Roman" w:hAnsi="Arial" w:cs="Arial"/>
            <w:sz w:val="20"/>
            <w:szCs w:val="20"/>
          </w:rPr>
          <w:t>along the entire spectrum of</w:t>
        </w:r>
      </w:ins>
      <w:ins w:id="67" w:author="Microsoft Office User" w:date="2024-10-28T13:03:00Z">
        <w:r w:rsidR="00C04DDF">
          <w:rPr>
            <w:rFonts w:ascii="Arial" w:eastAsia="Times New Roman" w:hAnsi="Arial" w:cs="Arial"/>
            <w:sz w:val="20"/>
            <w:szCs w:val="20"/>
          </w:rPr>
          <w:t xml:space="preserve"> symbioses (i.e., beneficial, commensal</w:t>
        </w:r>
      </w:ins>
      <w:ins w:id="68" w:author="Microsoft Office User" w:date="2024-10-28T13:06:00Z">
        <w:r w:rsidR="00C04DDF">
          <w:rPr>
            <w:rFonts w:ascii="Arial" w:eastAsia="Times New Roman" w:hAnsi="Arial" w:cs="Arial"/>
            <w:sz w:val="20"/>
            <w:szCs w:val="20"/>
          </w:rPr>
          <w:t>,</w:t>
        </w:r>
      </w:ins>
      <w:ins w:id="69" w:author="Microsoft Office User" w:date="2024-10-28T13:03:00Z">
        <w:r w:rsidR="00C04DDF">
          <w:rPr>
            <w:rFonts w:ascii="Arial" w:eastAsia="Times New Roman" w:hAnsi="Arial" w:cs="Arial"/>
            <w:sz w:val="20"/>
            <w:szCs w:val="20"/>
          </w:rPr>
          <w:t xml:space="preserve"> and</w:t>
        </w:r>
      </w:ins>
      <w:ins w:id="70" w:author="Microsoft Office User" w:date="2024-10-28T13:04:00Z">
        <w:r w:rsidR="00C04DDF">
          <w:rPr>
            <w:rFonts w:ascii="Arial" w:eastAsia="Times New Roman" w:hAnsi="Arial" w:cs="Arial"/>
            <w:sz w:val="20"/>
            <w:szCs w:val="20"/>
          </w:rPr>
          <w:t>/or</w:t>
        </w:r>
      </w:ins>
      <w:ins w:id="71" w:author="Microsoft Office User" w:date="2024-10-28T13:03:00Z">
        <w:r w:rsidR="00C04DDF">
          <w:rPr>
            <w:rFonts w:ascii="Arial" w:eastAsia="Times New Roman" w:hAnsi="Arial" w:cs="Arial"/>
            <w:sz w:val="20"/>
            <w:szCs w:val="20"/>
          </w:rPr>
          <w:t xml:space="preserve"> antagonistic; see</w:t>
        </w:r>
      </w:ins>
      <w:ins w:id="72" w:author="Microsoft Office User" w:date="2024-11-01T13:22:00Z">
        <w:r w:rsidR="00EF57E3">
          <w:rPr>
            <w:rFonts w:ascii="Arial" w:eastAsia="Times New Roman" w:hAnsi="Arial" w:cs="Arial"/>
            <w:sz w:val="20"/>
            <w:szCs w:val="20"/>
          </w:rPr>
          <w:t xml:space="preserve"> </w:t>
        </w:r>
      </w:ins>
      <w:r w:rsidR="00C04DDF">
        <w:rPr>
          <w:rFonts w:ascii="Arial" w:eastAsia="Times New Roman" w:hAnsi="Arial" w:cs="Arial"/>
          <w:sz w:val="20"/>
          <w:szCs w:val="20"/>
        </w:rPr>
        <w:fldChar w:fldCharType="begin"/>
      </w:r>
      <w:r w:rsidR="007372D3">
        <w:rPr>
          <w:rFonts w:ascii="Arial" w:eastAsia="Times New Roman" w:hAnsi="Arial" w:cs="Arial"/>
          <w:sz w:val="20"/>
          <w:szCs w:val="20"/>
        </w:rPr>
        <w:instrText xml:space="preserve"> ADDIN ZOTERO_ITEM CSL_CITATION {"citationID":"vvTxPVjK","properties":{"formattedCitation":"\\super 34\\nosupersub{}","plainCitation":"34","noteIndex":0},"citationItems":[{"id":2632,"uris":["http://zotero.org/users/5951735/items/RDSKEA9S"],"itemData":{"id":2632,"type":"article-journal","abstract":"Stony corals are poster child holobionts due to their intimate association with diverse microorganisms from all domains of life. We are only beginning to understand the diverse functions of most of these microbial associates, including potential main contributors to holobiont health and resilience. Among these, bacteria of the elusive genus Endozoicomonas are widely perceived as beneficial symbionts based on their genomic potential and their high prevalence and ubiquitous presence in coral tissues. Simultaneously, evidence of pathogenic and parasitic Endozoicomonas lineages in other marine animals is emerging. Synthesizing the current knowledge on the association of Endozoicomonas with marine holobionts, we challenge the perception of a purely mutualistic coral-Endozoicomonas relationship and propose directions to elucidate its role along the symbiotic spectrum.","container-title":"Trends in Microbiology","DOI":"10.1016/j.tim.2023.11.006","ISSN":"1878-4380","issue":"5","journalAbbreviation":"Trends Microbiol","language":"eng","note":"PMID: 38216372","page":"422-434","source":"PubMed","title":"Frenemies on the reef? Resolving the coral-Endozoicomonas association","title-short":"Frenemies on the reef?","volume":"32","author":[{"family":"Pogoreutz","given":"Claudia"},{"family":"Ziegler","given":"Maren"}],"issued":{"date-parts":[["2024",5]]}}}],"schema":"https://github.com/citation-style-language/schema/raw/master/csl-citation.json"} </w:instrText>
      </w:r>
      <w:r w:rsidR="00C04DDF">
        <w:rPr>
          <w:rFonts w:ascii="Arial" w:eastAsia="Times New Roman" w:hAnsi="Arial" w:cs="Arial"/>
          <w:sz w:val="20"/>
          <w:szCs w:val="20"/>
        </w:rPr>
        <w:fldChar w:fldCharType="separate"/>
      </w:r>
      <w:r w:rsidR="00C04DDF" w:rsidRPr="00C04DDF">
        <w:rPr>
          <w:rFonts w:ascii="Arial" w:hAnsi="Arial" w:cs="Arial"/>
          <w:sz w:val="20"/>
          <w:vertAlign w:val="superscript"/>
        </w:rPr>
        <w:t>34</w:t>
      </w:r>
      <w:r w:rsidR="00C04DDF">
        <w:rPr>
          <w:rFonts w:ascii="Arial" w:eastAsia="Times New Roman" w:hAnsi="Arial" w:cs="Arial"/>
          <w:sz w:val="20"/>
          <w:szCs w:val="20"/>
        </w:rPr>
        <w:fldChar w:fldCharType="end"/>
      </w:r>
      <w:ins w:id="73" w:author="Microsoft Office User" w:date="2024-10-28T13:03:00Z">
        <w:r w:rsidR="00C04DDF">
          <w:rPr>
            <w:rFonts w:ascii="Arial" w:eastAsia="Times New Roman" w:hAnsi="Arial" w:cs="Arial"/>
            <w:sz w:val="20"/>
            <w:szCs w:val="20"/>
          </w:rPr>
          <w:t>)</w:t>
        </w:r>
      </w:ins>
      <w:ins w:id="74" w:author="Microsoft Office User" w:date="2024-10-28T13:02:00Z">
        <w:r w:rsidR="00C04DDF">
          <w:rPr>
            <w:rFonts w:ascii="Arial" w:eastAsia="Times New Roman" w:hAnsi="Arial" w:cs="Arial"/>
            <w:sz w:val="20"/>
            <w:szCs w:val="20"/>
          </w:rPr>
          <w:t xml:space="preserve"> </w:t>
        </w:r>
      </w:ins>
      <w:r w:rsidRPr="00961490">
        <w:rPr>
          <w:rFonts w:ascii="Arial" w:eastAsia="Times New Roman" w:hAnsi="Arial" w:cs="Arial"/>
          <w:sz w:val="20"/>
          <w:szCs w:val="20"/>
        </w:rPr>
        <w:t xml:space="preserve">. Further, it has previously been observed that the family </w:t>
      </w:r>
      <w:r w:rsidRPr="00C059B3">
        <w:rPr>
          <w:rFonts w:ascii="Arial" w:eastAsia="Times New Roman" w:hAnsi="Arial" w:cs="Arial"/>
          <w:iCs/>
          <w:sz w:val="20"/>
          <w:szCs w:val="20"/>
        </w:rPr>
        <w:t>Endozoicomonadaceae</w:t>
      </w:r>
      <w:r w:rsidRPr="00961490">
        <w:rPr>
          <w:rFonts w:ascii="Arial" w:eastAsia="Times New Roman" w:hAnsi="Arial" w:cs="Arial"/>
          <w:i/>
          <w:sz w:val="20"/>
          <w:szCs w:val="20"/>
        </w:rPr>
        <w:t xml:space="preserve"> </w:t>
      </w:r>
      <w:r w:rsidRPr="00961490">
        <w:rPr>
          <w:rFonts w:ascii="Arial" w:eastAsia="Times New Roman" w:hAnsi="Arial" w:cs="Arial"/>
          <w:sz w:val="20"/>
          <w:szCs w:val="20"/>
        </w:rPr>
        <w:t>shows by far the strongest signal of cophylogeny with coral hosts among tested bacterial families in coral tissue</w:t>
      </w:r>
      <w:r w:rsidR="00AE7C6A">
        <w:rPr>
          <w:rFonts w:ascii="Arial" w:eastAsia="Times New Roman" w:hAnsi="Arial" w:cs="Arial"/>
          <w:sz w:val="20"/>
          <w:szCs w:val="20"/>
        </w:rPr>
        <w:fldChar w:fldCharType="begin"/>
      </w:r>
      <w:r w:rsidR="007372D3">
        <w:rPr>
          <w:rFonts w:ascii="Arial" w:eastAsia="Times New Roman" w:hAnsi="Arial" w:cs="Arial"/>
          <w:sz w:val="20"/>
          <w:szCs w:val="20"/>
        </w:rPr>
        <w:instrText xml:space="preserve"> ADDIN ZOTERO_ITEM CSL_CITATION {"citationID":"uL4OxlFx","properties":{"formattedCitation":"\\super 16\\nosupersub{}","plainCitation":"16","noteIndex":0},"citationItems":[{"id":1151,"uris":["http://zotero.org/groups/2769688/items/8XBZWD3W"],"itemData":{"id":1151,"type":"article-journal","abstract":"Associations between corals and symbiotic microorganisms could be driven by the environment or shared evolutionary history. Here, the authors examine relationships between coral phylogenies and associated microbiomes, finding evidence of phylosymbiosis in microbes from coral skeleton and tissue, but not mucus.","container-title":"Nature Communications","DOI":"10.1038/s41467-018-07275-x","ISSN":"2041-1723","issue":"1","language":"en","license":"2018 The Author(s)","note":"number: 1\npublisher: Nature Publishing Group","page":"1-13","source":"www.nature.com","title":"Coral-associated bacteria demonstrate phylosymbiosis and cophylogeny","volume":"9","author":[{"family":"Pollock","given":"F. Joseph"},{"family":"McMinds","given":"Ryan"},{"family":"Smith","given":"Styles"},{"family":"Bourne","given":"David G."},{"family":"Willis","given":"Bette L."},{"family":"Medina","given":"Mónica"},{"family":"Thurber","given":"Rebecca Vega"},{"family":"Zaneveld","given":"Jesse R."}],"issued":{"date-parts":[["2018",11,22]]}}}],"schema":"https://github.com/citation-style-language/schema/raw/master/csl-citation.json"} </w:instrText>
      </w:r>
      <w:r w:rsidR="00AE7C6A">
        <w:rPr>
          <w:rFonts w:ascii="Arial" w:eastAsia="Times New Roman" w:hAnsi="Arial" w:cs="Arial"/>
          <w:sz w:val="20"/>
          <w:szCs w:val="20"/>
        </w:rPr>
        <w:fldChar w:fldCharType="separate"/>
      </w:r>
      <w:r w:rsidR="00AE7C6A" w:rsidRPr="00AE7C6A">
        <w:rPr>
          <w:rFonts w:ascii="Arial" w:hAnsi="Arial" w:cs="Arial"/>
          <w:sz w:val="20"/>
          <w:vertAlign w:val="superscript"/>
        </w:rPr>
        <w:t>16</w:t>
      </w:r>
      <w:r w:rsidR="00AE7C6A">
        <w:rPr>
          <w:rFonts w:ascii="Arial" w:eastAsia="Times New Roman" w:hAnsi="Arial" w:cs="Arial"/>
          <w:sz w:val="20"/>
          <w:szCs w:val="20"/>
        </w:rPr>
        <w:fldChar w:fldCharType="end"/>
      </w:r>
      <w:r w:rsidRPr="00961490">
        <w:rPr>
          <w:rFonts w:ascii="Arial" w:eastAsia="Times New Roman" w:hAnsi="Arial" w:cs="Arial"/>
          <w:sz w:val="20"/>
          <w:szCs w:val="20"/>
        </w:rPr>
        <w:t xml:space="preserve">. In the present dataset,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was also the single genus that most typically dominated coral tissue microbiomes (18% of coral genera; Fig</w:t>
      </w:r>
      <w:r w:rsidR="00DB72A3">
        <w:rPr>
          <w:rFonts w:ascii="Arial" w:eastAsia="Times New Roman" w:hAnsi="Arial" w:cs="Arial"/>
          <w:sz w:val="20"/>
          <w:szCs w:val="20"/>
        </w:rPr>
        <w:t>.</w:t>
      </w:r>
      <w:r w:rsidRPr="00961490">
        <w:rPr>
          <w:rFonts w:ascii="Arial" w:eastAsia="Times New Roman" w:hAnsi="Arial" w:cs="Arial"/>
          <w:sz w:val="20"/>
          <w:szCs w:val="20"/>
        </w:rPr>
        <w:t xml:space="preserve"> 2A)</w:t>
      </w:r>
      <w:r w:rsidRPr="00961490">
        <w:rPr>
          <w:rFonts w:ascii="Arial" w:eastAsia="Times New Roman" w:hAnsi="Arial" w:cs="Arial"/>
          <w:i/>
          <w:sz w:val="20"/>
          <w:szCs w:val="20"/>
        </w:rPr>
        <w:t xml:space="preserve">. </w:t>
      </w:r>
      <w:r w:rsidRPr="00961490">
        <w:rPr>
          <w:rFonts w:ascii="Arial" w:eastAsia="Times New Roman" w:hAnsi="Arial" w:cs="Arial"/>
          <w:sz w:val="20"/>
          <w:szCs w:val="20"/>
        </w:rPr>
        <w:t>We therefore tested whether the signal of microbiome dominance on disease susceptibility could be explained by the abundances of dominant taxa, and found that across all corals in our dataset</w:t>
      </w:r>
      <w:r w:rsidR="007141C2">
        <w:rPr>
          <w:rFonts w:ascii="Arial" w:eastAsia="Times New Roman" w:hAnsi="Arial" w:cs="Arial"/>
          <w:sz w:val="20"/>
          <w:szCs w:val="20"/>
        </w:rPr>
        <w:t xml:space="preserve"> (regardless of whether </w:t>
      </w:r>
      <w:r w:rsidR="007141C2" w:rsidRPr="005B141A">
        <w:rPr>
          <w:rFonts w:ascii="Arial" w:eastAsia="Times New Roman" w:hAnsi="Arial" w:cs="Arial"/>
          <w:i/>
          <w:iCs/>
          <w:sz w:val="20"/>
          <w:szCs w:val="20"/>
        </w:rPr>
        <w:t>Endozoicomonas</w:t>
      </w:r>
      <w:r w:rsidR="007141C2">
        <w:rPr>
          <w:rFonts w:ascii="Arial" w:eastAsia="Times New Roman" w:hAnsi="Arial" w:cs="Arial"/>
          <w:sz w:val="20"/>
          <w:szCs w:val="20"/>
        </w:rPr>
        <w:t xml:space="preserve"> was present and/or dominan</w:t>
      </w:r>
      <w:r w:rsidR="00D44B56">
        <w:rPr>
          <w:rFonts w:ascii="Arial" w:eastAsia="Times New Roman" w:hAnsi="Arial" w:cs="Arial"/>
          <w:sz w:val="20"/>
          <w:szCs w:val="20"/>
        </w:rPr>
        <w:t>t</w:t>
      </w:r>
      <w:r w:rsidR="007141C2">
        <w:rPr>
          <w:rFonts w:ascii="Arial" w:eastAsia="Times New Roman" w:hAnsi="Arial" w:cs="Arial"/>
          <w:sz w:val="20"/>
          <w:szCs w:val="20"/>
        </w:rPr>
        <w:t>; n = 40 genera)</w:t>
      </w:r>
      <w:r w:rsidRPr="00961490">
        <w:rPr>
          <w:rFonts w:ascii="Arial" w:eastAsia="Times New Roman" w:hAnsi="Arial" w:cs="Arial"/>
          <w:sz w:val="20"/>
          <w:szCs w:val="20"/>
        </w:rPr>
        <w:t xml:space="preserve">, </w:t>
      </w:r>
      <w:r w:rsidRPr="00961490">
        <w:rPr>
          <w:rFonts w:ascii="Arial" w:eastAsia="Times New Roman" w:hAnsi="Arial" w:cs="Arial"/>
          <w:i/>
          <w:sz w:val="20"/>
          <w:szCs w:val="20"/>
        </w:rPr>
        <w:t xml:space="preserve">Endozoicomonas </w:t>
      </w:r>
      <w:ins w:id="75" w:author="Microsoft Office User" w:date="2024-10-28T13:07:00Z">
        <w:r w:rsidR="00C04DDF">
          <w:rPr>
            <w:rFonts w:ascii="Arial" w:eastAsia="Times New Roman" w:hAnsi="Arial" w:cs="Arial"/>
            <w:iCs/>
            <w:sz w:val="20"/>
            <w:szCs w:val="20"/>
          </w:rPr>
          <w:t xml:space="preserve">relative </w:t>
        </w:r>
      </w:ins>
      <w:r w:rsidRPr="00961490">
        <w:rPr>
          <w:rFonts w:ascii="Arial" w:eastAsia="Times New Roman" w:hAnsi="Arial" w:cs="Arial"/>
          <w:sz w:val="20"/>
          <w:szCs w:val="20"/>
        </w:rPr>
        <w:t xml:space="preserve">abundance explained the </w:t>
      </w:r>
      <w:del w:id="76" w:author="Microsoft Office User" w:date="2024-11-01T13:23:00Z">
        <w:r w:rsidRPr="00961490" w:rsidDel="00EF57E3">
          <w:rPr>
            <w:rFonts w:ascii="Arial" w:eastAsia="Times New Roman" w:hAnsi="Arial" w:cs="Arial"/>
            <w:sz w:val="20"/>
            <w:szCs w:val="20"/>
          </w:rPr>
          <w:delText xml:space="preserve">overwhelming </w:delText>
        </w:r>
      </w:del>
      <w:r w:rsidRPr="00961490">
        <w:rPr>
          <w:rFonts w:ascii="Arial" w:eastAsia="Times New Roman" w:hAnsi="Arial" w:cs="Arial"/>
          <w:sz w:val="20"/>
          <w:szCs w:val="20"/>
        </w:rPr>
        <w:t>majority of variation in ecological dominance among coral tissue microbiomes (PGLS: R</w:t>
      </w:r>
      <w:r w:rsidRPr="00961490">
        <w:rPr>
          <w:rFonts w:ascii="Arial" w:eastAsia="Times New Roman" w:hAnsi="Arial" w:cs="Arial"/>
          <w:sz w:val="20"/>
          <w:szCs w:val="20"/>
          <w:vertAlign w:val="superscript"/>
        </w:rPr>
        <w:t>2</w:t>
      </w:r>
      <w:r w:rsidRPr="00961490">
        <w:rPr>
          <w:rFonts w:ascii="Arial" w:eastAsia="Times New Roman" w:hAnsi="Arial" w:cs="Arial"/>
          <w:sz w:val="20"/>
          <w:szCs w:val="20"/>
        </w:rPr>
        <w:t>: 0.60, p = 6.2 x10</w:t>
      </w:r>
      <w:r w:rsidRPr="00961490">
        <w:rPr>
          <w:rFonts w:ascii="Arial" w:eastAsia="Times New Roman" w:hAnsi="Arial" w:cs="Arial"/>
          <w:sz w:val="20"/>
          <w:szCs w:val="20"/>
          <w:vertAlign w:val="superscript"/>
        </w:rPr>
        <w:t>-10</w:t>
      </w:r>
      <w:r w:rsidRPr="00961490">
        <w:rPr>
          <w:rFonts w:ascii="Arial" w:eastAsia="Times New Roman" w:hAnsi="Arial" w:cs="Arial"/>
          <w:sz w:val="20"/>
          <w:szCs w:val="20"/>
        </w:rPr>
        <w:t>, FDR q = 2.5x10</w:t>
      </w:r>
      <w:r w:rsidRPr="00961490">
        <w:rPr>
          <w:rFonts w:ascii="Arial" w:eastAsia="Times New Roman" w:hAnsi="Arial" w:cs="Arial"/>
          <w:sz w:val="20"/>
          <w:szCs w:val="20"/>
          <w:vertAlign w:val="superscript"/>
        </w:rPr>
        <w:t>-9</w:t>
      </w:r>
      <w:r w:rsidRPr="00961490">
        <w:rPr>
          <w:rFonts w:ascii="Arial" w:eastAsia="Times New Roman" w:hAnsi="Arial" w:cs="Arial"/>
          <w:sz w:val="20"/>
          <w:szCs w:val="20"/>
        </w:rPr>
        <w:t>; Fig</w:t>
      </w:r>
      <w:r w:rsidR="00DB72A3">
        <w:rPr>
          <w:rFonts w:ascii="Arial" w:eastAsia="Times New Roman" w:hAnsi="Arial" w:cs="Arial"/>
          <w:sz w:val="20"/>
          <w:szCs w:val="20"/>
        </w:rPr>
        <w:t>s.</w:t>
      </w:r>
      <w:r w:rsidRPr="00961490">
        <w:rPr>
          <w:rFonts w:ascii="Arial" w:eastAsia="Times New Roman" w:hAnsi="Arial" w:cs="Arial"/>
          <w:sz w:val="20"/>
          <w:szCs w:val="20"/>
        </w:rPr>
        <w:t xml:space="preserve"> 2C &amp; 3A; Supplementary Data Table 5</w:t>
      </w:r>
      <w:r w:rsidR="00BF4E69">
        <w:rPr>
          <w:rFonts w:ascii="Arial" w:eastAsia="Times New Roman" w:hAnsi="Arial" w:cs="Arial"/>
          <w:sz w:val="20"/>
          <w:szCs w:val="20"/>
        </w:rPr>
        <w:t>a</w:t>
      </w:r>
      <w:r w:rsidRPr="00961490">
        <w:rPr>
          <w:rFonts w:ascii="Arial" w:eastAsia="Times New Roman" w:hAnsi="Arial" w:cs="Arial"/>
          <w:sz w:val="20"/>
          <w:szCs w:val="20"/>
        </w:rPr>
        <w:t xml:space="preserve">). Further, the relative abundance of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in coral tissue</w:t>
      </w:r>
      <w:r w:rsidRPr="00961490">
        <w:rPr>
          <w:rFonts w:ascii="Arial" w:eastAsia="Times New Roman" w:hAnsi="Arial" w:cs="Arial"/>
          <w:i/>
          <w:sz w:val="20"/>
          <w:szCs w:val="20"/>
        </w:rPr>
        <w:t xml:space="preserve"> </w:t>
      </w:r>
      <w:r w:rsidRPr="00961490">
        <w:rPr>
          <w:rFonts w:ascii="Arial" w:eastAsia="Times New Roman" w:hAnsi="Arial" w:cs="Arial"/>
          <w:sz w:val="20"/>
          <w:szCs w:val="20"/>
        </w:rPr>
        <w:t>alone explained 30% of variance in overall disease susceptibility (PGLS: R</w:t>
      </w:r>
      <w:r w:rsidRPr="00961490">
        <w:rPr>
          <w:rFonts w:ascii="Arial" w:eastAsia="Times New Roman" w:hAnsi="Arial" w:cs="Arial"/>
          <w:sz w:val="20"/>
          <w:szCs w:val="20"/>
          <w:vertAlign w:val="superscript"/>
        </w:rPr>
        <w:t>2</w:t>
      </w:r>
      <w:r w:rsidRPr="00961490">
        <w:rPr>
          <w:rFonts w:ascii="Arial" w:eastAsia="Times New Roman" w:hAnsi="Arial" w:cs="Arial"/>
          <w:sz w:val="20"/>
          <w:szCs w:val="20"/>
        </w:rPr>
        <w:t xml:space="preserve"> = 0.30, p = 0.0002, FDR q = 0.0004; Fig</w:t>
      </w:r>
      <w:r w:rsidR="00DB72A3">
        <w:rPr>
          <w:rFonts w:ascii="Arial" w:eastAsia="Times New Roman" w:hAnsi="Arial" w:cs="Arial"/>
          <w:sz w:val="20"/>
          <w:szCs w:val="20"/>
        </w:rPr>
        <w:t>.</w:t>
      </w:r>
      <w:r w:rsidRPr="00961490">
        <w:rPr>
          <w:rFonts w:ascii="Arial" w:eastAsia="Times New Roman" w:hAnsi="Arial" w:cs="Arial"/>
          <w:sz w:val="20"/>
          <w:szCs w:val="20"/>
        </w:rPr>
        <w:t xml:space="preserve"> 3B; Supplementary Data Table 5</w:t>
      </w:r>
      <w:r w:rsidR="00BF4E69">
        <w:rPr>
          <w:rFonts w:ascii="Arial" w:eastAsia="Times New Roman" w:hAnsi="Arial" w:cs="Arial"/>
          <w:sz w:val="20"/>
          <w:szCs w:val="20"/>
        </w:rPr>
        <w:t>a</w:t>
      </w:r>
      <w:r w:rsidRPr="00961490">
        <w:rPr>
          <w:rFonts w:ascii="Arial" w:eastAsia="Times New Roman" w:hAnsi="Arial" w:cs="Arial"/>
          <w:sz w:val="20"/>
          <w:szCs w:val="20"/>
        </w:rPr>
        <w:t>), exceeding the signal from ecological dominance.</w:t>
      </w:r>
      <w:r w:rsidR="00D44B56">
        <w:rPr>
          <w:rFonts w:ascii="Arial" w:eastAsia="Times New Roman" w:hAnsi="Arial" w:cs="Arial"/>
          <w:sz w:val="20"/>
          <w:szCs w:val="20"/>
        </w:rPr>
        <w:t xml:space="preserve"> </w:t>
      </w:r>
      <w:r w:rsidR="003A7855">
        <w:rPr>
          <w:rFonts w:ascii="Arial" w:eastAsia="Times New Roman" w:hAnsi="Arial" w:cs="Arial"/>
          <w:i/>
          <w:iCs/>
          <w:sz w:val="20"/>
          <w:szCs w:val="20"/>
        </w:rPr>
        <w:t xml:space="preserve">Endozoicomonas </w:t>
      </w:r>
      <w:r w:rsidR="003A7855">
        <w:rPr>
          <w:rFonts w:ascii="Arial" w:eastAsia="Times New Roman" w:hAnsi="Arial" w:cs="Arial"/>
          <w:sz w:val="20"/>
          <w:szCs w:val="20"/>
        </w:rPr>
        <w:t>remained significantly correlated with disease susceptibility</w:t>
      </w:r>
      <w:r w:rsidR="00BF4E69" w:rsidRPr="00153D46">
        <w:rPr>
          <w:rFonts w:ascii="Arial" w:eastAsia="Times New Roman" w:hAnsi="Arial" w:cs="Arial"/>
          <w:sz w:val="20"/>
          <w:szCs w:val="20"/>
        </w:rPr>
        <w:t xml:space="preserve"> after testing multiple linear models with depth, temperature, extent of turf algae contact, latitude and overall microbiome richness as confounders (Supplementary Data Table 5b</w:t>
      </w:r>
      <w:r w:rsidR="00BF4E69">
        <w:rPr>
          <w:rFonts w:ascii="Arial" w:eastAsia="Times New Roman" w:hAnsi="Arial" w:cs="Arial"/>
          <w:sz w:val="20"/>
          <w:szCs w:val="20"/>
        </w:rPr>
        <w:t xml:space="preserve"> &amp; </w:t>
      </w:r>
      <w:r w:rsidR="00BF4E69" w:rsidRPr="00153D46">
        <w:rPr>
          <w:rFonts w:ascii="Arial" w:eastAsia="Times New Roman" w:hAnsi="Arial" w:cs="Arial"/>
          <w:sz w:val="20"/>
          <w:szCs w:val="20"/>
        </w:rPr>
        <w:t>c).</w:t>
      </w:r>
      <w:r w:rsidR="00BF4E69">
        <w:rPr>
          <w:rFonts w:ascii="Arial" w:eastAsia="Times New Roman" w:hAnsi="Arial" w:cs="Arial"/>
          <w:sz w:val="20"/>
          <w:szCs w:val="20"/>
        </w:rPr>
        <w:t xml:space="preserve"> </w:t>
      </w:r>
      <w:r w:rsidR="007141C2">
        <w:rPr>
          <w:rFonts w:ascii="Arial" w:eastAsia="Times New Roman" w:hAnsi="Arial" w:cs="Arial"/>
          <w:bCs/>
          <w:sz w:val="20"/>
          <w:szCs w:val="20"/>
        </w:rPr>
        <w:t>Neither commonly opportunistic microbes in corals</w:t>
      </w:r>
      <w:r w:rsidR="006663CE">
        <w:rPr>
          <w:rFonts w:ascii="Arial" w:eastAsia="Times New Roman" w:hAnsi="Arial" w:cs="Arial"/>
          <w:bCs/>
          <w:sz w:val="20"/>
          <w:szCs w:val="20"/>
        </w:rPr>
        <w:t xml:space="preserve"> (Supplementary Data Table 6)</w:t>
      </w:r>
      <w:r w:rsidR="007141C2">
        <w:rPr>
          <w:rFonts w:ascii="Arial" w:eastAsia="Times New Roman" w:hAnsi="Arial" w:cs="Arial"/>
          <w:bCs/>
          <w:sz w:val="20"/>
          <w:szCs w:val="20"/>
        </w:rPr>
        <w:t>, nor other dominant microbes</w:t>
      </w:r>
      <w:r w:rsidR="006663CE">
        <w:rPr>
          <w:rFonts w:ascii="Arial" w:eastAsia="Times New Roman" w:hAnsi="Arial" w:cs="Arial"/>
          <w:bCs/>
          <w:sz w:val="20"/>
          <w:szCs w:val="20"/>
        </w:rPr>
        <w:t xml:space="preserve"> (Supplementary Data Table 7)</w:t>
      </w:r>
      <w:r w:rsidR="007141C2">
        <w:rPr>
          <w:rFonts w:ascii="Arial" w:eastAsia="Times New Roman" w:hAnsi="Arial" w:cs="Arial"/>
          <w:bCs/>
          <w:sz w:val="20"/>
          <w:szCs w:val="20"/>
        </w:rPr>
        <w:t xml:space="preserve"> showed similar patterns</w:t>
      </w:r>
      <w:r w:rsidR="006663CE">
        <w:rPr>
          <w:rFonts w:ascii="Arial" w:eastAsia="Times New Roman" w:hAnsi="Arial" w:cs="Arial"/>
          <w:bCs/>
          <w:sz w:val="20"/>
          <w:szCs w:val="20"/>
        </w:rPr>
        <w:t xml:space="preserve"> (Supplementary Information)</w:t>
      </w:r>
      <w:r w:rsidR="007141C2">
        <w:rPr>
          <w:rFonts w:ascii="Arial" w:eastAsia="Times New Roman" w:hAnsi="Arial" w:cs="Arial"/>
          <w:bCs/>
          <w:sz w:val="20"/>
          <w:szCs w:val="20"/>
        </w:rPr>
        <w:t xml:space="preserve">. </w:t>
      </w:r>
      <w:r w:rsidRPr="00961490">
        <w:rPr>
          <w:rFonts w:ascii="Arial" w:eastAsia="Times New Roman" w:hAnsi="Arial" w:cs="Arial"/>
          <w:sz w:val="20"/>
          <w:szCs w:val="20"/>
        </w:rPr>
        <w:t xml:space="preserve">Thus, </w:t>
      </w:r>
      <w:r w:rsidR="007141C2">
        <w:rPr>
          <w:rFonts w:ascii="Arial" w:eastAsia="Times New Roman" w:hAnsi="Arial" w:cs="Arial"/>
          <w:sz w:val="20"/>
          <w:szCs w:val="20"/>
        </w:rPr>
        <w:t xml:space="preserve">our </w:t>
      </w:r>
      <w:r w:rsidRPr="00961490">
        <w:rPr>
          <w:rFonts w:ascii="Arial" w:eastAsia="Times New Roman" w:hAnsi="Arial" w:cs="Arial"/>
          <w:sz w:val="20"/>
          <w:szCs w:val="20"/>
        </w:rPr>
        <w:t xml:space="preserve">prior results linking ecological dominance and overall disease susceptibility appear to be largely explained by changes in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relative abundance over coral evolution</w:t>
      </w:r>
      <w:r w:rsidR="005B141A">
        <w:rPr>
          <w:rFonts w:ascii="Arial" w:eastAsia="Times New Roman" w:hAnsi="Arial" w:cs="Arial"/>
          <w:sz w:val="20"/>
          <w:szCs w:val="20"/>
        </w:rPr>
        <w:t>.</w:t>
      </w:r>
      <w:r w:rsidR="005B141A">
        <w:rPr>
          <w:rFonts w:ascii="Arial" w:eastAsia="Times New Roman" w:hAnsi="Arial" w:cs="Arial"/>
          <w:sz w:val="20"/>
          <w:szCs w:val="20"/>
        </w:rPr>
        <w:br/>
      </w:r>
    </w:p>
    <w:p w14:paraId="12110220" w14:textId="55870EA5" w:rsidR="00961490" w:rsidRDefault="00961490" w:rsidP="00906414">
      <w:pPr>
        <w:pStyle w:val="NormalWeb"/>
        <w:rPr>
          <w:ins w:id="77" w:author="Microsoft Office User" w:date="2024-10-28T16:44:00Z"/>
          <w:rFonts w:ascii="Arial" w:hAnsi="Arial" w:cs="Arial"/>
          <w:color w:val="242424"/>
          <w:sz w:val="20"/>
          <w:szCs w:val="20"/>
          <w:shd w:val="clear" w:color="auto" w:fill="FFFFFF"/>
        </w:rPr>
      </w:pPr>
      <w:r w:rsidRPr="00961490">
        <w:rPr>
          <w:rFonts w:ascii="Arial" w:hAnsi="Arial" w:cs="Arial"/>
          <w:b/>
          <w:i/>
          <w:sz w:val="20"/>
          <w:szCs w:val="20"/>
        </w:rPr>
        <w:t>Endozoicomonas</w:t>
      </w:r>
      <w:r w:rsidRPr="00961490">
        <w:rPr>
          <w:rFonts w:ascii="Arial" w:hAnsi="Arial" w:cs="Arial"/>
          <w:b/>
          <w:sz w:val="20"/>
          <w:szCs w:val="20"/>
        </w:rPr>
        <w:t xml:space="preserve"> is associated with high growth rates. </w:t>
      </w:r>
      <w:r w:rsidRPr="00961490">
        <w:rPr>
          <w:rFonts w:ascii="Arial" w:hAnsi="Arial" w:cs="Arial"/>
          <w:i/>
          <w:sz w:val="20"/>
          <w:szCs w:val="20"/>
        </w:rPr>
        <w:t xml:space="preserve">Endozoicomonas </w:t>
      </w:r>
      <w:r w:rsidRPr="00961490">
        <w:rPr>
          <w:rFonts w:ascii="Arial" w:hAnsi="Arial" w:cs="Arial"/>
          <w:sz w:val="20"/>
          <w:szCs w:val="20"/>
        </w:rPr>
        <w:t>is</w:t>
      </w:r>
      <w:ins w:id="78" w:author="Microsoft Office User" w:date="2024-10-28T13:13:00Z">
        <w:r w:rsidR="00C04DDF">
          <w:rPr>
            <w:rFonts w:ascii="Arial" w:hAnsi="Arial" w:cs="Arial"/>
            <w:sz w:val="20"/>
            <w:szCs w:val="20"/>
          </w:rPr>
          <w:t xml:space="preserve"> often</w:t>
        </w:r>
      </w:ins>
      <w:r w:rsidRPr="00961490">
        <w:rPr>
          <w:rFonts w:ascii="Arial" w:hAnsi="Arial" w:cs="Arial"/>
          <w:sz w:val="20"/>
          <w:szCs w:val="20"/>
        </w:rPr>
        <w:t xml:space="preserve"> linked to metabolic benefits to the coral host</w:t>
      </w:r>
      <w:r w:rsidR="00AE7C6A">
        <w:rPr>
          <w:rFonts w:ascii="Arial" w:hAnsi="Arial" w:cs="Arial"/>
          <w:sz w:val="20"/>
          <w:szCs w:val="20"/>
        </w:rPr>
        <w:fldChar w:fldCharType="begin"/>
      </w:r>
      <w:r w:rsidR="007372D3">
        <w:rPr>
          <w:rFonts w:ascii="Arial" w:hAnsi="Arial" w:cs="Arial"/>
          <w:sz w:val="20"/>
          <w:szCs w:val="20"/>
        </w:rPr>
        <w:instrText xml:space="preserve"> ADDIN ZOTERO_ITEM CSL_CITATION {"citationID":"jyCGBFlh","properties":{"formattedCitation":"\\super 35,36\\nosupersub{}","plainCitation":"35,36","noteIndex":0},"citationItems":[{"id":1661,"uris":["http://zotero.org/groups/2769688/items/AIA2Q5Y9"],"itemData":{"id":1661,"type":"article-journal","abstract":"Endozoicomonas bacteria are globally distributed and often abundantly associated with diverse marine hosts including reef-building corals, yet their function remains unknown. In this study we generated novel Endozoicomonas genomes from single cells and metagenomes obtained directly from the corals Stylophora pistillata, Pocillopora verrucosa, and Acropora humilis. We then compared these culture-independent genomes to existing genomes of bacterial isolates acquired from a sponge, sea slug, and coral to examine the functional landscape of this enigmatic genus. Sequencing and analysis of single cells and metagenomes resulted in four novel genomes with 60–76% and 81–90% genome completeness, respectively. These data also confirmed that Endozoicomonas genomes are large and are not streamlined for an obligate endosymbiotic lifestyle, implying that they have free-living stages. All genomes show an enrichment of genes associated with carbon sugar transport and utilization and protein secretion, potentially indicating that Endozoicomonas contribute to the cycling of carbohydrates and the provision of proteins to their respective hosts. Importantly, besides these commonalities, the genomes showed evidence for differential functional specificity and diversification, including genes for the production of amino acids. Given this metabolic diversity of Endozoicomonas we propose that different genotypes play disparate roles and have diversified in concert with their hosts.","container-title":"Scientific Reports","DOI":"10.1038/srep40579","ISSN":"2045-2322","issue":"1","journalAbbreviation":"Sci Rep","language":"en","license":"2017 The Author(s)","note":"number: 1\npublisher: Nature Publishing Group","page":"40579","source":"www.nature.com","title":"Endozoicomonas genomes reveal functional adaptation and plasticity in bacterial strains symbiotically associated with diverse marine hosts","volume":"7","author":[{"family":"Neave","given":"Matthew J."},{"family":"Michell","given":"Craig T."},{"family":"Apprill","given":"Amy"},{"family":"Voolstra","given":"Christian R."}],"issued":{"date-parts":[["2017",1,17]]}}},{"id":1667,"uris":["http://zotero.org/groups/2769688/items/NQPICS5E"],"itemData":{"id":1667,"type":"article-journal","abstract":"Dominant coral-associated Endozoicomonas bacteria species are hypothesized to play a role in the coral sulfur cycle by metabolizing dimethylsulfoniopropionate (DMSP) into dimethylsulfide (DMS); however, no sequenced genome to date harbors genes for this process. In this study, we assembled high-quality (&gt;95% complete) draft genomes of strains of the recently added species Endozoicomonas acroporae (Acr-14T, Acr-1, and Acr-5) isolated from the coral Acropora sp. and performed a comparative genomic analysis on the genus Endozoicomonas. We identified DMSP CoA-transferase/lyase—a dddD gene homolog in all sequenced genomes of E. acroporae strains—and functionally characterized bacteria capable of metabolizing DMSP into DMS via the DddD cleavage pathway using RT-qPCR and gas chromatography (GC). Furthermore, we demonstrated that E. acroporae strains can use DMSP as a carbon source and have genes arranged in an operon-like manner to link DMSP metabolism to the central carbon cycle. This study confirms the role of Endozoicomonas in the coral sulfur cycle.","container-title":"The ISME Journal","DOI":"10.1038/s41396-020-0610-x","ISSN":"1751-7370","issue":"5","journalAbbreviation":"ISME J","language":"en","license":"2020 The Author(s)","note":"number: 5\npublisher: Nature Publishing Group","page":"1290-1303","source":"www.nature.com","title":"Comparative genomics: Dominant coral-bacterium Endozoicomonas acroporae metabolizes dimethylsulfoniopropionate (DMSP)","title-short":"Comparative genomics","volume":"14","author":[{"family":"Tandon","given":"Kshitij"},{"family":"Lu","given":"Chih-Ying"},{"family":"Chiang","given":"Pei-Wen"},{"family":"Wada","given":"Naohisa"},{"family":"Yang","given":"Shan-Hua"},{"family":"Chan","given":"Ya-Fan"},{"family":"Chen","given":"Ping-Yun"},{"family":"Chang","given":"Hsiao-Yu"},{"family":"Chiou","given":"Yu-Jing"},{"family":"Chou","given":"Ming-Shean"},{"family":"Chen","given":"Wen-Ming"},{"family":"Tang","given":"Sen-Lin"}],"issued":{"date-parts":[["2020",5]]}}}],"schema":"https://github.com/citation-style-language/schema/raw/master/csl-citation.json"} </w:instrText>
      </w:r>
      <w:r w:rsidR="00AE7C6A">
        <w:rPr>
          <w:rFonts w:ascii="Arial" w:hAnsi="Arial" w:cs="Arial"/>
          <w:sz w:val="20"/>
          <w:szCs w:val="20"/>
        </w:rPr>
        <w:fldChar w:fldCharType="separate"/>
      </w:r>
      <w:r w:rsidR="00C04DDF" w:rsidRPr="00C04DDF">
        <w:rPr>
          <w:rFonts w:ascii="Arial" w:hAnsi="Arial" w:cs="Arial"/>
          <w:sz w:val="20"/>
          <w:vertAlign w:val="superscript"/>
        </w:rPr>
        <w:t>35,36</w:t>
      </w:r>
      <w:r w:rsidR="00AE7C6A">
        <w:rPr>
          <w:rFonts w:ascii="Arial" w:hAnsi="Arial" w:cs="Arial"/>
          <w:sz w:val="20"/>
          <w:szCs w:val="20"/>
        </w:rPr>
        <w:fldChar w:fldCharType="end"/>
      </w:r>
      <w:ins w:id="79" w:author="Microsoft Office User" w:date="2024-10-28T13:11:00Z">
        <w:r w:rsidR="00C04DDF">
          <w:rPr>
            <w:rFonts w:ascii="Arial" w:hAnsi="Arial" w:cs="Arial"/>
            <w:sz w:val="20"/>
            <w:szCs w:val="20"/>
          </w:rPr>
          <w:t xml:space="preserve"> (but see</w:t>
        </w:r>
      </w:ins>
      <w:r w:rsidR="00C04DDF">
        <w:rPr>
          <w:rFonts w:ascii="Arial" w:hAnsi="Arial" w:cs="Arial"/>
          <w:sz w:val="20"/>
          <w:szCs w:val="20"/>
        </w:rPr>
        <w:fldChar w:fldCharType="begin"/>
      </w:r>
      <w:r w:rsidR="007372D3">
        <w:rPr>
          <w:rFonts w:ascii="Arial" w:hAnsi="Arial" w:cs="Arial"/>
          <w:sz w:val="20"/>
          <w:szCs w:val="20"/>
        </w:rPr>
        <w:instrText xml:space="preserve"> ADDIN ZOTERO_ITEM CSL_CITATION {"citationID":"wXDonERV","properties":{"formattedCitation":"\\super 34\\nosupersub{}","plainCitation":"34","noteIndex":0},"citationItems":[{"id":2632,"uris":["http://zotero.org/users/5951735/items/RDSKEA9S"],"itemData":{"id":2632,"type":"article-journal","abstract":"Stony corals are poster child holobionts due to their intimate association with diverse microorganisms from all domains of life. We are only beginning to understand the diverse functions of most of these microbial associates, including potential main contributors to holobiont health and resilience. Among these, bacteria of the elusive genus Endozoicomonas are widely perceived as beneficial symbionts based on their genomic potential and their high prevalence and ubiquitous presence in coral tissues. Simultaneously, evidence of pathogenic and parasitic Endozoicomonas lineages in other marine animals is emerging. Synthesizing the current knowledge on the association of Endozoicomonas with marine holobionts, we challenge the perception of a purely mutualistic coral-Endozoicomonas relationship and propose directions to elucidate its role along the symbiotic spectrum.","container-title":"Trends in Microbiology","DOI":"10.1016/j.tim.2023.11.006","ISSN":"1878-4380","issue":"5","journalAbbreviation":"Trends Microbiol","language":"eng","note":"PMID: 38216372","page":"422-434","source":"PubMed","title":"Frenemies on the reef? Resolving the coral-Endozoicomonas association","title-short":"Frenemies on the reef?","volume":"32","author":[{"family":"Pogoreutz","given":"Claudia"},{"family":"Ziegler","given":"Maren"}],"issued":{"date-parts":[["2024",5]]}}}],"schema":"https://github.com/citation-style-language/schema/raw/master/csl-citation.json"} </w:instrText>
      </w:r>
      <w:r w:rsidR="00C04DDF">
        <w:rPr>
          <w:rFonts w:ascii="Arial" w:hAnsi="Arial" w:cs="Arial"/>
          <w:sz w:val="20"/>
          <w:szCs w:val="20"/>
        </w:rPr>
        <w:fldChar w:fldCharType="separate"/>
      </w:r>
      <w:r w:rsidR="00C04DDF" w:rsidRPr="00C04DDF">
        <w:rPr>
          <w:rFonts w:ascii="Arial" w:hAnsi="Arial" w:cs="Arial"/>
          <w:sz w:val="20"/>
          <w:vertAlign w:val="superscript"/>
        </w:rPr>
        <w:t>34</w:t>
      </w:r>
      <w:r w:rsidR="00C04DDF">
        <w:rPr>
          <w:rFonts w:ascii="Arial" w:hAnsi="Arial" w:cs="Arial"/>
          <w:sz w:val="20"/>
          <w:szCs w:val="20"/>
        </w:rPr>
        <w:fldChar w:fldCharType="end"/>
      </w:r>
      <w:ins w:id="80" w:author="Microsoft Office User" w:date="2024-10-28T13:11:00Z">
        <w:r w:rsidR="00C04DDF">
          <w:rPr>
            <w:rFonts w:ascii="Arial" w:hAnsi="Arial" w:cs="Arial"/>
            <w:sz w:val="20"/>
            <w:szCs w:val="20"/>
          </w:rPr>
          <w:t>)</w:t>
        </w:r>
      </w:ins>
      <w:ins w:id="81" w:author="Microsoft Office User" w:date="2024-10-28T16:24:00Z">
        <w:r w:rsidR="00F44CA0">
          <w:rPr>
            <w:rFonts w:ascii="Arial" w:hAnsi="Arial" w:cs="Arial"/>
            <w:sz w:val="20"/>
            <w:szCs w:val="20"/>
          </w:rPr>
          <w:t>, including a potential role in stero</w:t>
        </w:r>
      </w:ins>
      <w:ins w:id="82" w:author="Microsoft Office User" w:date="2024-10-28T16:25:00Z">
        <w:r w:rsidR="00F44CA0">
          <w:rPr>
            <w:rFonts w:ascii="Arial" w:hAnsi="Arial" w:cs="Arial"/>
            <w:sz w:val="20"/>
            <w:szCs w:val="20"/>
          </w:rPr>
          <w:t>id processing</w:t>
        </w:r>
      </w:ins>
      <w:r w:rsidR="00F44CA0">
        <w:rPr>
          <w:rFonts w:ascii="Arial" w:hAnsi="Arial" w:cs="Arial"/>
          <w:sz w:val="20"/>
          <w:szCs w:val="20"/>
        </w:rPr>
        <w:fldChar w:fldCharType="begin"/>
      </w:r>
      <w:r w:rsidR="007372D3">
        <w:rPr>
          <w:rFonts w:ascii="Arial" w:hAnsi="Arial" w:cs="Arial"/>
          <w:sz w:val="20"/>
          <w:szCs w:val="20"/>
        </w:rPr>
        <w:instrText xml:space="preserve"> ADDIN ZOTERO_ITEM CSL_CITATION {"citationID":"2GBvUbL0","properties":{"formattedCitation":"\\super 37\\nosupersub{}","plainCitation":"37","noteIndex":0},"citationItems":[{"id":2150,"uris":["http://zotero.org/groups/2769688/items/8ZCEF283"],"itemData":{"id":2150,"type":"article","abstract":"Summary Paragraph\nRising temperatures are devastating coral populations throughout the globe1. The coral microbiome is believed to play a critical role in sustaining corals and enabling their adaptation to environmental changes, particularly thermal stress2–4. A ubiquitous group of coral-associated bacteria, known as Endozoicomonas, are hypothesized to provide their host with essential metabolites5. However, the nature of coral-Endozoicomonas symbiosis and the role these bacteria play in adaptation to thermal stress are largely unknown. Here, we show that symbiotic Endozoicomonas adapt to the host environment by gaining the ability to degrade coral-derived steroids and Symbiodiniaceae-derived galactose while losing the ability to synthesize iron-binding siderophores, a common feature of free-living marine bacteria6. More importantly, under thermal stress Endozoicomonas utilizes coral-derived cholesterol partially as a carbon source while simultaneously converting it to the hormones testosterone and progesterone. Both steroids prime the innate immune system and inhibit pathogenic bacteria and fungi7. These findings highlight an unknown interaction between corals and their microbiome that may be critical to coral health as oceans warm up. The ability of bacteria to synthesize eukaryotic steroid hormones underscores the importance of these molecules in inter-kingdom interactions and suggests that their origin may have evolved as a result of eukaryogenesis.","DOI":"10.1101/2023.09.19.558257","language":"en","license":"© 2023, Posted by Cold Spring Harbor Laboratory. This pre-print is available under a Creative Commons License (Attribution-NonCommercial-NoDerivs 4.0 International), CC BY-NC-ND 4.0, as described at http://creativecommons.org/licenses/by-nc-nd/4.0/","note":"page: 2023.09.19.558257\nsection: New Results","publisher":"bioRxiv","source":"bioRxiv","title":"Endozoicomonas provides corals with steroid hormones during thermal stress","URL":"https://www.biorxiv.org/content/10.1101/2023.09.19.558257v1","author":[{"family":"Ochsenkühn","given":"Michael A."},{"family":"Mohamed","given":"Amin R."},{"family":"Haydon","given":"Trent D."},{"family":"Coe","given":"Lisa S. Y."},{"family":"Abrego","given":"David"},{"family":"Amin","given":"Shady A."}],"accessed":{"date-parts":[["2024",3,18]]},"issued":{"date-parts":[["2023",9,19]]}}}],"schema":"https://github.com/citation-style-language/schema/raw/master/csl-citation.json"} </w:instrText>
      </w:r>
      <w:r w:rsidR="00F44CA0">
        <w:rPr>
          <w:rFonts w:ascii="Arial" w:hAnsi="Arial" w:cs="Arial"/>
          <w:sz w:val="20"/>
          <w:szCs w:val="20"/>
        </w:rPr>
        <w:fldChar w:fldCharType="separate"/>
      </w:r>
      <w:r w:rsidR="00F44CA0" w:rsidRPr="00F44CA0">
        <w:rPr>
          <w:rFonts w:ascii="Arial" w:hAnsi="Arial" w:cs="Arial"/>
          <w:sz w:val="20"/>
          <w:vertAlign w:val="superscript"/>
        </w:rPr>
        <w:t>37</w:t>
      </w:r>
      <w:r w:rsidR="00F44CA0">
        <w:rPr>
          <w:rFonts w:ascii="Arial" w:hAnsi="Arial" w:cs="Arial"/>
          <w:sz w:val="20"/>
          <w:szCs w:val="20"/>
        </w:rPr>
        <w:fldChar w:fldCharType="end"/>
      </w:r>
      <w:ins w:id="83" w:author="Microsoft Office User" w:date="2024-10-28T16:27:00Z">
        <w:r w:rsidR="00F44CA0">
          <w:rPr>
            <w:rFonts w:ascii="Arial" w:hAnsi="Arial" w:cs="Arial"/>
            <w:sz w:val="20"/>
            <w:szCs w:val="20"/>
          </w:rPr>
          <w:t xml:space="preserve">. </w:t>
        </w:r>
      </w:ins>
      <w:del w:id="84" w:author="Microsoft Office User" w:date="2024-10-28T16:27:00Z">
        <w:r w:rsidRPr="00961490" w:rsidDel="00F44CA0">
          <w:rPr>
            <w:rFonts w:ascii="Arial" w:hAnsi="Arial" w:cs="Arial"/>
            <w:sz w:val="20"/>
            <w:szCs w:val="20"/>
          </w:rPr>
          <w:delText xml:space="preserve"> and </w:delText>
        </w:r>
      </w:del>
      <w:ins w:id="85" w:author="Microsoft Office User" w:date="2024-10-28T16:27:00Z">
        <w:r w:rsidR="00F44CA0">
          <w:rPr>
            <w:rFonts w:ascii="Arial" w:hAnsi="Arial" w:cs="Arial"/>
            <w:sz w:val="20"/>
            <w:szCs w:val="20"/>
          </w:rPr>
          <w:t>E</w:t>
        </w:r>
      </w:ins>
      <w:del w:id="86" w:author="Microsoft Office User" w:date="2024-10-28T16:27:00Z">
        <w:r w:rsidRPr="00961490" w:rsidDel="00F44CA0">
          <w:rPr>
            <w:rFonts w:ascii="Arial" w:hAnsi="Arial" w:cs="Arial"/>
            <w:sz w:val="20"/>
            <w:szCs w:val="20"/>
          </w:rPr>
          <w:delText>e</w:delText>
        </w:r>
      </w:del>
      <w:r w:rsidRPr="00961490">
        <w:rPr>
          <w:rFonts w:ascii="Arial" w:hAnsi="Arial" w:cs="Arial"/>
          <w:sz w:val="20"/>
          <w:szCs w:val="20"/>
        </w:rPr>
        <w:t xml:space="preserve">xperimental studies have shown that decreases in its </w:t>
      </w:r>
      <w:ins w:id="87" w:author="Microsoft Office User" w:date="2024-10-28T13:41:00Z">
        <w:r w:rsidR="005A4D34">
          <w:rPr>
            <w:rFonts w:ascii="Arial" w:hAnsi="Arial" w:cs="Arial"/>
            <w:sz w:val="20"/>
            <w:szCs w:val="20"/>
          </w:rPr>
          <w:t xml:space="preserve">relative </w:t>
        </w:r>
      </w:ins>
      <w:r w:rsidRPr="00961490">
        <w:rPr>
          <w:rFonts w:ascii="Arial" w:hAnsi="Arial" w:cs="Arial"/>
          <w:sz w:val="20"/>
          <w:szCs w:val="20"/>
        </w:rPr>
        <w:t xml:space="preserve">abundance </w:t>
      </w:r>
      <w:ins w:id="88" w:author="Microsoft Office User" w:date="2024-11-01T10:59:00Z">
        <w:r w:rsidR="00CF6CD3">
          <w:rPr>
            <w:rFonts w:ascii="Arial" w:hAnsi="Arial" w:cs="Arial"/>
            <w:sz w:val="20"/>
            <w:szCs w:val="20"/>
          </w:rPr>
          <w:t>are</w:t>
        </w:r>
      </w:ins>
      <w:del w:id="89" w:author="Microsoft Office User" w:date="2024-11-01T10:59:00Z">
        <w:r w:rsidRPr="00961490" w:rsidDel="00CF6CD3">
          <w:rPr>
            <w:rFonts w:ascii="Arial" w:hAnsi="Arial" w:cs="Arial"/>
            <w:sz w:val="20"/>
            <w:szCs w:val="20"/>
          </w:rPr>
          <w:delText>is</w:delText>
        </w:r>
      </w:del>
      <w:r w:rsidRPr="00961490">
        <w:rPr>
          <w:rFonts w:ascii="Arial" w:hAnsi="Arial" w:cs="Arial"/>
          <w:sz w:val="20"/>
          <w:szCs w:val="20"/>
        </w:rPr>
        <w:t xml:space="preserve"> typical with disease</w:t>
      </w:r>
      <w:r w:rsidR="00AE7C6A">
        <w:rPr>
          <w:rFonts w:ascii="Arial" w:hAnsi="Arial" w:cs="Arial"/>
          <w:sz w:val="20"/>
          <w:szCs w:val="20"/>
        </w:rPr>
        <w:fldChar w:fldCharType="begin"/>
      </w:r>
      <w:r w:rsidR="007372D3">
        <w:rPr>
          <w:rFonts w:ascii="Arial" w:hAnsi="Arial" w:cs="Arial"/>
          <w:sz w:val="20"/>
          <w:szCs w:val="20"/>
        </w:rPr>
        <w:instrText xml:space="preserve"> ADDIN ZOTERO_ITEM CSL_CITATION {"citationID":"s82tyNM6","properties":{"formattedCitation":"\\super 38,39\\nosupersub{}","plainCitation":"38,39","noteIndex":0},"citationItems":[{"id":1620,"uris":["http://zotero.org/groups/2769688/items/QTIJWXKY"],"itemData":{"id":1620,"type":"article-journal","abstract":"Increased bacterial diversity on diseased corals can obscure disease etiology and complicate our understanding of pathogenesis. To untangle microbes that may cause white band disease signs from microbes responding to disease, we inoculated healthy Acropora cervicornis corals with an infectious dose from visibly diseased corals. We sampled these dosed corals and healthy controls over time for sequencing of the bacterial 16S region. Endozoicomonas were associated with healthy fragments from 4/10 colonies, dominating microbiomes before dosing and decreasing over time only in corals that displayed disease signs, suggesting a role in disease resistance. We grouped disease-associated bacteria by when they increased in abundance (primary vs secondary) and whether they originated in the dose (colonizers) or the previously healthy corals (responders). We found that all primary responders increased in all dosed corals regardless of final disease state and are therefore unlikely to cause disease signs. In contrast, primary colonizers in the families Pasteurellaceae and Francisellaceae increased solely in dosed corals that ultimately displayed disease signs, and may be infectious foreign bacteria involved in the development of disease signs. Moving away from a static comparison of diseased and healthy bacterial communities, we provide a framework to identify key players in other coral diseases.","container-title":"FEMS microbiology ecology","DOI":"10.1093/femsec/fix080","ISSN":"1574-6941","issue":"7","journalAbbreviation":"FEMS Microbiol Ecol","language":"eng","note":"PMID: 28637338","source":"PubMed","title":"Complex interactions between potentially pathogenic, opportunistic, and resident bacteria emerge during infection on a reef-building coral","volume":"93","author":[{"family":"Gignoux-Wolfsohn","given":"Sarah A."},{"family":"Aronson","given":"Felicia M."},{"family":"Vollmer","given":"Steven V."}],"issued":{"date-parts":[["2017",7,1]]}}},{"id":1658,"uris":["http://zotero.org/groups/2769688/items/ZCR4ZQGA"],"itemData":{"id":1658,"type":"article-journal","abstract":"Apical lesions on Porites astreoides were characterized by the appearance of a thin yellow band, which was preceded by bleaching of the coral tissues and followed by a completely denuded coral skeleton, which often harbored secondary macroalgal colonizers. These characteristics have not been previously described in Porites and do not match common Caribbean coral diseases. The lesions were observed only in warmer months and at shallow depths on the fore reef in Belize. Analysis of the microbial community composition based on the V4 hypervariable region of 16S ribosomal RNA genes revealed that the surface microbiomes associated with nonsymptomatic corals were dominated by the members of the genus Endozoicomonas, consistent with other studies. Comparison of the microbiomes of nonsymptomatic and lesioned coral colonies sampled in July and September revealed two distinct groups, inconsistently related to the disease state of the coral, but showing some temporal signal. The loss of Endozoicomonas was characteristic of lesioned corals, which also harbored potential opportunistic pathogens such as Alternaria, Stenotrophomonas, and Achromobacter. The presence of lesions in P. astreoides coincided with a decrease in the relative abundance of Endozoicomonas, rather than the appearance of specific pathogenic taxa.","container-title":"PLOS ONE","DOI":"10.1371/journal.pone.0100316","ISSN":"1932-6203","issue":"6","journalAbbreviation":"PLOS ONE","language":"en","note":"publisher: Public Library of Science","page":"e100316","source":"PLoS Journals","title":"Community Shifts in the Surface Microbiomes of the Coral Porites astreoides with Unusual Lesions","volume":"9","author":[{"family":"Meyer","given":"Julie L."},{"family":"Paul","given":"Valerie J."},{"family":"Teplitski","given":"Max"}],"issued":{"date-parts":[["2014",6,17]]}}}],"schema":"https://github.com/citation-style-language/schema/raw/master/csl-citation.json"} </w:instrText>
      </w:r>
      <w:r w:rsidR="00AE7C6A">
        <w:rPr>
          <w:rFonts w:ascii="Arial" w:hAnsi="Arial" w:cs="Arial"/>
          <w:sz w:val="20"/>
          <w:szCs w:val="20"/>
        </w:rPr>
        <w:fldChar w:fldCharType="separate"/>
      </w:r>
      <w:r w:rsidR="00F44CA0" w:rsidRPr="00F44CA0">
        <w:rPr>
          <w:rFonts w:ascii="Arial" w:hAnsi="Arial" w:cs="Arial"/>
          <w:sz w:val="20"/>
          <w:vertAlign w:val="superscript"/>
        </w:rPr>
        <w:t>38,39</w:t>
      </w:r>
      <w:r w:rsidR="00AE7C6A">
        <w:rPr>
          <w:rFonts w:ascii="Arial" w:hAnsi="Arial" w:cs="Arial"/>
          <w:sz w:val="20"/>
          <w:szCs w:val="20"/>
        </w:rPr>
        <w:fldChar w:fldCharType="end"/>
      </w:r>
      <w:r w:rsidRPr="00961490">
        <w:rPr>
          <w:rFonts w:ascii="Arial" w:hAnsi="Arial" w:cs="Arial"/>
          <w:sz w:val="20"/>
          <w:szCs w:val="20"/>
        </w:rPr>
        <w:t xml:space="preserve"> or other health stressors such as bleaching</w:t>
      </w:r>
      <w:r w:rsidR="00AE7C6A">
        <w:rPr>
          <w:rFonts w:ascii="Arial" w:hAnsi="Arial" w:cs="Arial"/>
          <w:sz w:val="20"/>
          <w:szCs w:val="20"/>
        </w:rPr>
        <w:t xml:space="preserve"> </w:t>
      </w:r>
      <w:r w:rsidR="00AE7C6A">
        <w:rPr>
          <w:rFonts w:ascii="Arial" w:hAnsi="Arial" w:cs="Arial"/>
          <w:sz w:val="20"/>
          <w:szCs w:val="20"/>
        </w:rPr>
        <w:fldChar w:fldCharType="begin"/>
      </w:r>
      <w:r w:rsidR="007372D3">
        <w:rPr>
          <w:rFonts w:ascii="Arial" w:hAnsi="Arial" w:cs="Arial"/>
          <w:sz w:val="20"/>
          <w:szCs w:val="20"/>
        </w:rPr>
        <w:instrText xml:space="preserve"> ADDIN ZOTERO_ITEM CSL_CITATION {"citationID":"yZie0wwE","properties":{"formattedCitation":"\\super 33\\nosupersub{}","plainCitation":"33","noteIndex":0},"citationItems":[{"id":157,"uris":["http://zotero.org/users/5951735/items/VFSLLWK8"],"itemData":{"id":157,"type":"article-journal","container-title":"The ISME Journal","DOI":"10.1038/ismej.2007.112","ISSN":"1751-7362, 1751-7370","issue":"4","journalAbbreviation":"ISME J","language":"en","page":"350-363","source":"DOI.org (Crossref)","title":"Changes in coral-associated microbial communities during a bleaching event","volume":"2","author":[{"family":"Bourne","given":"David"},{"family":"Iida","given":"Yuki"},{"family":"Uthicke","given":"Sven"},{"family":"Smith-Keune","given":"Carolyn"}],"issued":{"date-parts":[["2008",4]]}}}],"schema":"https://github.com/citation-style-language/schema/raw/master/csl-citation.json"} </w:instrText>
      </w:r>
      <w:r w:rsidR="00AE7C6A">
        <w:rPr>
          <w:rFonts w:ascii="Arial" w:hAnsi="Arial" w:cs="Arial"/>
          <w:sz w:val="20"/>
          <w:szCs w:val="20"/>
        </w:rPr>
        <w:fldChar w:fldCharType="separate"/>
      </w:r>
      <w:r w:rsidR="00AE7C6A" w:rsidRPr="00AE7C6A">
        <w:rPr>
          <w:rFonts w:ascii="Arial" w:hAnsi="Arial" w:cs="Arial"/>
          <w:sz w:val="20"/>
          <w:vertAlign w:val="superscript"/>
        </w:rPr>
        <w:t>33</w:t>
      </w:r>
      <w:r w:rsidR="00AE7C6A">
        <w:rPr>
          <w:rFonts w:ascii="Arial" w:hAnsi="Arial" w:cs="Arial"/>
          <w:sz w:val="20"/>
          <w:szCs w:val="20"/>
        </w:rPr>
        <w:fldChar w:fldCharType="end"/>
      </w:r>
      <w:r w:rsidRPr="00961490">
        <w:rPr>
          <w:rFonts w:ascii="Arial" w:hAnsi="Arial" w:cs="Arial"/>
          <w:sz w:val="20"/>
          <w:szCs w:val="20"/>
        </w:rPr>
        <w:t xml:space="preserve">. This suggests that the striking correlation between </w:t>
      </w:r>
      <w:r w:rsidRPr="00961490">
        <w:rPr>
          <w:rFonts w:ascii="Arial" w:hAnsi="Arial" w:cs="Arial"/>
          <w:i/>
          <w:sz w:val="20"/>
          <w:szCs w:val="20"/>
        </w:rPr>
        <w:t xml:space="preserve">Endozoicomonas </w:t>
      </w:r>
      <w:r w:rsidRPr="00961490">
        <w:rPr>
          <w:rFonts w:ascii="Arial" w:hAnsi="Arial" w:cs="Arial"/>
          <w:sz w:val="20"/>
          <w:szCs w:val="20"/>
        </w:rPr>
        <w:t xml:space="preserve">and disease is not due to pathogenesis by </w:t>
      </w:r>
      <w:r w:rsidRPr="00961490">
        <w:rPr>
          <w:rFonts w:ascii="Arial" w:hAnsi="Arial" w:cs="Arial"/>
          <w:i/>
          <w:sz w:val="20"/>
          <w:szCs w:val="20"/>
        </w:rPr>
        <w:t>Endozoicomonas</w:t>
      </w:r>
      <w:ins w:id="90" w:author="Microsoft Office User" w:date="2024-10-28T16:43:00Z">
        <w:r w:rsidR="00906414">
          <w:rPr>
            <w:rFonts w:ascii="Arial" w:hAnsi="Arial" w:cs="Arial"/>
            <w:sz w:val="20"/>
            <w:szCs w:val="20"/>
          </w:rPr>
          <w:t xml:space="preserve">. </w:t>
        </w:r>
      </w:ins>
      <w:del w:id="91" w:author="Microsoft Office User" w:date="2024-10-28T16:43:00Z">
        <w:r w:rsidRPr="00961490" w:rsidDel="00906414">
          <w:rPr>
            <w:rFonts w:ascii="Arial" w:hAnsi="Arial" w:cs="Arial"/>
            <w:sz w:val="20"/>
            <w:szCs w:val="20"/>
          </w:rPr>
          <w:delText xml:space="preserve">, </w:delText>
        </w:r>
      </w:del>
      <w:ins w:id="92" w:author="Microsoft Office User" w:date="2024-10-28T16:43:00Z">
        <w:r w:rsidR="00906414">
          <w:rPr>
            <w:rFonts w:ascii="Arial" w:hAnsi="Arial" w:cs="Arial"/>
            <w:color w:val="242424"/>
            <w:sz w:val="20"/>
            <w:szCs w:val="20"/>
            <w:shd w:val="clear" w:color="auto" w:fill="FFFFFF"/>
          </w:rPr>
          <w:t xml:space="preserve">There are several possibilities for how a non-pathogen might nonetheless increase disease, including opportunity costs in host biology (e.g., in innate immunity, permissiveness to CAMA formation), tradeoffs in microbial symbiosis (e.g., dominance of Endozoicomonas vs more diverse and potentially flexible microbiome associates with benefits for pathogen defense or resilience to environmental change), or tradeoffs driven by host physiological changes induced by </w:t>
        </w:r>
        <w:r w:rsidR="00906414">
          <w:rPr>
            <w:rFonts w:ascii="Arial" w:hAnsi="Arial" w:cs="Arial"/>
            <w:i/>
            <w:iCs/>
            <w:color w:val="242424"/>
            <w:sz w:val="20"/>
            <w:szCs w:val="20"/>
            <w:shd w:val="clear" w:color="auto" w:fill="FFFFFF"/>
          </w:rPr>
          <w:t xml:space="preserve">Endozoicomonas </w:t>
        </w:r>
        <w:r w:rsidR="00906414">
          <w:rPr>
            <w:rFonts w:ascii="Arial" w:hAnsi="Arial" w:cs="Arial"/>
            <w:color w:val="242424"/>
            <w:sz w:val="20"/>
            <w:szCs w:val="20"/>
            <w:shd w:val="clear" w:color="auto" w:fill="FFFFFF"/>
          </w:rPr>
          <w:t xml:space="preserve">(e.g., in steroid hormone processing). However, regardless of mechanism, if maintenance of high relative abundances of </w:t>
        </w:r>
        <w:r w:rsidR="00906414">
          <w:rPr>
            <w:rFonts w:ascii="Arial" w:hAnsi="Arial" w:cs="Arial"/>
            <w:i/>
            <w:iCs/>
            <w:color w:val="242424"/>
            <w:sz w:val="20"/>
            <w:szCs w:val="20"/>
            <w:shd w:val="clear" w:color="auto" w:fill="FFFFFF"/>
          </w:rPr>
          <w:lastRenderedPageBreak/>
          <w:t>Endozoicomonas</w:t>
        </w:r>
        <w:r w:rsidR="00906414">
          <w:rPr>
            <w:rFonts w:ascii="Arial" w:hAnsi="Arial" w:cs="Arial"/>
            <w:color w:val="242424"/>
            <w:sz w:val="20"/>
            <w:szCs w:val="20"/>
            <w:shd w:val="clear" w:color="auto" w:fill="FFFFFF"/>
          </w:rPr>
          <w:t xml:space="preserve"> has fitness costs, they may be balanced by benefits to the host</w:t>
        </w:r>
      </w:ins>
      <w:ins w:id="93" w:author="Microsoft Office User" w:date="2024-11-01T10:59:00Z">
        <w:r w:rsidR="00CF6CD3">
          <w:rPr>
            <w:rFonts w:ascii="Arial" w:hAnsi="Arial" w:cs="Arial"/>
            <w:color w:val="242424"/>
            <w:sz w:val="20"/>
            <w:szCs w:val="20"/>
            <w:shd w:val="clear" w:color="auto" w:fill="FFFFFF"/>
          </w:rPr>
          <w:t xml:space="preserve"> – at least under</w:t>
        </w:r>
      </w:ins>
      <w:ins w:id="94" w:author="Microsoft Office User" w:date="2024-11-01T11:00:00Z">
        <w:r w:rsidR="00CF6CD3">
          <w:rPr>
            <w:rFonts w:ascii="Arial" w:hAnsi="Arial" w:cs="Arial"/>
            <w:color w:val="242424"/>
            <w:sz w:val="20"/>
            <w:szCs w:val="20"/>
            <w:shd w:val="clear" w:color="auto" w:fill="FFFFFF"/>
          </w:rPr>
          <w:t xml:space="preserve"> some conditions</w:t>
        </w:r>
      </w:ins>
      <w:ins w:id="95" w:author="Microsoft Office User" w:date="2024-10-28T16:43:00Z">
        <w:r w:rsidR="00906414">
          <w:rPr>
            <w:rFonts w:ascii="Arial" w:hAnsi="Arial" w:cs="Arial"/>
            <w:color w:val="242424"/>
            <w:sz w:val="20"/>
            <w:szCs w:val="20"/>
            <w:shd w:val="clear" w:color="auto" w:fill="FFFFFF"/>
          </w:rPr>
          <w:t xml:space="preserve">. </w:t>
        </w:r>
      </w:ins>
      <w:del w:id="96" w:author="Microsoft Office User" w:date="2024-10-28T16:43:00Z">
        <w:r w:rsidRPr="00961490" w:rsidDel="00906414">
          <w:rPr>
            <w:rFonts w:ascii="Arial" w:hAnsi="Arial" w:cs="Arial"/>
            <w:sz w:val="20"/>
            <w:szCs w:val="20"/>
          </w:rPr>
          <w:delText xml:space="preserve">but instead might arise due to opportunity costs (e.g., in innate immunity, permissiveness to CAMA formation, or symbiosis with defensive microbes within coral tissue). If maintenance of high abundances of </w:delText>
        </w:r>
        <w:r w:rsidRPr="00961490" w:rsidDel="00906414">
          <w:rPr>
            <w:rFonts w:ascii="Arial" w:hAnsi="Arial" w:cs="Arial"/>
            <w:i/>
            <w:sz w:val="20"/>
            <w:szCs w:val="20"/>
          </w:rPr>
          <w:delText>Endozoicomonas</w:delText>
        </w:r>
        <w:r w:rsidRPr="00961490" w:rsidDel="00906414">
          <w:rPr>
            <w:rFonts w:ascii="Arial" w:hAnsi="Arial" w:cs="Arial"/>
            <w:sz w:val="20"/>
            <w:szCs w:val="20"/>
          </w:rPr>
          <w:delText xml:space="preserve"> has fitness costs, they may be balanced by metabolic benefits, and we should expect that </w:delText>
        </w:r>
        <w:r w:rsidRPr="00961490" w:rsidDel="00906414">
          <w:rPr>
            <w:rFonts w:ascii="Arial" w:hAnsi="Arial" w:cs="Arial"/>
            <w:i/>
            <w:sz w:val="20"/>
            <w:szCs w:val="20"/>
          </w:rPr>
          <w:delText xml:space="preserve">Endozoicomonas </w:delText>
        </w:r>
        <w:r w:rsidRPr="00961490" w:rsidDel="00906414">
          <w:rPr>
            <w:rFonts w:ascii="Arial" w:hAnsi="Arial" w:cs="Arial"/>
            <w:sz w:val="20"/>
            <w:szCs w:val="20"/>
          </w:rPr>
          <w:delText xml:space="preserve">would be more abundant in corals with life-history strategies that favor traits such as rapid growth. </w:delText>
        </w:r>
      </w:del>
    </w:p>
    <w:p w14:paraId="53AAF3E5" w14:textId="77777777" w:rsidR="00906414" w:rsidRPr="00906414" w:rsidRDefault="00906414">
      <w:pPr>
        <w:pStyle w:val="NormalWeb"/>
        <w:rPr>
          <w:rFonts w:ascii="Arial" w:hAnsi="Arial" w:cs="Arial"/>
          <w:color w:val="242424"/>
          <w:sz w:val="20"/>
          <w:szCs w:val="20"/>
          <w:shd w:val="clear" w:color="auto" w:fill="FFFFFF"/>
          <w:rPrChange w:id="97" w:author="Microsoft Office User" w:date="2024-10-28T16:44:00Z">
            <w:rPr>
              <w:rFonts w:ascii="Arial" w:eastAsia="Times New Roman" w:hAnsi="Arial" w:cs="Arial"/>
              <w:sz w:val="20"/>
              <w:szCs w:val="20"/>
            </w:rPr>
          </w:rPrChange>
        </w:rPr>
        <w:pPrChange w:id="98" w:author="Microsoft Office User" w:date="2024-10-28T16:44:00Z">
          <w:pPr/>
        </w:pPrChange>
      </w:pPr>
    </w:p>
    <w:p w14:paraId="4417B7C2" w14:textId="0FF3E6AD" w:rsidR="00961490" w:rsidRPr="00961490" w:rsidRDefault="00961490" w:rsidP="00961490">
      <w:pPr>
        <w:rPr>
          <w:rFonts w:ascii="Arial" w:eastAsia="Times New Roman" w:hAnsi="Arial" w:cs="Arial"/>
          <w:sz w:val="20"/>
          <w:szCs w:val="20"/>
        </w:rPr>
      </w:pPr>
      <w:r w:rsidRPr="00961490">
        <w:rPr>
          <w:rFonts w:ascii="Arial" w:eastAsia="Times New Roman" w:hAnsi="Arial" w:cs="Arial"/>
          <w:sz w:val="20"/>
          <w:szCs w:val="20"/>
        </w:rPr>
        <w:t xml:space="preserve">If symbiosis with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did play a causal role in coral life-history tradeoffs, we hypothesized that we would see a positive correlation between a beneficial coral trait and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that counterbalances the correlation between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and disease. Given that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is thought to be a metabolic mutualist of corals, and it has recently been suggested to facilitate faster coral growth</w:t>
      </w:r>
      <w:r w:rsidR="00AE7C6A">
        <w:rPr>
          <w:rFonts w:ascii="Arial" w:eastAsia="Times New Roman" w:hAnsi="Arial" w:cs="Arial"/>
          <w:sz w:val="20"/>
          <w:szCs w:val="20"/>
        </w:rPr>
        <w:fldChar w:fldCharType="begin"/>
      </w:r>
      <w:r w:rsidR="007372D3">
        <w:rPr>
          <w:rFonts w:ascii="Arial" w:eastAsia="Times New Roman" w:hAnsi="Arial" w:cs="Arial"/>
          <w:sz w:val="20"/>
          <w:szCs w:val="20"/>
        </w:rPr>
        <w:instrText xml:space="preserve"> ADDIN ZOTERO_ITEM CSL_CITATION {"citationID":"mBw1kFbh","properties":{"formattedCitation":"\\super 32\\nosupersub{}","plainCitation":"32","noteIndex":0},"citationItems":[{"id":1834,"uris":["http://zotero.org/groups/2769688/items/BIJGWRYF"],"itemData":{"id":1834,"type":"article-journal","container-title":"Science Advances","DOI":"10.1126/sciadv.abo2431","issue":"27","note":"publisher: American Association for the Advancement of Science","page":"eabo2431","source":"science.org (Atypon)","title":"High-resolution spatial and genomic characterization of coral-associated microbial aggregates in the coral Stylophora pistillata","volume":"8","author":[{"family":"Wada","given":"Naohisa"},{"family":"Hsu","given":"Ming-Tsung"},{"family":"Tandon","given":"Kshitij"},{"family":"Hsiao","given":"Silver Sung-Yun"},{"family":"Chen","given":"Hsing-Ju"},{"family":"Chen","given":"Yu-Hsiang"},{"family":"Chiang","given":"Pei-Wen"},{"family":"Yu","given":"Sheng-Ping"},{"family":"Lu","given":"Chih-Ying"},{"family":"Chiou","given":"Yu-Jing"},{"family":"Tu","given":"Yung-Chi"},{"family":"Tian","given":"Xuejiao"},{"family":"Chen","given":"Bi-Chang"},{"family":"Lee","given":"Der-Chuen"},{"family":"Yamashiro","given":"Hideyuki"},{"family":"Bourne","given":"David G."},{"family":"Tang","given":"Sen-Lin"}],"issued":{"date-parts":[["2022",7,6]]}}}],"schema":"https://github.com/citation-style-language/schema/raw/master/csl-citation.json"} </w:instrText>
      </w:r>
      <w:r w:rsidR="00AE7C6A">
        <w:rPr>
          <w:rFonts w:ascii="Arial" w:eastAsia="Times New Roman" w:hAnsi="Arial" w:cs="Arial"/>
          <w:sz w:val="20"/>
          <w:szCs w:val="20"/>
        </w:rPr>
        <w:fldChar w:fldCharType="separate"/>
      </w:r>
      <w:r w:rsidR="00AE7C6A" w:rsidRPr="00AE7C6A">
        <w:rPr>
          <w:rFonts w:ascii="Arial" w:hAnsi="Arial" w:cs="Arial"/>
          <w:sz w:val="20"/>
          <w:vertAlign w:val="superscript"/>
        </w:rPr>
        <w:t>32</w:t>
      </w:r>
      <w:r w:rsidR="00AE7C6A">
        <w:rPr>
          <w:rFonts w:ascii="Arial" w:eastAsia="Times New Roman" w:hAnsi="Arial" w:cs="Arial"/>
          <w:sz w:val="20"/>
          <w:szCs w:val="20"/>
        </w:rPr>
        <w:fldChar w:fldCharType="end"/>
      </w:r>
      <w:r w:rsidRPr="00961490">
        <w:rPr>
          <w:rFonts w:ascii="Arial" w:eastAsia="Times New Roman" w:hAnsi="Arial" w:cs="Arial"/>
          <w:sz w:val="20"/>
          <w:szCs w:val="20"/>
        </w:rPr>
        <w:t>, growth rate seemed like a likely candidate for a potential benefit explaining the persistence of coral-</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associations. Depending on the mechanism of action, any such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 growth correlations might depend merely on the presence of </w:t>
      </w:r>
      <w:r w:rsidRPr="00961490">
        <w:rPr>
          <w:rFonts w:ascii="Arial" w:eastAsia="Times New Roman" w:hAnsi="Arial" w:cs="Arial"/>
          <w:i/>
          <w:sz w:val="20"/>
          <w:szCs w:val="20"/>
        </w:rPr>
        <w:t>Endozoicomonas</w:t>
      </w:r>
      <w:r w:rsidRPr="00961490">
        <w:rPr>
          <w:rFonts w:ascii="Arial" w:eastAsia="Times New Roman" w:hAnsi="Arial" w:cs="Arial"/>
          <w:sz w:val="20"/>
          <w:szCs w:val="20"/>
        </w:rPr>
        <w:t>, or alternatively on its relative abundance. Using data from the Coral Trait Database (CTDB</w:t>
      </w:r>
      <w:r w:rsidR="00AE7C6A">
        <w:rPr>
          <w:rFonts w:ascii="Arial" w:eastAsia="Times New Roman" w:hAnsi="Arial" w:cs="Arial"/>
          <w:sz w:val="20"/>
          <w:szCs w:val="20"/>
        </w:rPr>
        <w:t>)</w:t>
      </w:r>
      <w:r w:rsidR="00AE7C6A">
        <w:rPr>
          <w:rFonts w:ascii="Arial" w:eastAsia="Times New Roman" w:hAnsi="Arial" w:cs="Arial"/>
          <w:sz w:val="20"/>
          <w:szCs w:val="20"/>
        </w:rPr>
        <w:fldChar w:fldCharType="begin"/>
      </w:r>
      <w:r w:rsidR="007372D3">
        <w:rPr>
          <w:rFonts w:ascii="Arial" w:eastAsia="Times New Roman" w:hAnsi="Arial" w:cs="Arial"/>
          <w:sz w:val="20"/>
          <w:szCs w:val="20"/>
        </w:rPr>
        <w:instrText xml:space="preserve"> ADDIN ZOTERO_ITEM CSL_CITATION {"citationID":"2LT4xYu0","properties":{"formattedCitation":"\\super 30\\nosupersub{}","plainCitation":"30","noteIndex":0},"citationItems":[{"id":2088,"uris":["http://zotero.org/groups/2769688/items/3GF6EKAH"],"itemData":{"id":2088,"type":"article-journal","abstract":"Trait-based approaches advance ecological and evolutionary research because traits provide a strong link to an organism’s function and fitness. Trait-based research might lead to a deeper understanding of the functions of, and services provided by, ecosystems, thereby improving management, which is vital in the current era of rapid environmental change. Coral reef scientists have long collected trait data for corals; however, these are difficult to access and often under-utilized in addressing large-scale questions. We present the Coral Trait Database initiative that aims to bring together physiological, morphological, ecological, phylogenetic and biogeographic trait information into a single repository. The database houses species- and individual-level data from published field and experimental studies alongside contextual data that provide important framing for analyses. In this data descriptor, we release data for 56 traits for 1547 species, and present a collaborative platform on which other trait data are being actively federated. Our overall goal is for the Coral Trait Database to become an open-source, community-led data clearinghouse that accelerates coral reef research.","container-title":"Scientific Data","DOI":"10.1038/sdata.2016.17","ISSN":"2052-4463","issue":"1","journalAbbreviation":"Sci Data","language":"en","license":"2016 The Author(s)","note":"number: 1\npublisher: Nature Publishing Group","page":"160017","source":"www.nature.com","title":"The Coral Trait Database, a curated database of trait information for coral species from the global oceans","volume":"3","author":[{"family":"Madin","given":"Joshua S."},{"family":"Anderson","given":"Kristen D."},{"family":"Andreasen","given":"Magnus Heide"},{"family":"Bridge","given":"Tom C. L."},{"family":"Cairns","given":"Stephen D."},{"family":"Connolly","given":"Sean R."},{"family":"Darling","given":"Emily S."},{"family":"Diaz","given":"Marcela"},{"family":"Falster","given":"Daniel S."},{"family":"Franklin","given":"Erik C."},{"family":"Gates","given":"Ruth D."},{"family":"Harmer","given":"Aaron M. T."},{"family":"Hoogenboom","given":"Mia O."},{"family":"Huang","given":"Danwei"},{"family":"Keith","given":"Sally A."},{"family":"Kosnik","given":"Matthew A."},{"family":"Kuo","given":"Chao-Yang"},{"family":"Lough","given":"Janice M."},{"family":"Lovelock","given":"Catherine E."},{"family":"Luiz","given":"Osmar"},{"family":"Martinelli","given":"Julieta"},{"family":"Mizerek","given":"Toni"},{"family":"Pandolfi","given":"John M."},{"family":"Pochon","given":"Xavier"},{"family":"Pratchett","given":"Morgan S."},{"family":"Putnam","given":"Hollie M."},{"family":"Roberts","given":"T. Edward"},{"family":"Stat","given":"Michael"},{"family":"Wallace","given":"Carden C."},{"family":"Widman","given":"Elizabeth"},{"family":"Baird","given":"Andrew H."}],"issued":{"date-parts":[["2016",3,29]]}}}],"schema":"https://github.com/citation-style-language/schema/raw/master/csl-citation.json"} </w:instrText>
      </w:r>
      <w:r w:rsidR="00AE7C6A">
        <w:rPr>
          <w:rFonts w:ascii="Arial" w:eastAsia="Times New Roman" w:hAnsi="Arial" w:cs="Arial"/>
          <w:sz w:val="20"/>
          <w:szCs w:val="20"/>
        </w:rPr>
        <w:fldChar w:fldCharType="separate"/>
      </w:r>
      <w:r w:rsidR="00AE7C6A" w:rsidRPr="00AE7C6A">
        <w:rPr>
          <w:rFonts w:ascii="Arial" w:hAnsi="Arial" w:cs="Arial"/>
          <w:sz w:val="20"/>
          <w:vertAlign w:val="superscript"/>
        </w:rPr>
        <w:t>30</w:t>
      </w:r>
      <w:r w:rsidR="00AE7C6A">
        <w:rPr>
          <w:rFonts w:ascii="Arial" w:eastAsia="Times New Roman" w:hAnsi="Arial" w:cs="Arial"/>
          <w:sz w:val="20"/>
          <w:szCs w:val="20"/>
        </w:rPr>
        <w:fldChar w:fldCharType="end"/>
      </w:r>
      <w:r w:rsidRPr="00961490">
        <w:rPr>
          <w:rFonts w:ascii="Arial" w:eastAsia="Times New Roman" w:hAnsi="Arial" w:cs="Arial"/>
          <w:sz w:val="20"/>
          <w:szCs w:val="20"/>
        </w:rPr>
        <w:t xml:space="preserve"> we tested whether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relative abundance was correlated with growth rate in corals where we detected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(i.e., the effect of relative abundance alone) and in all corals (i.e., the combined effect of presence and </w:t>
      </w:r>
      <w:ins w:id="99" w:author="Microsoft Office User" w:date="2024-10-28T13:42:00Z">
        <w:r w:rsidR="005A4D34">
          <w:rPr>
            <w:rFonts w:ascii="Arial" w:eastAsia="Times New Roman" w:hAnsi="Arial" w:cs="Arial"/>
            <w:sz w:val="20"/>
            <w:szCs w:val="20"/>
          </w:rPr>
          <w:t xml:space="preserve">relative </w:t>
        </w:r>
      </w:ins>
      <w:r w:rsidRPr="00961490">
        <w:rPr>
          <w:rFonts w:ascii="Arial" w:eastAsia="Times New Roman" w:hAnsi="Arial" w:cs="Arial"/>
          <w:sz w:val="20"/>
          <w:szCs w:val="20"/>
        </w:rPr>
        <w:t xml:space="preserve">abundance). In both cases, we limited this analysis to only corals with replicated growth rate data (&gt;= 5 replicates in the CTDB).  </w:t>
      </w:r>
    </w:p>
    <w:p w14:paraId="2E981562" w14:textId="1E05D8EB" w:rsidR="007141C2" w:rsidRDefault="00961490" w:rsidP="007141C2">
      <w:pPr>
        <w:rPr>
          <w:rFonts w:ascii="Arial" w:eastAsia="Times New Roman" w:hAnsi="Arial" w:cs="Arial"/>
          <w:sz w:val="20"/>
          <w:szCs w:val="20"/>
        </w:rPr>
      </w:pPr>
      <w:r w:rsidRPr="00961490">
        <w:rPr>
          <w:rFonts w:ascii="Arial" w:eastAsia="Times New Roman" w:hAnsi="Arial" w:cs="Arial"/>
          <w:sz w:val="20"/>
          <w:szCs w:val="20"/>
        </w:rPr>
        <w:t xml:space="preserve">While the </w:t>
      </w:r>
      <w:ins w:id="100" w:author="Microsoft Office User" w:date="2024-10-28T13:42:00Z">
        <w:r w:rsidR="005A4D34">
          <w:rPr>
            <w:rFonts w:ascii="Arial" w:eastAsia="Times New Roman" w:hAnsi="Arial" w:cs="Arial"/>
            <w:sz w:val="20"/>
            <w:szCs w:val="20"/>
          </w:rPr>
          <w:t xml:space="preserve">relative </w:t>
        </w:r>
      </w:ins>
      <w:r w:rsidRPr="00961490">
        <w:rPr>
          <w:rFonts w:ascii="Arial" w:eastAsia="Times New Roman" w:hAnsi="Arial" w:cs="Arial"/>
          <w:sz w:val="20"/>
          <w:szCs w:val="20"/>
        </w:rPr>
        <w:t xml:space="preserve">abundance of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was not correlated with growth rate across all coral genera (tissue PGLS: R</w:t>
      </w:r>
      <w:r w:rsidRPr="00961490">
        <w:rPr>
          <w:rFonts w:ascii="Arial" w:eastAsia="Times New Roman" w:hAnsi="Arial" w:cs="Arial"/>
          <w:sz w:val="20"/>
          <w:szCs w:val="20"/>
          <w:vertAlign w:val="superscript"/>
        </w:rPr>
        <w:t>2</w:t>
      </w:r>
      <w:r w:rsidRPr="00961490">
        <w:rPr>
          <w:rFonts w:ascii="Arial" w:eastAsia="Times New Roman" w:hAnsi="Arial" w:cs="Arial"/>
          <w:sz w:val="20"/>
          <w:szCs w:val="20"/>
        </w:rPr>
        <w:t xml:space="preserve"> = 0.11, p = 0.17, FDR q = 0.</w:t>
      </w:r>
      <w:r w:rsidR="00EF39F7">
        <w:rPr>
          <w:rFonts w:ascii="Arial" w:eastAsia="Times New Roman" w:hAnsi="Arial" w:cs="Arial"/>
          <w:sz w:val="20"/>
          <w:szCs w:val="20"/>
        </w:rPr>
        <w:t>3</w:t>
      </w:r>
      <w:r w:rsidRPr="00961490">
        <w:rPr>
          <w:rFonts w:ascii="Arial" w:eastAsia="Times New Roman" w:hAnsi="Arial" w:cs="Arial"/>
          <w:sz w:val="20"/>
          <w:szCs w:val="20"/>
        </w:rPr>
        <w:t xml:space="preserve">7; Supplementary Data Table 8a), across coral genera where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was detected</w:t>
      </w:r>
      <w:r w:rsidR="006663CE">
        <w:rPr>
          <w:rFonts w:ascii="Arial" w:eastAsia="Times New Roman" w:hAnsi="Arial" w:cs="Arial"/>
          <w:sz w:val="20"/>
          <w:szCs w:val="20"/>
        </w:rPr>
        <w:t xml:space="preserve"> and replicated growth rate data were available</w:t>
      </w:r>
      <w:r w:rsidRPr="00961490">
        <w:rPr>
          <w:rFonts w:ascii="Arial" w:eastAsia="Times New Roman" w:hAnsi="Arial" w:cs="Arial"/>
          <w:sz w:val="20"/>
          <w:szCs w:val="20"/>
        </w:rPr>
        <w:t xml:space="preserve"> (n = 17 genera), its relative abundance</w:t>
      </w:r>
      <w:r w:rsidR="00EF39F7">
        <w:rPr>
          <w:rFonts w:ascii="Arial" w:eastAsia="Times New Roman" w:hAnsi="Arial" w:cs="Arial"/>
          <w:sz w:val="20"/>
          <w:szCs w:val="20"/>
        </w:rPr>
        <w:t xml:space="preserve"> in tissue</w:t>
      </w:r>
      <w:r w:rsidRPr="00961490">
        <w:rPr>
          <w:rFonts w:ascii="Arial" w:eastAsia="Times New Roman" w:hAnsi="Arial" w:cs="Arial"/>
          <w:sz w:val="20"/>
          <w:szCs w:val="20"/>
        </w:rPr>
        <w:t xml:space="preserve"> was strongly correlated with growth rate (tissue PGLS: R</w:t>
      </w:r>
      <w:r w:rsidRPr="00961490">
        <w:rPr>
          <w:rFonts w:ascii="Arial" w:eastAsia="Times New Roman" w:hAnsi="Arial" w:cs="Arial"/>
          <w:sz w:val="20"/>
          <w:szCs w:val="20"/>
          <w:vertAlign w:val="superscript"/>
        </w:rPr>
        <w:t xml:space="preserve">2 </w:t>
      </w:r>
      <w:r w:rsidRPr="00961490">
        <w:rPr>
          <w:rFonts w:ascii="Arial" w:eastAsia="Times New Roman" w:hAnsi="Arial" w:cs="Arial"/>
          <w:sz w:val="20"/>
          <w:szCs w:val="20"/>
        </w:rPr>
        <w:t xml:space="preserve">= 0.31, p = 0.024, FDR q = 0.024; Supplementary Data Table 8b). </w:t>
      </w:r>
      <w:r w:rsidR="007141C2">
        <w:rPr>
          <w:rFonts w:ascii="Arial" w:eastAsia="Times New Roman" w:hAnsi="Arial" w:cs="Arial"/>
          <w:sz w:val="20"/>
          <w:szCs w:val="20"/>
        </w:rPr>
        <w:t xml:space="preserve">Unlike for disease susceptibility, several additional microbes showed anatomically-specific correlations with the growth rate of their coral hosts, including strong positive correlations between growth and uncultured </w:t>
      </w:r>
      <w:r w:rsidR="007141C2" w:rsidRPr="00C04DDF">
        <w:rPr>
          <w:rFonts w:ascii="Arial" w:eastAsia="Times New Roman" w:hAnsi="Arial" w:cs="Arial"/>
          <w:i/>
          <w:iCs/>
          <w:sz w:val="20"/>
          <w:szCs w:val="20"/>
          <w:rPrChange w:id="101" w:author="Microsoft Office User" w:date="2024-10-28T13:13:00Z">
            <w:rPr>
              <w:rFonts w:ascii="Arial" w:eastAsia="Times New Roman" w:hAnsi="Arial" w:cs="Arial"/>
              <w:sz w:val="20"/>
              <w:szCs w:val="20"/>
            </w:rPr>
          </w:rPrChange>
        </w:rPr>
        <w:t>Rhodobacteria</w:t>
      </w:r>
      <w:r w:rsidR="007141C2">
        <w:rPr>
          <w:rFonts w:ascii="Arial" w:eastAsia="Times New Roman" w:hAnsi="Arial" w:cs="Arial"/>
          <w:sz w:val="20"/>
          <w:szCs w:val="20"/>
        </w:rPr>
        <w:t xml:space="preserve"> </w:t>
      </w:r>
      <w:del w:id="102" w:author="Microsoft Office User" w:date="2024-10-28T13:13:00Z">
        <w:r w:rsidR="007141C2" w:rsidDel="00C04DDF">
          <w:rPr>
            <w:rFonts w:ascii="Arial" w:eastAsia="Times New Roman" w:hAnsi="Arial" w:cs="Arial"/>
            <w:sz w:val="20"/>
            <w:szCs w:val="20"/>
          </w:rPr>
          <w:delText xml:space="preserve">in </w:delText>
        </w:r>
        <w:r w:rsidR="005B141A" w:rsidDel="00C04DDF">
          <w:rPr>
            <w:rFonts w:ascii="Arial" w:eastAsia="Times New Roman" w:hAnsi="Arial" w:cs="Arial"/>
            <w:sz w:val="20"/>
            <w:szCs w:val="20"/>
          </w:rPr>
          <w:delText xml:space="preserve">the </w:delText>
        </w:r>
        <w:r w:rsidR="007141C2" w:rsidDel="00C04DDF">
          <w:rPr>
            <w:rFonts w:ascii="Arial" w:eastAsia="Times New Roman" w:hAnsi="Arial" w:cs="Arial"/>
            <w:sz w:val="20"/>
            <w:szCs w:val="20"/>
          </w:rPr>
          <w:delText>family</w:delText>
        </w:r>
      </w:del>
      <w:ins w:id="103" w:author="Microsoft Office User" w:date="2024-10-28T13:13:00Z">
        <w:r w:rsidR="00C04DDF">
          <w:rPr>
            <w:rFonts w:ascii="Arial" w:eastAsia="Times New Roman" w:hAnsi="Arial" w:cs="Arial"/>
            <w:sz w:val="20"/>
            <w:szCs w:val="20"/>
          </w:rPr>
          <w:t>(Family:</w:t>
        </w:r>
      </w:ins>
      <w:r w:rsidR="007141C2">
        <w:rPr>
          <w:rFonts w:ascii="Arial" w:eastAsia="Times New Roman" w:hAnsi="Arial" w:cs="Arial"/>
          <w:sz w:val="20"/>
          <w:szCs w:val="20"/>
        </w:rPr>
        <w:t xml:space="preserve"> Terasakiellaceae</w:t>
      </w:r>
      <w:ins w:id="104" w:author="Microsoft Office User" w:date="2024-10-28T13:13:00Z">
        <w:r w:rsidR="00C04DDF">
          <w:rPr>
            <w:rFonts w:ascii="Arial" w:eastAsia="Times New Roman" w:hAnsi="Arial" w:cs="Arial"/>
            <w:sz w:val="20"/>
            <w:szCs w:val="20"/>
          </w:rPr>
          <w:t xml:space="preserve">) </w:t>
        </w:r>
      </w:ins>
      <w:del w:id="105" w:author="Microsoft Office User" w:date="2024-10-28T13:13:00Z">
        <w:r w:rsidR="007141C2" w:rsidDel="00C04DDF">
          <w:rPr>
            <w:rFonts w:ascii="Arial" w:eastAsia="Times New Roman" w:hAnsi="Arial" w:cs="Arial"/>
            <w:sz w:val="20"/>
            <w:szCs w:val="20"/>
          </w:rPr>
          <w:delText xml:space="preserve"> (phylum: Proteobacteria) </w:delText>
        </w:r>
      </w:del>
      <w:r w:rsidR="007141C2">
        <w:rPr>
          <w:rFonts w:ascii="Arial" w:eastAsia="Times New Roman" w:hAnsi="Arial" w:cs="Arial"/>
          <w:sz w:val="20"/>
          <w:szCs w:val="20"/>
        </w:rPr>
        <w:t xml:space="preserve">and negative correlations between growth rate and the archaeal genus </w:t>
      </w:r>
      <w:r w:rsidR="007141C2">
        <w:rPr>
          <w:rFonts w:ascii="Arial" w:eastAsia="Times New Roman" w:hAnsi="Arial" w:cs="Arial"/>
          <w:i/>
          <w:iCs/>
          <w:sz w:val="20"/>
          <w:szCs w:val="20"/>
        </w:rPr>
        <w:t xml:space="preserve">Nitrosopumilis </w:t>
      </w:r>
      <w:r w:rsidR="007141C2">
        <w:rPr>
          <w:rFonts w:ascii="Arial" w:eastAsia="Times New Roman" w:hAnsi="Arial" w:cs="Arial"/>
          <w:sz w:val="20"/>
          <w:szCs w:val="20"/>
        </w:rPr>
        <w:t>(Supplementary Information</w:t>
      </w:r>
      <w:r w:rsidR="00D44B56">
        <w:rPr>
          <w:rFonts w:ascii="Arial" w:eastAsia="Times New Roman" w:hAnsi="Arial" w:cs="Arial"/>
          <w:sz w:val="20"/>
          <w:szCs w:val="20"/>
        </w:rPr>
        <w:t>;</w:t>
      </w:r>
      <w:r w:rsidR="00AB043D">
        <w:rPr>
          <w:rFonts w:ascii="Arial" w:eastAsia="Times New Roman" w:hAnsi="Arial" w:cs="Arial"/>
          <w:sz w:val="20"/>
          <w:szCs w:val="20"/>
        </w:rPr>
        <w:t xml:space="preserve"> Supplementary Data Table 9;</w:t>
      </w:r>
      <w:r w:rsidR="00D44B56">
        <w:rPr>
          <w:rFonts w:ascii="Arial" w:eastAsia="Times New Roman" w:hAnsi="Arial" w:cs="Arial"/>
          <w:sz w:val="20"/>
          <w:szCs w:val="20"/>
        </w:rPr>
        <w:t xml:space="preserve"> </w:t>
      </w:r>
      <w:ins w:id="106" w:author="Microsoft Office User" w:date="2024-11-02T11:45:00Z">
        <w:r w:rsidR="005908B3">
          <w:rPr>
            <w:rFonts w:ascii="Arial" w:eastAsia="Times New Roman" w:hAnsi="Arial" w:cs="Arial"/>
            <w:sz w:val="20"/>
            <w:szCs w:val="20"/>
          </w:rPr>
          <w:t xml:space="preserve">Supplementary </w:t>
        </w:r>
      </w:ins>
      <w:r w:rsidR="003D7494">
        <w:rPr>
          <w:rFonts w:ascii="Arial" w:eastAsia="Times New Roman" w:hAnsi="Arial" w:cs="Arial"/>
          <w:sz w:val="20"/>
          <w:szCs w:val="20"/>
        </w:rPr>
        <w:t>Fig. S3</w:t>
      </w:r>
      <w:r w:rsidR="007141C2">
        <w:rPr>
          <w:rFonts w:ascii="Arial" w:eastAsia="Times New Roman" w:hAnsi="Arial" w:cs="Arial"/>
          <w:sz w:val="20"/>
          <w:szCs w:val="20"/>
        </w:rPr>
        <w:t>)</w:t>
      </w:r>
      <w:r w:rsidR="007141C2">
        <w:rPr>
          <w:rFonts w:ascii="Arial" w:eastAsia="Times New Roman" w:hAnsi="Arial" w:cs="Arial"/>
          <w:i/>
          <w:iCs/>
          <w:sz w:val="20"/>
          <w:szCs w:val="20"/>
        </w:rPr>
        <w:t xml:space="preserve">. </w:t>
      </w:r>
      <w:r w:rsidR="007141C2">
        <w:rPr>
          <w:rFonts w:ascii="Arial" w:eastAsia="Times New Roman" w:hAnsi="Arial" w:cs="Arial"/>
          <w:sz w:val="20"/>
          <w:szCs w:val="20"/>
        </w:rPr>
        <w:t xml:space="preserve">However, </w:t>
      </w:r>
      <w:r w:rsidR="007141C2">
        <w:rPr>
          <w:rFonts w:ascii="Arial" w:eastAsia="Times New Roman" w:hAnsi="Arial" w:cs="Arial"/>
          <w:i/>
          <w:iCs/>
          <w:sz w:val="20"/>
          <w:szCs w:val="20"/>
        </w:rPr>
        <w:t xml:space="preserve">Endozoicomonas </w:t>
      </w:r>
      <w:r w:rsidR="007141C2">
        <w:rPr>
          <w:rFonts w:ascii="Arial" w:eastAsia="Times New Roman" w:hAnsi="Arial" w:cs="Arial"/>
          <w:sz w:val="20"/>
          <w:szCs w:val="20"/>
        </w:rPr>
        <w:t>appears unique in its association with both growth and disease.</w:t>
      </w:r>
    </w:p>
    <w:p w14:paraId="63CAF280" w14:textId="783F4F2C" w:rsidR="001E011D" w:rsidRDefault="00961490" w:rsidP="00961490">
      <w:pPr>
        <w:rPr>
          <w:rFonts w:ascii="Arial" w:eastAsia="Times New Roman" w:hAnsi="Arial" w:cs="Arial"/>
          <w:sz w:val="20"/>
          <w:szCs w:val="20"/>
        </w:rPr>
      </w:pPr>
      <w:del w:id="107" w:author="Microsoft Office User" w:date="2024-11-02T11:31:00Z">
        <w:r w:rsidRPr="00961490" w:rsidDel="004E3121">
          <w:rPr>
            <w:rFonts w:ascii="Arial" w:eastAsia="Times New Roman" w:hAnsi="Arial" w:cs="Arial"/>
            <w:sz w:val="20"/>
            <w:szCs w:val="20"/>
          </w:rPr>
          <w:delText xml:space="preserve">These results are consistent with </w:delText>
        </w:r>
      </w:del>
      <w:del w:id="108" w:author="Microsoft Office User" w:date="2024-11-02T11:21:00Z">
        <w:r w:rsidRPr="00961490" w:rsidDel="003A6A7D">
          <w:rPr>
            <w:rFonts w:ascii="Arial" w:eastAsia="Times New Roman" w:hAnsi="Arial" w:cs="Arial"/>
            <w:sz w:val="20"/>
            <w:szCs w:val="20"/>
          </w:rPr>
          <w:delText xml:space="preserve">a pattern in which </w:delText>
        </w:r>
      </w:del>
      <w:del w:id="109" w:author="Microsoft Office User" w:date="2024-11-02T11:31:00Z">
        <w:r w:rsidRPr="00961490" w:rsidDel="004E3121">
          <w:rPr>
            <w:rFonts w:ascii="Arial" w:eastAsia="Times New Roman" w:hAnsi="Arial" w:cs="Arial"/>
            <w:sz w:val="20"/>
            <w:szCs w:val="20"/>
          </w:rPr>
          <w:delText xml:space="preserve">lineage-specific expansions of </w:delText>
        </w:r>
        <w:r w:rsidRPr="00961490" w:rsidDel="004E3121">
          <w:rPr>
            <w:rFonts w:ascii="Arial" w:eastAsia="Times New Roman" w:hAnsi="Arial" w:cs="Arial"/>
            <w:i/>
            <w:sz w:val="20"/>
            <w:szCs w:val="20"/>
          </w:rPr>
          <w:delText>Endozoicomonas</w:delText>
        </w:r>
        <w:r w:rsidR="007141C2" w:rsidDel="004E3121">
          <w:rPr>
            <w:rFonts w:ascii="Arial" w:eastAsia="Times New Roman" w:hAnsi="Arial" w:cs="Arial"/>
            <w:i/>
            <w:sz w:val="20"/>
            <w:szCs w:val="20"/>
          </w:rPr>
          <w:delText xml:space="preserve"> </w:delText>
        </w:r>
        <w:r w:rsidR="007141C2" w:rsidDel="004E3121">
          <w:rPr>
            <w:rFonts w:ascii="Arial" w:eastAsia="Times New Roman" w:hAnsi="Arial" w:cs="Arial"/>
            <w:iCs/>
            <w:sz w:val="20"/>
            <w:szCs w:val="20"/>
          </w:rPr>
          <w:delText>and other microbes</w:delText>
        </w:r>
        <w:r w:rsidRPr="00961490" w:rsidDel="004E3121">
          <w:rPr>
            <w:rFonts w:ascii="Arial" w:eastAsia="Times New Roman" w:hAnsi="Arial" w:cs="Arial"/>
            <w:i/>
            <w:sz w:val="20"/>
            <w:szCs w:val="20"/>
          </w:rPr>
          <w:delText xml:space="preserve"> </w:delText>
        </w:r>
        <w:r w:rsidRPr="00961490" w:rsidDel="004E3121">
          <w:rPr>
            <w:rFonts w:ascii="Arial" w:eastAsia="Times New Roman" w:hAnsi="Arial" w:cs="Arial"/>
            <w:sz w:val="20"/>
            <w:szCs w:val="20"/>
          </w:rPr>
          <w:delText xml:space="preserve">within coral microbiomes correlate with or potentially contribute to growth rate. </w:delText>
        </w:r>
      </w:del>
      <w:r w:rsidR="007141C2">
        <w:rPr>
          <w:rFonts w:ascii="Arial" w:eastAsia="Times New Roman" w:hAnsi="Arial" w:cs="Arial"/>
          <w:sz w:val="20"/>
          <w:szCs w:val="20"/>
        </w:rPr>
        <w:t xml:space="preserve">Overall,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may in part explain, or at least correlate with, about a third of known growth rate differences between coral genera.</w:t>
      </w:r>
      <w:r w:rsidR="00EF39F7" w:rsidRPr="00EF39F7">
        <w:rPr>
          <w:rFonts w:ascii="Arial" w:eastAsia="Times New Roman" w:hAnsi="Arial" w:cs="Arial"/>
          <w:sz w:val="20"/>
          <w:szCs w:val="20"/>
        </w:rPr>
        <w:t xml:space="preserve"> </w:t>
      </w:r>
      <w:r w:rsidR="001E011D">
        <w:rPr>
          <w:rFonts w:ascii="Arial" w:eastAsia="Times New Roman" w:hAnsi="Arial" w:cs="Arial"/>
          <w:sz w:val="20"/>
          <w:szCs w:val="20"/>
        </w:rPr>
        <w:t>Across</w:t>
      </w:r>
      <w:r w:rsidR="001E011D" w:rsidRPr="00961490">
        <w:rPr>
          <w:rFonts w:ascii="Arial" w:eastAsia="Times New Roman" w:hAnsi="Arial" w:cs="Arial"/>
          <w:sz w:val="20"/>
          <w:szCs w:val="20"/>
        </w:rPr>
        <w:t xml:space="preserve"> the coral genera surveyed in our dataset, initial, low-level symbiosis with </w:t>
      </w:r>
      <w:r w:rsidR="001E011D" w:rsidRPr="00961490">
        <w:rPr>
          <w:rFonts w:ascii="Arial" w:eastAsia="Times New Roman" w:hAnsi="Arial" w:cs="Arial"/>
          <w:i/>
          <w:sz w:val="20"/>
          <w:szCs w:val="20"/>
        </w:rPr>
        <w:t xml:space="preserve">Endozoicomonas </w:t>
      </w:r>
      <w:r w:rsidR="001E011D" w:rsidRPr="00961490">
        <w:rPr>
          <w:rFonts w:ascii="Arial" w:eastAsia="Times New Roman" w:hAnsi="Arial" w:cs="Arial"/>
          <w:sz w:val="20"/>
          <w:szCs w:val="20"/>
        </w:rPr>
        <w:t xml:space="preserve">does not correlate with growth rate, but subsequent expansions of the </w:t>
      </w:r>
      <w:ins w:id="110" w:author="Microsoft Office User" w:date="2024-10-28T13:43:00Z">
        <w:r w:rsidR="005A4D34">
          <w:rPr>
            <w:rFonts w:ascii="Arial" w:eastAsia="Times New Roman" w:hAnsi="Arial" w:cs="Arial"/>
            <w:sz w:val="20"/>
            <w:szCs w:val="20"/>
          </w:rPr>
          <w:t xml:space="preserve">relative </w:t>
        </w:r>
      </w:ins>
      <w:r w:rsidR="001E011D" w:rsidRPr="00961490">
        <w:rPr>
          <w:rFonts w:ascii="Arial" w:eastAsia="Times New Roman" w:hAnsi="Arial" w:cs="Arial"/>
          <w:sz w:val="20"/>
          <w:szCs w:val="20"/>
        </w:rPr>
        <w:t xml:space="preserve">abundance of </w:t>
      </w:r>
      <w:r w:rsidR="001E011D" w:rsidRPr="00961490">
        <w:rPr>
          <w:rFonts w:ascii="Arial" w:eastAsia="Times New Roman" w:hAnsi="Arial" w:cs="Arial"/>
          <w:i/>
          <w:sz w:val="20"/>
          <w:szCs w:val="20"/>
        </w:rPr>
        <w:t xml:space="preserve">Endozoicomonas </w:t>
      </w:r>
      <w:r w:rsidR="001E011D" w:rsidRPr="00961490">
        <w:rPr>
          <w:rFonts w:ascii="Arial" w:eastAsia="Times New Roman" w:hAnsi="Arial" w:cs="Arial"/>
          <w:sz w:val="20"/>
          <w:szCs w:val="20"/>
        </w:rPr>
        <w:t>within coral microbiomes co-occur with both higher average growth rates and greater disease susceptibility.</w:t>
      </w:r>
    </w:p>
    <w:p w14:paraId="34781789" w14:textId="6B54E8C5" w:rsidR="00961490" w:rsidRPr="00961490" w:rsidRDefault="00961490" w:rsidP="00961490">
      <w:pPr>
        <w:rPr>
          <w:rFonts w:ascii="Arial" w:eastAsia="Times New Roman" w:hAnsi="Arial" w:cs="Arial"/>
          <w:color w:val="24292F"/>
          <w:sz w:val="20"/>
          <w:szCs w:val="20"/>
          <w:highlight w:val="white"/>
        </w:rPr>
      </w:pPr>
      <w:r w:rsidRPr="00961490">
        <w:rPr>
          <w:rFonts w:ascii="Arial" w:eastAsia="Times New Roman" w:hAnsi="Arial" w:cs="Arial"/>
          <w:b/>
          <w:sz w:val="20"/>
          <w:szCs w:val="20"/>
        </w:rPr>
        <w:t xml:space="preserve">Endozoicomonas may mediate growth-defense tradeoffs during coral evolution. </w:t>
      </w:r>
      <w:r w:rsidRPr="00961490">
        <w:rPr>
          <w:rFonts w:ascii="Arial" w:eastAsia="Times New Roman" w:hAnsi="Arial" w:cs="Arial"/>
          <w:sz w:val="20"/>
          <w:szCs w:val="20"/>
        </w:rPr>
        <w:t xml:space="preserve">Having seen that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is correlated with both</w:t>
      </w:r>
      <w:r w:rsidRPr="00961490">
        <w:rPr>
          <w:rFonts w:ascii="Arial" w:eastAsia="Times New Roman" w:hAnsi="Arial" w:cs="Arial"/>
          <w:i/>
          <w:sz w:val="20"/>
          <w:szCs w:val="20"/>
        </w:rPr>
        <w:t xml:space="preserve"> </w:t>
      </w:r>
      <w:r w:rsidRPr="00961490">
        <w:rPr>
          <w:rFonts w:ascii="Arial" w:eastAsia="Times New Roman" w:hAnsi="Arial" w:cs="Arial"/>
          <w:sz w:val="20"/>
          <w:szCs w:val="20"/>
        </w:rPr>
        <w:t xml:space="preserve">disease susceptibility and growth-rate in corals, we investigated if these correlations were stronger or weaker than </w:t>
      </w:r>
      <w:ins w:id="111" w:author="Microsoft Office User" w:date="2024-11-04T10:43:00Z">
        <w:r w:rsidR="00407BD0">
          <w:rPr>
            <w:rFonts w:ascii="Arial" w:eastAsia="Times New Roman" w:hAnsi="Arial" w:cs="Arial"/>
            <w:sz w:val="20"/>
            <w:szCs w:val="20"/>
          </w:rPr>
          <w:t>any</w:t>
        </w:r>
      </w:ins>
      <w:del w:id="112" w:author="Microsoft Office User" w:date="2024-11-04T10:43:00Z">
        <w:r w:rsidRPr="00961490" w:rsidDel="00407BD0">
          <w:rPr>
            <w:rFonts w:ascii="Arial" w:eastAsia="Times New Roman" w:hAnsi="Arial" w:cs="Arial"/>
            <w:sz w:val="20"/>
            <w:szCs w:val="20"/>
          </w:rPr>
          <w:delText>th</w:delText>
        </w:r>
      </w:del>
      <w:del w:id="113" w:author="Microsoft Office User" w:date="2024-11-04T10:42:00Z">
        <w:r w:rsidRPr="00961490" w:rsidDel="00407BD0">
          <w:rPr>
            <w:rFonts w:ascii="Arial" w:eastAsia="Times New Roman" w:hAnsi="Arial" w:cs="Arial"/>
            <w:sz w:val="20"/>
            <w:szCs w:val="20"/>
          </w:rPr>
          <w:delText>e</w:delText>
        </w:r>
      </w:del>
      <w:r w:rsidRPr="00961490">
        <w:rPr>
          <w:rFonts w:ascii="Arial" w:eastAsia="Times New Roman" w:hAnsi="Arial" w:cs="Arial"/>
          <w:sz w:val="20"/>
          <w:szCs w:val="20"/>
        </w:rPr>
        <w:t xml:space="preserve"> direct correlation between disease and growth rate in our dataset. Across genera with both growth rate and disease prevalence data, </w:t>
      </w:r>
      <w:ins w:id="114" w:author="Microsoft Office User" w:date="2024-11-04T10:42:00Z">
        <w:r w:rsidR="00407BD0">
          <w:rPr>
            <w:rFonts w:ascii="Arial" w:eastAsia="Times New Roman" w:hAnsi="Arial" w:cs="Arial"/>
            <w:sz w:val="20"/>
            <w:szCs w:val="20"/>
          </w:rPr>
          <w:t xml:space="preserve">the correlation between </w:t>
        </w:r>
      </w:ins>
      <w:r w:rsidRPr="00961490">
        <w:rPr>
          <w:rFonts w:ascii="Arial" w:eastAsia="Times New Roman" w:hAnsi="Arial" w:cs="Arial"/>
          <w:sz w:val="20"/>
          <w:szCs w:val="20"/>
        </w:rPr>
        <w:t xml:space="preserve">growth and disease susceptibility </w:t>
      </w:r>
      <w:del w:id="115" w:author="Microsoft Office User" w:date="2024-11-04T10:42:00Z">
        <w:r w:rsidRPr="00961490" w:rsidDel="00407BD0">
          <w:rPr>
            <w:rFonts w:ascii="Arial" w:eastAsia="Times New Roman" w:hAnsi="Arial" w:cs="Arial"/>
            <w:sz w:val="20"/>
            <w:szCs w:val="20"/>
          </w:rPr>
          <w:delText xml:space="preserve">were positively correlated. However, this correlation </w:delText>
        </w:r>
      </w:del>
      <w:r w:rsidRPr="00961490">
        <w:rPr>
          <w:rFonts w:ascii="Arial" w:eastAsia="Times New Roman" w:hAnsi="Arial" w:cs="Arial"/>
          <w:sz w:val="20"/>
          <w:szCs w:val="20"/>
        </w:rPr>
        <w:t>had only a modest effect size and was not statistically significant</w:t>
      </w:r>
      <w:r w:rsidR="001E011D">
        <w:rPr>
          <w:rFonts w:ascii="Arial" w:eastAsia="Times New Roman" w:hAnsi="Arial" w:cs="Arial"/>
          <w:sz w:val="20"/>
          <w:szCs w:val="20"/>
        </w:rPr>
        <w:t xml:space="preserve">. </w:t>
      </w:r>
      <w:r w:rsidRPr="00961490">
        <w:rPr>
          <w:rFonts w:ascii="Arial" w:eastAsia="Times New Roman" w:hAnsi="Arial" w:cs="Arial"/>
          <w:sz w:val="20"/>
          <w:szCs w:val="20"/>
        </w:rPr>
        <w:t xml:space="preserve">Thus, in this dataset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showed stronger associations with both growth and disease than these factors showed with one another, regardless of whether the analysis was conducted across all coral genera (tissue PGLS: R</w:t>
      </w:r>
      <w:r w:rsidRPr="00961490">
        <w:rPr>
          <w:rFonts w:ascii="Arial" w:eastAsia="Times New Roman" w:hAnsi="Arial" w:cs="Arial"/>
          <w:sz w:val="20"/>
          <w:szCs w:val="20"/>
          <w:vertAlign w:val="superscript"/>
        </w:rPr>
        <w:t>2</w:t>
      </w:r>
      <w:r w:rsidRPr="00961490">
        <w:rPr>
          <w:rFonts w:ascii="Arial" w:eastAsia="Times New Roman" w:hAnsi="Arial" w:cs="Arial"/>
          <w:sz w:val="20"/>
          <w:szCs w:val="20"/>
        </w:rPr>
        <w:t xml:space="preserve"> = 0.12, p = 0.17, FDR q = 0.17; Supplementary Data Table </w:t>
      </w:r>
      <w:r w:rsidR="001E011D">
        <w:rPr>
          <w:rFonts w:ascii="Arial" w:eastAsia="Times New Roman" w:hAnsi="Arial" w:cs="Arial"/>
          <w:sz w:val="20"/>
          <w:szCs w:val="20"/>
        </w:rPr>
        <w:t>10</w:t>
      </w:r>
      <w:r w:rsidRPr="00961490">
        <w:rPr>
          <w:rFonts w:ascii="Arial" w:eastAsia="Times New Roman" w:hAnsi="Arial" w:cs="Arial"/>
          <w:sz w:val="20"/>
          <w:szCs w:val="20"/>
        </w:rPr>
        <w:t xml:space="preserve">a) or just those where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was present (tissue PGLS: R</w:t>
      </w:r>
      <w:r w:rsidRPr="00961490">
        <w:rPr>
          <w:rFonts w:ascii="Arial" w:eastAsia="Times New Roman" w:hAnsi="Arial" w:cs="Arial"/>
          <w:sz w:val="20"/>
          <w:szCs w:val="20"/>
          <w:vertAlign w:val="superscript"/>
        </w:rPr>
        <w:t>2</w:t>
      </w:r>
      <w:r w:rsidRPr="00961490">
        <w:rPr>
          <w:rFonts w:ascii="Arial" w:eastAsia="Times New Roman" w:hAnsi="Arial" w:cs="Arial"/>
          <w:sz w:val="20"/>
          <w:szCs w:val="20"/>
        </w:rPr>
        <w:t xml:space="preserve"> = 0.06, p = 0.37, FDR q = 0.37; Supplementary Data Table </w:t>
      </w:r>
      <w:r w:rsidR="001E011D">
        <w:rPr>
          <w:rFonts w:ascii="Arial" w:eastAsia="Times New Roman" w:hAnsi="Arial" w:cs="Arial"/>
          <w:sz w:val="20"/>
          <w:szCs w:val="20"/>
        </w:rPr>
        <w:t>10</w:t>
      </w:r>
      <w:r w:rsidRPr="00961490">
        <w:rPr>
          <w:rFonts w:ascii="Arial" w:eastAsia="Times New Roman" w:hAnsi="Arial" w:cs="Arial"/>
          <w:sz w:val="20"/>
          <w:szCs w:val="20"/>
        </w:rPr>
        <w:t xml:space="preserve">b). This suggested that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relative abundance might not merely mark tradeoffs between growth and disease but may play some causal role in one or both processes.</w:t>
      </w:r>
      <w:r w:rsidR="007141C2">
        <w:rPr>
          <w:rFonts w:ascii="Arial" w:eastAsia="Times New Roman" w:hAnsi="Arial" w:cs="Arial"/>
          <w:sz w:val="20"/>
          <w:szCs w:val="20"/>
        </w:rPr>
        <w:t xml:space="preserve"> </w:t>
      </w:r>
    </w:p>
    <w:p w14:paraId="6D9F2D79" w14:textId="20D13567" w:rsidR="00961490" w:rsidRPr="005B141A" w:rsidRDefault="00961490" w:rsidP="00961490">
      <w:pPr>
        <w:rPr>
          <w:rFonts w:ascii="Arial" w:eastAsia="Times New Roman" w:hAnsi="Arial" w:cs="Arial"/>
          <w:color w:val="000000" w:themeColor="text1"/>
          <w:sz w:val="20"/>
          <w:szCs w:val="20"/>
        </w:rPr>
      </w:pPr>
      <w:r w:rsidRPr="005B141A">
        <w:rPr>
          <w:rFonts w:ascii="Arial" w:eastAsia="Times New Roman" w:hAnsi="Arial" w:cs="Arial"/>
          <w:b/>
          <w:color w:val="000000" w:themeColor="text1"/>
          <w:sz w:val="20"/>
          <w:szCs w:val="20"/>
          <w:highlight w:val="white"/>
        </w:rPr>
        <w:t xml:space="preserve">Phylogenetic path analysis of growth, disease, and </w:t>
      </w:r>
      <w:r w:rsidRPr="005B141A">
        <w:rPr>
          <w:rFonts w:ascii="Arial" w:eastAsia="Times New Roman" w:hAnsi="Arial" w:cs="Arial"/>
          <w:b/>
          <w:i/>
          <w:color w:val="000000" w:themeColor="text1"/>
          <w:sz w:val="20"/>
          <w:szCs w:val="20"/>
          <w:highlight w:val="white"/>
        </w:rPr>
        <w:t xml:space="preserve">Endozoicomonas </w:t>
      </w:r>
      <w:r w:rsidRPr="005B141A">
        <w:rPr>
          <w:rFonts w:ascii="Arial" w:eastAsia="Times New Roman" w:hAnsi="Arial" w:cs="Arial"/>
          <w:b/>
          <w:color w:val="000000" w:themeColor="text1"/>
          <w:sz w:val="20"/>
          <w:szCs w:val="20"/>
          <w:highlight w:val="white"/>
        </w:rPr>
        <w:t xml:space="preserve">abundance. </w:t>
      </w:r>
      <w:r w:rsidRPr="005B141A">
        <w:rPr>
          <w:rFonts w:ascii="Arial" w:eastAsia="Times New Roman" w:hAnsi="Arial" w:cs="Arial"/>
          <w:color w:val="000000" w:themeColor="text1"/>
          <w:sz w:val="20"/>
          <w:szCs w:val="20"/>
          <w:highlight w:val="white"/>
        </w:rPr>
        <w:t xml:space="preserve">The univariate correlations between </w:t>
      </w:r>
      <w:r w:rsidRPr="005B141A">
        <w:rPr>
          <w:rFonts w:ascii="Arial" w:eastAsia="Times New Roman" w:hAnsi="Arial" w:cs="Arial"/>
          <w:i/>
          <w:color w:val="000000" w:themeColor="text1"/>
          <w:sz w:val="20"/>
          <w:szCs w:val="20"/>
          <w:highlight w:val="white"/>
        </w:rPr>
        <w:t xml:space="preserve">Endozoicomonas, </w:t>
      </w:r>
      <w:r w:rsidRPr="005B141A">
        <w:rPr>
          <w:rFonts w:ascii="Arial" w:eastAsia="Times New Roman" w:hAnsi="Arial" w:cs="Arial"/>
          <w:color w:val="000000" w:themeColor="text1"/>
          <w:sz w:val="20"/>
          <w:szCs w:val="20"/>
          <w:highlight w:val="white"/>
        </w:rPr>
        <w:t>host disease susceptibility and growth rate raise the question of the direction of causality by which these factors have become non-randomly associated during coral evolution. Using phylogenetic path analysis (Methods), we compar</w:t>
      </w:r>
      <w:r w:rsidRPr="005B141A">
        <w:rPr>
          <w:rFonts w:ascii="Arial" w:eastAsia="Times New Roman" w:hAnsi="Arial" w:cs="Arial"/>
          <w:color w:val="000000" w:themeColor="text1"/>
          <w:sz w:val="20"/>
          <w:szCs w:val="20"/>
        </w:rPr>
        <w:t xml:space="preserve">ed 14 models of the relationship between </w:t>
      </w:r>
      <w:r w:rsidRPr="005B141A">
        <w:rPr>
          <w:rFonts w:ascii="Arial" w:eastAsia="Times New Roman" w:hAnsi="Arial" w:cs="Arial"/>
          <w:i/>
          <w:color w:val="000000" w:themeColor="text1"/>
          <w:sz w:val="20"/>
          <w:szCs w:val="20"/>
        </w:rPr>
        <w:t xml:space="preserve">Endozoicomonas </w:t>
      </w:r>
      <w:r w:rsidRPr="005B141A">
        <w:rPr>
          <w:rFonts w:ascii="Arial" w:eastAsia="Times New Roman" w:hAnsi="Arial" w:cs="Arial"/>
          <w:color w:val="000000" w:themeColor="text1"/>
          <w:sz w:val="20"/>
          <w:szCs w:val="20"/>
        </w:rPr>
        <w:t>relative abundance, disease susceptibility, and growth rate (Supplementary Data Table 1</w:t>
      </w:r>
      <w:r w:rsidR="001E011D" w:rsidRPr="005B141A">
        <w:rPr>
          <w:rFonts w:ascii="Arial" w:eastAsia="Times New Roman" w:hAnsi="Arial" w:cs="Arial"/>
          <w:color w:val="000000" w:themeColor="text1"/>
          <w:sz w:val="20"/>
          <w:szCs w:val="20"/>
        </w:rPr>
        <w:t>1</w:t>
      </w:r>
      <w:r w:rsidRPr="005B141A">
        <w:rPr>
          <w:rFonts w:ascii="Arial" w:eastAsia="Times New Roman" w:hAnsi="Arial" w:cs="Arial"/>
          <w:color w:val="000000" w:themeColor="text1"/>
          <w:sz w:val="20"/>
          <w:szCs w:val="20"/>
        </w:rPr>
        <w:t xml:space="preserve">a, </w:t>
      </w:r>
      <w:r w:rsidR="00DB72A3" w:rsidRPr="005B141A">
        <w:rPr>
          <w:rFonts w:ascii="Arial" w:eastAsia="Times New Roman" w:hAnsi="Arial" w:cs="Arial"/>
          <w:color w:val="000000" w:themeColor="text1"/>
          <w:sz w:val="20"/>
          <w:szCs w:val="20"/>
        </w:rPr>
        <w:t>Fig. S</w:t>
      </w:r>
      <w:ins w:id="116" w:author="Microsoft Office User" w:date="2024-11-02T11:46:00Z">
        <w:r w:rsidR="005908B3">
          <w:rPr>
            <w:rFonts w:ascii="Arial" w:eastAsia="Times New Roman" w:hAnsi="Arial" w:cs="Arial"/>
            <w:color w:val="000000" w:themeColor="text1"/>
            <w:sz w:val="20"/>
            <w:szCs w:val="20"/>
          </w:rPr>
          <w:t>upplementary Fig. S</w:t>
        </w:r>
      </w:ins>
      <w:r w:rsidR="00DB72A3" w:rsidRPr="005B141A">
        <w:rPr>
          <w:rFonts w:ascii="Arial" w:eastAsia="Times New Roman" w:hAnsi="Arial" w:cs="Arial"/>
          <w:color w:val="000000" w:themeColor="text1"/>
          <w:sz w:val="20"/>
          <w:szCs w:val="20"/>
        </w:rPr>
        <w:t>4</w:t>
      </w:r>
      <w:r w:rsidRPr="005B141A">
        <w:rPr>
          <w:rFonts w:ascii="Arial" w:eastAsia="Times New Roman" w:hAnsi="Arial" w:cs="Arial"/>
          <w:color w:val="000000" w:themeColor="text1"/>
          <w:sz w:val="20"/>
          <w:szCs w:val="20"/>
        </w:rPr>
        <w:t xml:space="preserve">). </w:t>
      </w:r>
    </w:p>
    <w:p w14:paraId="1C3E3430" w14:textId="70124999" w:rsidR="007141C2" w:rsidRDefault="00961490" w:rsidP="00961490">
      <w:pPr>
        <w:rPr>
          <w:ins w:id="117" w:author="Microsoft Office User" w:date="2024-10-29T09:14:00Z"/>
          <w:rFonts w:ascii="Arial" w:eastAsia="Times New Roman" w:hAnsi="Arial" w:cs="Arial"/>
          <w:color w:val="000000" w:themeColor="text1"/>
          <w:sz w:val="20"/>
          <w:szCs w:val="20"/>
        </w:rPr>
      </w:pPr>
      <w:r w:rsidRPr="005B141A">
        <w:rPr>
          <w:rFonts w:ascii="Arial" w:eastAsia="Times New Roman" w:hAnsi="Arial" w:cs="Arial"/>
          <w:color w:val="000000" w:themeColor="text1"/>
          <w:sz w:val="20"/>
          <w:szCs w:val="20"/>
        </w:rPr>
        <w:lastRenderedPageBreak/>
        <w:t>As is common in this type of analysis, more than one model was consistent with the data. However, none of the top models using either B</w:t>
      </w:r>
      <w:ins w:id="118" w:author="Microsoft Office User" w:date="2024-10-28T13:15:00Z">
        <w:r w:rsidR="00E227EE">
          <w:rPr>
            <w:rFonts w:ascii="Arial" w:eastAsia="Times New Roman" w:hAnsi="Arial" w:cs="Arial"/>
            <w:color w:val="000000" w:themeColor="text1"/>
            <w:sz w:val="20"/>
            <w:szCs w:val="20"/>
          </w:rPr>
          <w:t>rownian Motion</w:t>
        </w:r>
      </w:ins>
      <w:del w:id="119" w:author="Microsoft Office User" w:date="2024-10-28T13:15:00Z">
        <w:r w:rsidRPr="005B141A" w:rsidDel="00E227EE">
          <w:rPr>
            <w:rFonts w:ascii="Arial" w:eastAsia="Times New Roman" w:hAnsi="Arial" w:cs="Arial"/>
            <w:color w:val="000000" w:themeColor="text1"/>
            <w:sz w:val="20"/>
            <w:szCs w:val="20"/>
          </w:rPr>
          <w:delText>M</w:delText>
        </w:r>
      </w:del>
      <w:r w:rsidRPr="005B141A">
        <w:rPr>
          <w:rFonts w:ascii="Arial" w:eastAsia="Times New Roman" w:hAnsi="Arial" w:cs="Arial"/>
          <w:color w:val="000000" w:themeColor="text1"/>
          <w:sz w:val="20"/>
          <w:szCs w:val="20"/>
        </w:rPr>
        <w:t xml:space="preserve"> (Supplementary Table 1</w:t>
      </w:r>
      <w:r w:rsidR="001E011D" w:rsidRPr="005B141A">
        <w:rPr>
          <w:rFonts w:ascii="Arial" w:eastAsia="Times New Roman" w:hAnsi="Arial" w:cs="Arial"/>
          <w:color w:val="000000" w:themeColor="text1"/>
          <w:sz w:val="20"/>
          <w:szCs w:val="20"/>
        </w:rPr>
        <w:t>1</w:t>
      </w:r>
      <w:r w:rsidRPr="005B141A">
        <w:rPr>
          <w:rFonts w:ascii="Arial" w:eastAsia="Times New Roman" w:hAnsi="Arial" w:cs="Arial"/>
          <w:color w:val="000000" w:themeColor="text1"/>
          <w:sz w:val="20"/>
          <w:szCs w:val="20"/>
        </w:rPr>
        <w:t>b) or Pagel’s lambda (Supplementary Data Table 1</w:t>
      </w:r>
      <w:r w:rsidR="001E011D" w:rsidRPr="005B141A">
        <w:rPr>
          <w:rFonts w:ascii="Arial" w:eastAsia="Times New Roman" w:hAnsi="Arial" w:cs="Arial"/>
          <w:color w:val="000000" w:themeColor="text1"/>
          <w:sz w:val="20"/>
          <w:szCs w:val="20"/>
        </w:rPr>
        <w:t>1</w:t>
      </w:r>
      <w:r w:rsidRPr="005B141A">
        <w:rPr>
          <w:rFonts w:ascii="Arial" w:eastAsia="Times New Roman" w:hAnsi="Arial" w:cs="Arial"/>
          <w:color w:val="000000" w:themeColor="text1"/>
          <w:sz w:val="20"/>
          <w:szCs w:val="20"/>
        </w:rPr>
        <w:t xml:space="preserve">c) suggested that disease influenced growth rate or vice versa without the influence of </w:t>
      </w:r>
      <w:r w:rsidRPr="005B141A">
        <w:rPr>
          <w:rFonts w:ascii="Arial" w:eastAsia="Times New Roman" w:hAnsi="Arial" w:cs="Arial"/>
          <w:i/>
          <w:color w:val="000000" w:themeColor="text1"/>
          <w:sz w:val="20"/>
          <w:szCs w:val="20"/>
        </w:rPr>
        <w:t xml:space="preserve">Endozoicomonas </w:t>
      </w:r>
      <w:r w:rsidRPr="005B141A">
        <w:rPr>
          <w:rFonts w:ascii="Arial" w:eastAsia="Times New Roman" w:hAnsi="Arial" w:cs="Arial"/>
          <w:color w:val="000000" w:themeColor="text1"/>
          <w:sz w:val="20"/>
          <w:szCs w:val="20"/>
        </w:rPr>
        <w:t>(Fig</w:t>
      </w:r>
      <w:r w:rsidR="00DB72A3" w:rsidRPr="005B141A">
        <w:rPr>
          <w:rFonts w:ascii="Arial" w:eastAsia="Times New Roman" w:hAnsi="Arial" w:cs="Arial"/>
          <w:color w:val="000000" w:themeColor="text1"/>
          <w:sz w:val="20"/>
          <w:szCs w:val="20"/>
        </w:rPr>
        <w:t>.</w:t>
      </w:r>
      <w:r w:rsidRPr="005B141A">
        <w:rPr>
          <w:rFonts w:ascii="Arial" w:eastAsia="Times New Roman" w:hAnsi="Arial" w:cs="Arial"/>
          <w:color w:val="000000" w:themeColor="text1"/>
          <w:sz w:val="20"/>
          <w:szCs w:val="20"/>
        </w:rPr>
        <w:t xml:space="preserve"> 3D), and all significant models include </w:t>
      </w:r>
      <w:r w:rsidRPr="005B141A">
        <w:rPr>
          <w:rFonts w:ascii="Arial" w:eastAsia="Times New Roman" w:hAnsi="Arial" w:cs="Arial"/>
          <w:i/>
          <w:color w:val="000000" w:themeColor="text1"/>
          <w:sz w:val="20"/>
          <w:szCs w:val="20"/>
        </w:rPr>
        <w:t>Endozoicomonas</w:t>
      </w:r>
      <w:r w:rsidRPr="005B141A">
        <w:rPr>
          <w:rFonts w:ascii="Arial" w:eastAsia="Times New Roman" w:hAnsi="Arial" w:cs="Arial"/>
          <w:color w:val="000000" w:themeColor="text1"/>
          <w:sz w:val="20"/>
          <w:szCs w:val="20"/>
        </w:rPr>
        <w:t xml:space="preserve">. Thus, while the precise feedback remains to be determined, causality analysis suggests that, in some capacity, </w:t>
      </w:r>
      <w:r w:rsidRPr="005B141A">
        <w:rPr>
          <w:rFonts w:ascii="Arial" w:eastAsia="Times New Roman" w:hAnsi="Arial" w:cs="Arial"/>
          <w:i/>
          <w:color w:val="000000" w:themeColor="text1"/>
          <w:sz w:val="20"/>
          <w:szCs w:val="20"/>
        </w:rPr>
        <w:t>Endozoicomonas</w:t>
      </w:r>
      <w:r w:rsidRPr="005B141A">
        <w:rPr>
          <w:rFonts w:ascii="Arial" w:eastAsia="Times New Roman" w:hAnsi="Arial" w:cs="Arial"/>
          <w:color w:val="000000" w:themeColor="text1"/>
          <w:sz w:val="20"/>
          <w:szCs w:val="20"/>
        </w:rPr>
        <w:t xml:space="preserve"> likely mediates growth rate and disease.</w:t>
      </w:r>
    </w:p>
    <w:p w14:paraId="37C0B478" w14:textId="1198AF5A" w:rsidR="008A1949" w:rsidRDefault="00F34013" w:rsidP="00C96F29">
      <w:pPr>
        <w:pStyle w:val="NormalWeb"/>
        <w:rPr>
          <w:ins w:id="120" w:author="Microsoft Office User" w:date="2024-11-02T10:16:00Z"/>
          <w:rFonts w:ascii="Arial" w:hAnsi="Arial" w:cs="Arial"/>
          <w:color w:val="000000" w:themeColor="text1"/>
          <w:sz w:val="20"/>
          <w:szCs w:val="20"/>
        </w:rPr>
      </w:pPr>
      <w:ins w:id="121" w:author="Microsoft Office User" w:date="2024-10-29T09:15:00Z">
        <w:r>
          <w:rPr>
            <w:rFonts w:ascii="Arial" w:hAnsi="Arial" w:cs="Arial"/>
            <w:b/>
            <w:bCs/>
            <w:color w:val="000000" w:themeColor="text1"/>
            <w:sz w:val="20"/>
            <w:szCs w:val="20"/>
          </w:rPr>
          <w:t xml:space="preserve">Diversity within </w:t>
        </w:r>
        <w:r>
          <w:rPr>
            <w:rFonts w:ascii="Arial" w:hAnsi="Arial" w:cs="Arial"/>
            <w:b/>
            <w:bCs/>
            <w:i/>
            <w:iCs/>
            <w:color w:val="000000" w:themeColor="text1"/>
            <w:sz w:val="20"/>
            <w:szCs w:val="20"/>
          </w:rPr>
          <w:t xml:space="preserve">Endozoicomonas. </w:t>
        </w:r>
      </w:ins>
      <w:ins w:id="122" w:author="Microsoft Office User" w:date="2024-10-29T09:17:00Z">
        <w:r>
          <w:rPr>
            <w:rFonts w:ascii="Arial" w:hAnsi="Arial" w:cs="Arial"/>
            <w:b/>
            <w:bCs/>
            <w:i/>
            <w:iCs/>
            <w:color w:val="000000" w:themeColor="text1"/>
            <w:sz w:val="20"/>
            <w:szCs w:val="20"/>
          </w:rPr>
          <w:t xml:space="preserve"> </w:t>
        </w:r>
        <w:r>
          <w:rPr>
            <w:rFonts w:ascii="Arial" w:hAnsi="Arial" w:cs="Arial"/>
            <w:color w:val="000000" w:themeColor="text1"/>
            <w:sz w:val="20"/>
            <w:szCs w:val="20"/>
          </w:rPr>
          <w:t>Our c</w:t>
        </w:r>
      </w:ins>
      <w:ins w:id="123" w:author="Microsoft Office User" w:date="2024-10-29T09:18:00Z">
        <w:r>
          <w:rPr>
            <w:rFonts w:ascii="Arial" w:hAnsi="Arial" w:cs="Arial"/>
            <w:color w:val="000000" w:themeColor="text1"/>
            <w:sz w:val="20"/>
            <w:szCs w:val="20"/>
          </w:rPr>
          <w:t xml:space="preserve">omparative results across coral genera suggest that </w:t>
        </w:r>
      </w:ins>
      <w:ins w:id="124" w:author="Microsoft Office User" w:date="2024-10-29T09:16:00Z">
        <w:r>
          <w:rPr>
            <w:rFonts w:ascii="Arial" w:hAnsi="Arial" w:cs="Arial"/>
            <w:color w:val="000000" w:themeColor="text1"/>
            <w:sz w:val="20"/>
            <w:szCs w:val="20"/>
          </w:rPr>
          <w:t xml:space="preserve">the </w:t>
        </w:r>
      </w:ins>
      <w:ins w:id="125" w:author="Microsoft Office User" w:date="2024-11-01T09:33:00Z">
        <w:r w:rsidR="00707DE2">
          <w:rPr>
            <w:rFonts w:ascii="Arial" w:hAnsi="Arial" w:cs="Arial"/>
            <w:color w:val="000000" w:themeColor="text1"/>
            <w:sz w:val="20"/>
            <w:szCs w:val="20"/>
          </w:rPr>
          <w:t xml:space="preserve">total </w:t>
        </w:r>
      </w:ins>
      <w:ins w:id="126" w:author="Microsoft Office User" w:date="2024-10-29T09:16:00Z">
        <w:r>
          <w:rPr>
            <w:rFonts w:ascii="Arial" w:hAnsi="Arial" w:cs="Arial"/>
            <w:color w:val="000000" w:themeColor="text1"/>
            <w:sz w:val="20"/>
            <w:szCs w:val="20"/>
          </w:rPr>
          <w:t xml:space="preserve">relative abundance of microbes </w:t>
        </w:r>
      </w:ins>
      <w:ins w:id="127" w:author="Microsoft Office User" w:date="2024-11-01T09:33:00Z">
        <w:r w:rsidR="00707DE2">
          <w:rPr>
            <w:rFonts w:ascii="Arial" w:hAnsi="Arial" w:cs="Arial"/>
            <w:color w:val="000000" w:themeColor="text1"/>
            <w:sz w:val="20"/>
            <w:szCs w:val="20"/>
          </w:rPr>
          <w:t>in</w:t>
        </w:r>
      </w:ins>
      <w:ins w:id="128" w:author="Microsoft Office User" w:date="2024-10-29T09:16:00Z">
        <w:r>
          <w:rPr>
            <w:rFonts w:ascii="Arial" w:hAnsi="Arial" w:cs="Arial"/>
            <w:color w:val="000000" w:themeColor="text1"/>
            <w:sz w:val="20"/>
            <w:szCs w:val="20"/>
          </w:rPr>
          <w:t xml:space="preserve"> genus </w:t>
        </w:r>
        <w:r>
          <w:rPr>
            <w:rFonts w:ascii="Arial" w:hAnsi="Arial" w:cs="Arial"/>
            <w:i/>
            <w:iCs/>
            <w:color w:val="000000" w:themeColor="text1"/>
            <w:sz w:val="20"/>
            <w:szCs w:val="20"/>
          </w:rPr>
          <w:t xml:space="preserve">Endozoicomonas </w:t>
        </w:r>
      </w:ins>
      <w:ins w:id="129" w:author="Microsoft Office User" w:date="2024-10-29T09:18:00Z">
        <w:r>
          <w:rPr>
            <w:rFonts w:ascii="Arial" w:hAnsi="Arial" w:cs="Arial"/>
            <w:color w:val="000000" w:themeColor="text1"/>
            <w:sz w:val="20"/>
            <w:szCs w:val="20"/>
          </w:rPr>
          <w:t xml:space="preserve">is linked to </w:t>
        </w:r>
      </w:ins>
      <w:ins w:id="130" w:author="Microsoft Office User" w:date="2024-11-01T09:33:00Z">
        <w:r w:rsidR="00707DE2">
          <w:rPr>
            <w:rFonts w:ascii="Arial" w:hAnsi="Arial" w:cs="Arial"/>
            <w:color w:val="000000" w:themeColor="text1"/>
            <w:sz w:val="20"/>
            <w:szCs w:val="20"/>
          </w:rPr>
          <w:t xml:space="preserve">shifts in </w:t>
        </w:r>
      </w:ins>
      <w:ins w:id="131" w:author="Microsoft Office User" w:date="2024-10-29T09:16:00Z">
        <w:r>
          <w:rPr>
            <w:rFonts w:ascii="Arial" w:hAnsi="Arial" w:cs="Arial"/>
            <w:color w:val="000000" w:themeColor="text1"/>
            <w:sz w:val="20"/>
            <w:szCs w:val="20"/>
          </w:rPr>
          <w:t>host disease susceptibility and growth rate</w:t>
        </w:r>
      </w:ins>
      <w:ins w:id="132" w:author="Microsoft Office User" w:date="2024-11-01T09:33:00Z">
        <w:r w:rsidR="00707DE2">
          <w:rPr>
            <w:rFonts w:ascii="Arial" w:hAnsi="Arial" w:cs="Arial"/>
            <w:color w:val="000000" w:themeColor="text1"/>
            <w:sz w:val="20"/>
            <w:szCs w:val="20"/>
          </w:rPr>
          <w:t xml:space="preserve"> over coral evolution</w:t>
        </w:r>
      </w:ins>
      <w:ins w:id="133" w:author="Microsoft Office User" w:date="2024-10-29T09:16:00Z">
        <w:r>
          <w:rPr>
            <w:rFonts w:ascii="Arial" w:hAnsi="Arial" w:cs="Arial"/>
            <w:color w:val="000000" w:themeColor="text1"/>
            <w:sz w:val="20"/>
            <w:szCs w:val="20"/>
          </w:rPr>
          <w:t xml:space="preserve">. </w:t>
        </w:r>
      </w:ins>
      <w:ins w:id="134" w:author="Microsoft Office User" w:date="2024-10-29T09:18:00Z">
        <w:r>
          <w:rPr>
            <w:rFonts w:ascii="Arial" w:hAnsi="Arial" w:cs="Arial"/>
            <w:color w:val="000000" w:themeColor="text1"/>
            <w:sz w:val="20"/>
            <w:szCs w:val="20"/>
          </w:rPr>
          <w:t xml:space="preserve">However, genus </w:t>
        </w:r>
        <w:r>
          <w:rPr>
            <w:rFonts w:ascii="Arial" w:hAnsi="Arial" w:cs="Arial"/>
            <w:i/>
            <w:iCs/>
            <w:color w:val="000000" w:themeColor="text1"/>
            <w:sz w:val="20"/>
            <w:szCs w:val="20"/>
          </w:rPr>
          <w:t xml:space="preserve">Endozoicomonas </w:t>
        </w:r>
      </w:ins>
      <w:ins w:id="135" w:author="Microsoft Office User" w:date="2024-11-01T09:33:00Z">
        <w:r w:rsidR="00707DE2">
          <w:rPr>
            <w:rFonts w:ascii="Arial" w:hAnsi="Arial" w:cs="Arial"/>
            <w:color w:val="000000" w:themeColor="text1"/>
            <w:sz w:val="20"/>
            <w:szCs w:val="20"/>
          </w:rPr>
          <w:t>has many str</w:t>
        </w:r>
      </w:ins>
      <w:ins w:id="136" w:author="Microsoft Office User" w:date="2024-11-01T10:28:00Z">
        <w:r w:rsidR="00AF3C99">
          <w:rPr>
            <w:rFonts w:ascii="Arial" w:hAnsi="Arial" w:cs="Arial"/>
            <w:color w:val="000000" w:themeColor="text1"/>
            <w:sz w:val="20"/>
            <w:szCs w:val="20"/>
          </w:rPr>
          <w:t>ai</w:t>
        </w:r>
      </w:ins>
      <w:ins w:id="137" w:author="Microsoft Office User" w:date="2024-11-01T09:33:00Z">
        <w:r w:rsidR="00707DE2">
          <w:rPr>
            <w:rFonts w:ascii="Arial" w:hAnsi="Arial" w:cs="Arial"/>
            <w:color w:val="000000" w:themeColor="text1"/>
            <w:sz w:val="20"/>
            <w:szCs w:val="20"/>
          </w:rPr>
          <w:t>ns</w:t>
        </w:r>
      </w:ins>
      <w:ins w:id="138" w:author="Microsoft Office User" w:date="2024-11-01T10:28:00Z">
        <w:r w:rsidR="00F305AE">
          <w:rPr>
            <w:rFonts w:ascii="Arial" w:hAnsi="Arial" w:cs="Arial"/>
            <w:color w:val="000000" w:themeColor="text1"/>
            <w:sz w:val="20"/>
            <w:szCs w:val="20"/>
          </w:rPr>
          <w:t xml:space="preserve"> that may differ in their interactions with coral hosts. For example</w:t>
        </w:r>
      </w:ins>
      <w:ins w:id="139" w:author="Microsoft Office User" w:date="2024-11-01T09:33:00Z">
        <w:r w:rsidR="00707DE2">
          <w:rPr>
            <w:rFonts w:ascii="Arial" w:hAnsi="Arial" w:cs="Arial"/>
            <w:color w:val="000000" w:themeColor="text1"/>
            <w:sz w:val="20"/>
            <w:szCs w:val="20"/>
          </w:rPr>
          <w:t xml:space="preserve">, </w:t>
        </w:r>
      </w:ins>
      <w:ins w:id="140" w:author="Microsoft Office User" w:date="2024-11-01T11:03:00Z">
        <w:r w:rsidR="00CF6CD3">
          <w:rPr>
            <w:rFonts w:ascii="Arial" w:hAnsi="Arial" w:cs="Arial"/>
            <w:i/>
            <w:iCs/>
            <w:color w:val="000000" w:themeColor="text1"/>
            <w:sz w:val="20"/>
            <w:szCs w:val="20"/>
          </w:rPr>
          <w:t>Endozoicomonas</w:t>
        </w:r>
      </w:ins>
      <w:ins w:id="141" w:author="Microsoft Office User" w:date="2024-11-01T09:33:00Z">
        <w:r w:rsidR="00707DE2">
          <w:rPr>
            <w:rFonts w:ascii="Arial" w:hAnsi="Arial" w:cs="Arial"/>
            <w:color w:val="000000" w:themeColor="text1"/>
            <w:sz w:val="20"/>
            <w:szCs w:val="20"/>
          </w:rPr>
          <w:t xml:space="preserve"> </w:t>
        </w:r>
      </w:ins>
      <w:ins w:id="142" w:author="Microsoft Office User" w:date="2024-10-29T09:20:00Z">
        <w:r>
          <w:rPr>
            <w:rFonts w:ascii="Arial" w:hAnsi="Arial" w:cs="Arial"/>
            <w:color w:val="000000" w:themeColor="text1"/>
            <w:sz w:val="20"/>
            <w:szCs w:val="20"/>
          </w:rPr>
          <w:t>phy</w:t>
        </w:r>
      </w:ins>
      <w:ins w:id="143" w:author="Microsoft Office User" w:date="2024-10-29T09:21:00Z">
        <w:r>
          <w:rPr>
            <w:rFonts w:ascii="Arial" w:hAnsi="Arial" w:cs="Arial"/>
            <w:color w:val="000000" w:themeColor="text1"/>
            <w:sz w:val="20"/>
            <w:szCs w:val="20"/>
          </w:rPr>
          <w:t xml:space="preserve">lotypes in nearby corals may differ in genomic features </w:t>
        </w:r>
      </w:ins>
      <w:ins w:id="144" w:author="Microsoft Office User" w:date="2024-10-29T09:22:00Z">
        <w:r>
          <w:rPr>
            <w:rFonts w:ascii="Arial" w:hAnsi="Arial" w:cs="Arial"/>
            <w:color w:val="000000" w:themeColor="text1"/>
            <w:sz w:val="20"/>
            <w:szCs w:val="20"/>
          </w:rPr>
          <w:t>like capacity for reactive oxygen species scavenging that could have implications for host-micro</w:t>
        </w:r>
      </w:ins>
      <w:ins w:id="145" w:author="Microsoft Office User" w:date="2024-10-29T09:23:00Z">
        <w:r>
          <w:rPr>
            <w:rFonts w:ascii="Arial" w:hAnsi="Arial" w:cs="Arial"/>
            <w:color w:val="000000" w:themeColor="text1"/>
            <w:sz w:val="20"/>
            <w:szCs w:val="20"/>
          </w:rPr>
          <w:t>bial symbiosis</w:t>
        </w:r>
      </w:ins>
      <w:r w:rsidR="007372D3">
        <w:rPr>
          <w:rFonts w:ascii="Arial" w:hAnsi="Arial" w:cs="Arial"/>
          <w:color w:val="000000" w:themeColor="text1"/>
          <w:sz w:val="20"/>
          <w:szCs w:val="20"/>
        </w:rPr>
        <w:fldChar w:fldCharType="begin"/>
      </w:r>
      <w:r w:rsidR="007372D3">
        <w:rPr>
          <w:rFonts w:ascii="Arial" w:hAnsi="Arial" w:cs="Arial"/>
          <w:color w:val="000000" w:themeColor="text1"/>
          <w:sz w:val="20"/>
          <w:szCs w:val="20"/>
        </w:rPr>
        <w:instrText xml:space="preserve"> ADDIN ZOTERO_ITEM CSL_CITATION {"citationID":"3laLb7M5","properties":{"formattedCitation":"\\super 36\\nosupersub{}","plainCitation":"36","noteIndex":0},"citationItems":[{"id":1667,"uris":["http://zotero.org/groups/2769688/items/NQPICS5E"],"itemData":{"id":1667,"type":"article-journal","abstract":"Dominant coral-associated Endozoicomonas bacteria species are hypothesized to play a role in the coral sulfur cycle by metabolizing dimethylsulfoniopropionate (DMSP) into dimethylsulfide (DMS); however, no sequenced genome to date harbors genes for this process. In this study, we assembled high-quality (&gt;95% complete) draft genomes of strains of the recently added species Endozoicomonas acroporae (Acr-14T, Acr-1, and Acr-5) isolated from the coral Acropora sp. and performed a comparative genomic analysis on the genus Endozoicomonas. We identified DMSP CoA-transferase/lyase—a dddD gene homolog in all sequenced genomes of E. acroporae strains—and functionally characterized bacteria capable of metabolizing DMSP into DMS via the DddD cleavage pathway using RT-qPCR and gas chromatography (GC). Furthermore, we demonstrated that E. acroporae strains can use DMSP as a carbon source and have genes arranged in an operon-like manner to link DMSP metabolism to the central carbon cycle. This study confirms the role of Endozoicomonas in the coral sulfur cycle.","container-title":"The ISME Journal","DOI":"10.1038/s41396-020-0610-x","ISSN":"1751-7370","issue":"5","journalAbbreviation":"ISME J","language":"en","license":"2020 The Author(s)","note":"number: 5\npublisher: Nature Publishing Group","page":"1290-1303","source":"www.nature.com","title":"Comparative genomics: Dominant coral-bacterium Endozoicomonas acroporae metabolizes dimethylsulfoniopropionate (DMSP)","title-short":"Comparative genomics","volume":"14","author":[{"family":"Tandon","given":"Kshitij"},{"family":"Lu","given":"Chih-Ying"},{"family":"Chiang","given":"Pei-Wen"},{"family":"Wada","given":"Naohisa"},{"family":"Yang","given":"Shan-Hua"},{"family":"Chan","given":"Ya-Fan"},{"family":"Chen","given":"Ping-Yun"},{"family":"Chang","given":"Hsiao-Yu"},{"family":"Chiou","given":"Yu-Jing"},{"family":"Chou","given":"Ming-Shean"},{"family":"Chen","given":"Wen-Ming"},{"family":"Tang","given":"Sen-Lin"}],"issued":{"date-parts":[["2020",5]]}}}],"schema":"https://github.com/citation-style-language/schema/raw/master/csl-citation.json"} </w:instrText>
      </w:r>
      <w:r w:rsidR="007372D3">
        <w:rPr>
          <w:rFonts w:ascii="Arial" w:hAnsi="Arial" w:cs="Arial"/>
          <w:color w:val="000000" w:themeColor="text1"/>
          <w:sz w:val="20"/>
          <w:szCs w:val="20"/>
        </w:rPr>
        <w:fldChar w:fldCharType="separate"/>
      </w:r>
      <w:r w:rsidR="007372D3" w:rsidRPr="007372D3">
        <w:rPr>
          <w:rFonts w:ascii="Arial" w:hAnsi="Arial" w:cs="Arial"/>
          <w:color w:val="000000"/>
          <w:sz w:val="20"/>
          <w:vertAlign w:val="superscript"/>
        </w:rPr>
        <w:t>36</w:t>
      </w:r>
      <w:r w:rsidR="007372D3">
        <w:rPr>
          <w:rFonts w:ascii="Arial" w:hAnsi="Arial" w:cs="Arial"/>
          <w:color w:val="000000" w:themeColor="text1"/>
          <w:sz w:val="20"/>
          <w:szCs w:val="20"/>
        </w:rPr>
        <w:fldChar w:fldCharType="end"/>
      </w:r>
      <w:ins w:id="146" w:author="Microsoft Office User" w:date="2024-10-29T09:23:00Z">
        <w:r>
          <w:rPr>
            <w:rFonts w:ascii="Arial" w:hAnsi="Arial" w:cs="Arial"/>
            <w:color w:val="000000" w:themeColor="text1"/>
            <w:sz w:val="20"/>
            <w:szCs w:val="20"/>
          </w:rPr>
          <w:t>.</w:t>
        </w:r>
      </w:ins>
      <w:ins w:id="147" w:author="Microsoft Office User" w:date="2024-10-29T09:25:00Z">
        <w:r w:rsidR="00B3677A">
          <w:rPr>
            <w:rFonts w:ascii="Arial" w:hAnsi="Arial" w:cs="Arial"/>
            <w:color w:val="000000" w:themeColor="text1"/>
            <w:sz w:val="20"/>
            <w:szCs w:val="20"/>
          </w:rPr>
          <w:t xml:space="preserve">  </w:t>
        </w:r>
      </w:ins>
      <w:ins w:id="148" w:author="Microsoft Office User" w:date="2024-11-01T11:07:00Z">
        <w:r w:rsidR="00CB41DE">
          <w:rPr>
            <w:rFonts w:ascii="Arial" w:hAnsi="Arial" w:cs="Arial"/>
            <w:color w:val="000000" w:themeColor="text1"/>
            <w:sz w:val="20"/>
            <w:szCs w:val="20"/>
          </w:rPr>
          <w:t xml:space="preserve">Moreover, </w:t>
        </w:r>
      </w:ins>
      <w:ins w:id="149" w:author="Microsoft Office User" w:date="2024-11-01T09:33:00Z">
        <w:r w:rsidR="00707DE2">
          <w:rPr>
            <w:rFonts w:ascii="Arial" w:hAnsi="Arial" w:cs="Arial"/>
            <w:color w:val="000000" w:themeColor="text1"/>
            <w:sz w:val="20"/>
            <w:szCs w:val="20"/>
          </w:rPr>
          <w:t>our cross-compartme</w:t>
        </w:r>
      </w:ins>
      <w:ins w:id="150" w:author="Microsoft Office User" w:date="2024-11-01T09:34:00Z">
        <w:r w:rsidR="00707DE2">
          <w:rPr>
            <w:rFonts w:ascii="Arial" w:hAnsi="Arial" w:cs="Arial"/>
            <w:color w:val="000000" w:themeColor="text1"/>
            <w:sz w:val="20"/>
            <w:szCs w:val="20"/>
          </w:rPr>
          <w:t>nt analysis showed</w:t>
        </w:r>
      </w:ins>
      <w:ins w:id="151" w:author="Microsoft Office User" w:date="2024-11-01T11:07:00Z">
        <w:r w:rsidR="00CB41DE">
          <w:rPr>
            <w:rFonts w:ascii="Arial" w:hAnsi="Arial" w:cs="Arial"/>
            <w:color w:val="000000" w:themeColor="text1"/>
            <w:sz w:val="20"/>
            <w:szCs w:val="20"/>
          </w:rPr>
          <w:t xml:space="preserve"> anatomically-specific</w:t>
        </w:r>
      </w:ins>
      <w:ins w:id="152" w:author="Microsoft Office User" w:date="2024-11-01T09:34:00Z">
        <w:r w:rsidR="00707DE2">
          <w:rPr>
            <w:rFonts w:ascii="Arial" w:hAnsi="Arial" w:cs="Arial"/>
            <w:color w:val="000000" w:themeColor="text1"/>
            <w:sz w:val="20"/>
            <w:szCs w:val="20"/>
          </w:rPr>
          <w:t xml:space="preserve"> differences in associations between </w:t>
        </w:r>
        <w:r w:rsidR="00707DE2">
          <w:rPr>
            <w:rFonts w:ascii="Arial" w:hAnsi="Arial" w:cs="Arial"/>
            <w:i/>
            <w:iCs/>
            <w:color w:val="000000" w:themeColor="text1"/>
            <w:sz w:val="20"/>
            <w:szCs w:val="20"/>
          </w:rPr>
          <w:t xml:space="preserve">Endozoicomonas </w:t>
        </w:r>
        <w:r w:rsidR="00707DE2">
          <w:rPr>
            <w:rFonts w:ascii="Arial" w:hAnsi="Arial" w:cs="Arial"/>
            <w:color w:val="000000" w:themeColor="text1"/>
            <w:sz w:val="20"/>
            <w:szCs w:val="20"/>
          </w:rPr>
          <w:t>and host traits</w:t>
        </w:r>
      </w:ins>
      <w:ins w:id="153" w:author="Microsoft Office User" w:date="2024-11-01T11:14:00Z">
        <w:r w:rsidR="00CB41DE">
          <w:rPr>
            <w:rFonts w:ascii="Arial" w:hAnsi="Arial" w:cs="Arial"/>
            <w:color w:val="000000" w:themeColor="text1"/>
            <w:sz w:val="20"/>
            <w:szCs w:val="20"/>
          </w:rPr>
          <w:t xml:space="preserve">: </w:t>
        </w:r>
      </w:ins>
      <w:ins w:id="154" w:author="Microsoft Office User" w:date="2024-11-01T09:35:00Z">
        <w:r w:rsidR="008A1949">
          <w:rPr>
            <w:rFonts w:ascii="Arial" w:hAnsi="Arial" w:cs="Arial"/>
            <w:i/>
            <w:iCs/>
            <w:color w:val="000000" w:themeColor="text1"/>
            <w:sz w:val="20"/>
            <w:szCs w:val="20"/>
          </w:rPr>
          <w:t xml:space="preserve">Endozoicomonas </w:t>
        </w:r>
      </w:ins>
      <w:ins w:id="155" w:author="Microsoft Office User" w:date="2024-11-01T11:08:00Z">
        <w:r w:rsidR="00CB41DE" w:rsidRPr="00CB41DE">
          <w:rPr>
            <w:rFonts w:ascii="Arial" w:hAnsi="Arial" w:cs="Arial"/>
            <w:color w:val="000000" w:themeColor="text1"/>
            <w:sz w:val="20"/>
            <w:szCs w:val="20"/>
            <w:rPrChange w:id="156" w:author="Microsoft Office User" w:date="2024-11-01T11:08:00Z">
              <w:rPr>
                <w:rFonts w:ascii="Arial" w:hAnsi="Arial" w:cs="Arial"/>
                <w:color w:val="000000" w:themeColor="text1"/>
                <w:sz w:val="20"/>
                <w:szCs w:val="20"/>
                <w:u w:val="single"/>
              </w:rPr>
            </w:rPrChange>
          </w:rPr>
          <w:t xml:space="preserve">relative </w:t>
        </w:r>
      </w:ins>
      <w:ins w:id="157" w:author="Microsoft Office User" w:date="2024-11-01T09:36:00Z">
        <w:r w:rsidR="008A1949">
          <w:rPr>
            <w:rFonts w:ascii="Arial" w:hAnsi="Arial" w:cs="Arial"/>
            <w:color w:val="000000" w:themeColor="text1"/>
            <w:sz w:val="20"/>
            <w:szCs w:val="20"/>
          </w:rPr>
          <w:t xml:space="preserve">abundances </w:t>
        </w:r>
      </w:ins>
      <w:ins w:id="158" w:author="Microsoft Office User" w:date="2024-11-01T09:35:00Z">
        <w:r w:rsidR="008A1949">
          <w:rPr>
            <w:rFonts w:ascii="Arial" w:hAnsi="Arial" w:cs="Arial"/>
            <w:color w:val="000000" w:themeColor="text1"/>
            <w:sz w:val="20"/>
            <w:szCs w:val="20"/>
          </w:rPr>
          <w:t xml:space="preserve">were </w:t>
        </w:r>
      </w:ins>
      <w:ins w:id="159" w:author="Microsoft Office User" w:date="2024-11-01T11:09:00Z">
        <w:r w:rsidR="00CB41DE">
          <w:rPr>
            <w:rFonts w:ascii="Arial" w:hAnsi="Arial" w:cs="Arial"/>
            <w:color w:val="000000" w:themeColor="text1"/>
            <w:sz w:val="20"/>
            <w:szCs w:val="20"/>
          </w:rPr>
          <w:t xml:space="preserve">significantly </w:t>
        </w:r>
      </w:ins>
      <w:ins w:id="160" w:author="Microsoft Office User" w:date="2024-11-01T09:35:00Z">
        <w:r w:rsidR="008A1949">
          <w:rPr>
            <w:rFonts w:ascii="Arial" w:hAnsi="Arial" w:cs="Arial"/>
            <w:color w:val="000000" w:themeColor="text1"/>
            <w:sz w:val="20"/>
            <w:szCs w:val="20"/>
          </w:rPr>
          <w:t xml:space="preserve">associated </w:t>
        </w:r>
      </w:ins>
      <w:ins w:id="161" w:author="Microsoft Office User" w:date="2024-11-01T11:08:00Z">
        <w:r w:rsidR="00CB41DE">
          <w:rPr>
            <w:rFonts w:ascii="Arial" w:hAnsi="Arial" w:cs="Arial"/>
            <w:color w:val="000000" w:themeColor="text1"/>
            <w:sz w:val="20"/>
            <w:szCs w:val="20"/>
          </w:rPr>
          <w:t xml:space="preserve">with disease </w:t>
        </w:r>
      </w:ins>
      <w:ins w:id="162" w:author="Microsoft Office User" w:date="2024-11-01T11:09:00Z">
        <w:r w:rsidR="00CB41DE">
          <w:rPr>
            <w:rFonts w:ascii="Arial" w:hAnsi="Arial" w:cs="Arial"/>
            <w:color w:val="000000" w:themeColor="text1"/>
            <w:sz w:val="20"/>
            <w:szCs w:val="20"/>
          </w:rPr>
          <w:t xml:space="preserve">susceptibility </w:t>
        </w:r>
      </w:ins>
      <w:ins w:id="163" w:author="Microsoft Office User" w:date="2024-11-01T11:08:00Z">
        <w:r w:rsidR="00CB41DE">
          <w:rPr>
            <w:rFonts w:ascii="Arial" w:hAnsi="Arial" w:cs="Arial"/>
            <w:color w:val="000000" w:themeColor="text1"/>
            <w:sz w:val="20"/>
            <w:szCs w:val="20"/>
          </w:rPr>
          <w:t>and growth</w:t>
        </w:r>
      </w:ins>
      <w:ins w:id="164" w:author="Microsoft Office User" w:date="2024-11-01T11:09:00Z">
        <w:r w:rsidR="00CB41DE">
          <w:rPr>
            <w:rFonts w:ascii="Arial" w:hAnsi="Arial" w:cs="Arial"/>
            <w:color w:val="000000" w:themeColor="text1"/>
            <w:sz w:val="20"/>
            <w:szCs w:val="20"/>
          </w:rPr>
          <w:t xml:space="preserve"> rate</w:t>
        </w:r>
      </w:ins>
      <w:ins w:id="165" w:author="Microsoft Office User" w:date="2024-11-01T11:08:00Z">
        <w:r w:rsidR="00CB41DE">
          <w:rPr>
            <w:rFonts w:ascii="Arial" w:hAnsi="Arial" w:cs="Arial"/>
            <w:color w:val="000000" w:themeColor="text1"/>
            <w:sz w:val="20"/>
            <w:szCs w:val="20"/>
          </w:rPr>
          <w:t xml:space="preserve"> in tissue, but disease </w:t>
        </w:r>
      </w:ins>
      <w:ins w:id="166" w:author="Microsoft Office User" w:date="2024-11-01T11:09:00Z">
        <w:r w:rsidR="00CB41DE">
          <w:rPr>
            <w:rFonts w:ascii="Arial" w:hAnsi="Arial" w:cs="Arial"/>
            <w:color w:val="000000" w:themeColor="text1"/>
            <w:sz w:val="20"/>
            <w:szCs w:val="20"/>
          </w:rPr>
          <w:t xml:space="preserve">suceptibility </w:t>
        </w:r>
      </w:ins>
      <w:ins w:id="167" w:author="Microsoft Office User" w:date="2024-11-01T11:08:00Z">
        <w:r w:rsidR="00CB41DE">
          <w:rPr>
            <w:rFonts w:ascii="Arial" w:hAnsi="Arial" w:cs="Arial"/>
            <w:color w:val="000000" w:themeColor="text1"/>
            <w:sz w:val="20"/>
            <w:szCs w:val="20"/>
          </w:rPr>
          <w:t xml:space="preserve">only in mucus. </w:t>
        </w:r>
      </w:ins>
      <w:ins w:id="168" w:author="Microsoft Office User" w:date="2024-11-01T13:35:00Z">
        <w:r w:rsidR="00786E7F">
          <w:rPr>
            <w:rFonts w:ascii="Arial" w:hAnsi="Arial" w:cs="Arial"/>
            <w:color w:val="000000" w:themeColor="text1"/>
            <w:sz w:val="20"/>
            <w:szCs w:val="20"/>
          </w:rPr>
          <w:t xml:space="preserve">In past literature and our results, </w:t>
        </w:r>
      </w:ins>
      <w:ins w:id="169" w:author="Microsoft Office User" w:date="2024-11-01T13:36:00Z">
        <w:r w:rsidR="00786E7F" w:rsidRPr="00E34A3A">
          <w:rPr>
            <w:rFonts w:ascii="Arial" w:hAnsi="Arial" w:cs="Arial"/>
            <w:i/>
            <w:iCs/>
            <w:color w:val="000000" w:themeColor="text1"/>
            <w:sz w:val="20"/>
            <w:szCs w:val="20"/>
            <w:rPrChange w:id="170" w:author="Microsoft Office User" w:date="2024-11-04T10:10:00Z">
              <w:rPr>
                <w:rFonts w:ascii="Arial" w:hAnsi="Arial" w:cs="Arial"/>
                <w:color w:val="000000" w:themeColor="text1"/>
                <w:sz w:val="20"/>
                <w:szCs w:val="20"/>
              </w:rPr>
            </w:rPrChange>
          </w:rPr>
          <w:t>Endozoicomonas</w:t>
        </w:r>
        <w:r w:rsidR="00786E7F">
          <w:rPr>
            <w:rFonts w:ascii="Arial" w:hAnsi="Arial" w:cs="Arial"/>
            <w:color w:val="000000" w:themeColor="text1"/>
            <w:sz w:val="20"/>
            <w:szCs w:val="20"/>
          </w:rPr>
          <w:t xml:space="preserve"> are most abundant in tissue</w:t>
        </w:r>
      </w:ins>
      <w:r w:rsidR="00786E7F">
        <w:rPr>
          <w:rFonts w:ascii="Arial" w:hAnsi="Arial" w:cs="Arial"/>
          <w:color w:val="000000" w:themeColor="text1"/>
          <w:sz w:val="20"/>
          <w:szCs w:val="20"/>
        </w:rPr>
        <w:fldChar w:fldCharType="begin"/>
      </w:r>
      <w:r w:rsidR="007372D3">
        <w:rPr>
          <w:rFonts w:ascii="Arial" w:hAnsi="Arial" w:cs="Arial"/>
          <w:color w:val="000000" w:themeColor="text1"/>
          <w:sz w:val="20"/>
          <w:szCs w:val="20"/>
        </w:rPr>
        <w:instrText xml:space="preserve"> ADDIN ZOTERO_ITEM CSL_CITATION {"citationID":"8bhkTtdp","properties":{"formattedCitation":"\\super 40\\nosupersub{}","plainCitation":"40","noteIndex":0},"citationItems":[{"id":2664,"uris":["http://zotero.org/groups/5558314/items/YFR5KH4A"],"itemData":{"id":2664,"type":"article-journal","abstract":"Corals are associated with diverse microbial assemblages; however, the spatial-temporal dynamics of intra-species microbial interactions are poorly understood. The coral-associated microbial community varies substantially between tissue and mucus microhabitats; however, the factors controlling the occurrence, abundance, and distribution of microbial taxa over time have rarely been explored for different coral compartments simultaneously. Here, we test (1) differentiation in microbiome diversity and composition between coral compartments (surface mucus and tissue) of two Acropora hosts (A. tenuis and A. millepora) common along inshore reefs of the Great Barrier Reef, as well as (2) the potential linkage between shifts in individual coral microbiome families and underlying host and environmental parameters. Amplicon based 16S ribosomal RNA gene sequencing of 136 samples collected over 14 months, revealed significant differences in bacterial richness, diversity and community structure among mucus, tissue and the surrounding seawater. Seawater samples were dominated by members of the Synechococcaceae and Pelagibacteraceae bacterial families. The mucus microbiome of Acropora spp. was dominated by members of Flavobacteriaceae, Synechococcaceae and Rhodobacteraceae and the tissue was dominated by Endozoicimonaceae. Mucus microbiome in both Acropora species was primarily correlated with seawater parameters including levels of chlorophyll a, ammonium, particulate organic carbon and the sum of nitrate and nitrite. In contrast, the correlation of the tissue microbiome to the measured environmental (i.e., seawater parameters) and host health physiological factors differed between host species, suggesting host-specific modulation of the tissue-associated microbiome to intrinsic and extrinsic factors. Furthermore, the correlation between individual coral microbiome members and environmental factors provides novel insights into coral microbiome-by-environment dynamics and hence has potential implications for current reef restoration and management efforts (e.g. microbial monitoring and observatory programs).","container-title":"PeerJ","DOI":"10.7717/peerj.9644","ISSN":"2167-8359","journalAbbreviation":"PeerJ","language":"en","note":"publisher: PeerJ Inc.","page":"e9644","source":"peerj.com","title":"Microbiome dynamics in the tissue and mucus of acroporid corals differ in relation to host and environmental parameters","volume":"8","author":[{"family":"Marchioro","given":"Giulia M."},{"family":"Glasl","given":"Bettina"},{"family":"Engelen","given":"Aschwin H."},{"family":"Serrão","given":"Ester A."},{"family":"Bourne","given":"David G."},{"family":"Webster","given":"Nicole S."},{"family":"Frade","given":"Pedro R."}],"issued":{"date-parts":[["2020",8,17]]}}}],"schema":"https://github.com/citation-style-language/schema/raw/master/csl-citation.json"} </w:instrText>
      </w:r>
      <w:r w:rsidR="00786E7F">
        <w:rPr>
          <w:rFonts w:ascii="Arial" w:hAnsi="Arial" w:cs="Arial"/>
          <w:color w:val="000000" w:themeColor="text1"/>
          <w:sz w:val="20"/>
          <w:szCs w:val="20"/>
        </w:rPr>
        <w:fldChar w:fldCharType="separate"/>
      </w:r>
      <w:r w:rsidR="00786E7F" w:rsidRPr="00786E7F">
        <w:rPr>
          <w:rFonts w:ascii="Arial" w:hAnsi="Arial" w:cs="Arial"/>
          <w:color w:val="000000"/>
          <w:sz w:val="20"/>
          <w:vertAlign w:val="superscript"/>
        </w:rPr>
        <w:t>40</w:t>
      </w:r>
      <w:r w:rsidR="00786E7F">
        <w:rPr>
          <w:rFonts w:ascii="Arial" w:hAnsi="Arial" w:cs="Arial"/>
          <w:color w:val="000000" w:themeColor="text1"/>
          <w:sz w:val="20"/>
          <w:szCs w:val="20"/>
        </w:rPr>
        <w:fldChar w:fldCharType="end"/>
      </w:r>
      <w:ins w:id="171" w:author="Microsoft Office User" w:date="2024-11-01T13:36:00Z">
        <w:r w:rsidR="00786E7F">
          <w:rPr>
            <w:rFonts w:ascii="Arial" w:hAnsi="Arial" w:cs="Arial"/>
            <w:color w:val="000000" w:themeColor="text1"/>
            <w:sz w:val="20"/>
            <w:szCs w:val="20"/>
          </w:rPr>
          <w:t xml:space="preserve">. </w:t>
        </w:r>
      </w:ins>
      <w:ins w:id="172" w:author="Microsoft Office User" w:date="2024-11-01T13:30:00Z">
        <w:r w:rsidR="003F179A">
          <w:rPr>
            <w:rFonts w:ascii="Arial" w:hAnsi="Arial" w:cs="Arial"/>
            <w:color w:val="000000" w:themeColor="text1"/>
            <w:sz w:val="20"/>
            <w:szCs w:val="20"/>
          </w:rPr>
          <w:t>Th</w:t>
        </w:r>
      </w:ins>
      <w:ins w:id="173" w:author="Microsoft Office User" w:date="2024-11-01T13:48:00Z">
        <w:r w:rsidR="00A706E6">
          <w:rPr>
            <w:rFonts w:ascii="Arial" w:hAnsi="Arial" w:cs="Arial"/>
            <w:color w:val="000000" w:themeColor="text1"/>
            <w:sz w:val="20"/>
            <w:szCs w:val="20"/>
          </w:rPr>
          <w:t>erefore</w:t>
        </w:r>
      </w:ins>
      <w:ins w:id="174" w:author="Microsoft Office User" w:date="2024-11-01T13:30:00Z">
        <w:r w:rsidR="003F179A">
          <w:rPr>
            <w:rFonts w:ascii="Arial" w:hAnsi="Arial" w:cs="Arial"/>
            <w:color w:val="000000" w:themeColor="text1"/>
            <w:sz w:val="20"/>
            <w:szCs w:val="20"/>
          </w:rPr>
          <w:t xml:space="preserve"> </w:t>
        </w:r>
      </w:ins>
      <w:ins w:id="175" w:author="Microsoft Office User" w:date="2024-11-01T13:31:00Z">
        <w:r w:rsidR="003F179A">
          <w:rPr>
            <w:rFonts w:ascii="Arial" w:hAnsi="Arial" w:cs="Arial"/>
            <w:color w:val="000000" w:themeColor="text1"/>
            <w:sz w:val="20"/>
            <w:szCs w:val="20"/>
          </w:rPr>
          <w:t xml:space="preserve">differences </w:t>
        </w:r>
      </w:ins>
      <w:ins w:id="176" w:author="Microsoft Office User" w:date="2024-11-01T13:49:00Z">
        <w:r w:rsidR="00A706E6">
          <w:rPr>
            <w:rFonts w:ascii="Arial" w:hAnsi="Arial" w:cs="Arial"/>
            <w:color w:val="000000" w:themeColor="text1"/>
            <w:sz w:val="20"/>
            <w:szCs w:val="20"/>
          </w:rPr>
          <w:t xml:space="preserve">in associations </w:t>
        </w:r>
      </w:ins>
      <w:ins w:id="177" w:author="Microsoft Office User" w:date="2024-11-01T13:48:00Z">
        <w:r w:rsidR="00A706E6">
          <w:rPr>
            <w:rFonts w:ascii="Arial" w:hAnsi="Arial" w:cs="Arial"/>
            <w:color w:val="000000" w:themeColor="text1"/>
            <w:sz w:val="20"/>
            <w:szCs w:val="20"/>
          </w:rPr>
          <w:t xml:space="preserve">between </w:t>
        </w:r>
      </w:ins>
      <w:ins w:id="178" w:author="Microsoft Office User" w:date="2024-11-01T13:49:00Z">
        <w:r w:rsidR="00A706E6">
          <w:rPr>
            <w:rFonts w:ascii="Arial" w:hAnsi="Arial" w:cs="Arial"/>
            <w:color w:val="000000" w:themeColor="text1"/>
            <w:sz w:val="20"/>
            <w:szCs w:val="20"/>
          </w:rPr>
          <w:t xml:space="preserve">host traits and mucus or tissue-associated </w:t>
        </w:r>
        <w:r w:rsidR="00A706E6">
          <w:rPr>
            <w:rFonts w:ascii="Arial" w:hAnsi="Arial" w:cs="Arial"/>
            <w:i/>
            <w:iCs/>
            <w:color w:val="000000" w:themeColor="text1"/>
            <w:sz w:val="20"/>
            <w:szCs w:val="20"/>
          </w:rPr>
          <w:t xml:space="preserve">Endozoicomonas </w:t>
        </w:r>
        <w:r w:rsidR="00A706E6">
          <w:rPr>
            <w:rFonts w:ascii="Arial" w:hAnsi="Arial" w:cs="Arial"/>
            <w:color w:val="000000" w:themeColor="text1"/>
            <w:sz w:val="20"/>
            <w:szCs w:val="20"/>
          </w:rPr>
          <w:t xml:space="preserve">may simply reflect somewhat less </w:t>
        </w:r>
      </w:ins>
      <w:ins w:id="179" w:author="Microsoft Office User" w:date="2024-11-01T13:31:00Z">
        <w:r w:rsidR="003F179A">
          <w:rPr>
            <w:rFonts w:ascii="Arial" w:hAnsi="Arial" w:cs="Arial"/>
            <w:color w:val="000000" w:themeColor="text1"/>
            <w:sz w:val="20"/>
            <w:szCs w:val="20"/>
          </w:rPr>
          <w:t>statistical power</w:t>
        </w:r>
      </w:ins>
      <w:ins w:id="180" w:author="Microsoft Office User" w:date="2024-11-01T13:50:00Z">
        <w:r w:rsidR="00A706E6">
          <w:rPr>
            <w:rFonts w:ascii="Arial" w:hAnsi="Arial" w:cs="Arial"/>
            <w:color w:val="000000" w:themeColor="text1"/>
            <w:sz w:val="20"/>
            <w:szCs w:val="20"/>
          </w:rPr>
          <w:t xml:space="preserve"> in mucus (where </w:t>
        </w:r>
        <w:r w:rsidR="00A706E6">
          <w:rPr>
            <w:rFonts w:ascii="Arial" w:hAnsi="Arial" w:cs="Arial"/>
            <w:i/>
            <w:iCs/>
            <w:color w:val="000000" w:themeColor="text1"/>
            <w:sz w:val="20"/>
            <w:szCs w:val="20"/>
          </w:rPr>
          <w:t xml:space="preserve">Endozoicomonas </w:t>
        </w:r>
        <w:r w:rsidR="00A706E6">
          <w:rPr>
            <w:rFonts w:ascii="Arial" w:hAnsi="Arial" w:cs="Arial"/>
            <w:color w:val="000000" w:themeColor="text1"/>
            <w:sz w:val="20"/>
            <w:szCs w:val="20"/>
          </w:rPr>
          <w:t>is less abundant) vs. tissue, and in</w:t>
        </w:r>
      </w:ins>
      <w:ins w:id="181" w:author="Microsoft Office User" w:date="2024-11-04T10:11:00Z">
        <w:r w:rsidR="00E34A3A">
          <w:rPr>
            <w:rFonts w:ascii="Arial" w:hAnsi="Arial" w:cs="Arial"/>
            <w:color w:val="000000" w:themeColor="text1"/>
            <w:sz w:val="20"/>
            <w:szCs w:val="20"/>
          </w:rPr>
          <w:t xml:space="preserve"> our</w:t>
        </w:r>
      </w:ins>
      <w:ins w:id="182" w:author="Microsoft Office User" w:date="2024-11-01T13:50:00Z">
        <w:r w:rsidR="00A706E6">
          <w:rPr>
            <w:rFonts w:ascii="Arial" w:hAnsi="Arial" w:cs="Arial"/>
            <w:color w:val="000000" w:themeColor="text1"/>
            <w:sz w:val="20"/>
            <w:szCs w:val="20"/>
          </w:rPr>
          <w:t xml:space="preserve"> growth rate analysis (</w:t>
        </w:r>
      </w:ins>
      <w:ins w:id="183" w:author="Microsoft Office User" w:date="2024-11-01T13:56:00Z">
        <w:r w:rsidR="00A706E6">
          <w:rPr>
            <w:rFonts w:ascii="Arial" w:hAnsi="Arial" w:cs="Arial"/>
            <w:color w:val="000000" w:themeColor="text1"/>
            <w:sz w:val="20"/>
            <w:szCs w:val="20"/>
          </w:rPr>
          <w:t>n</w:t>
        </w:r>
      </w:ins>
      <w:ins w:id="184" w:author="Microsoft Office User" w:date="2024-11-01T13:57:00Z">
        <w:r w:rsidR="00A706E6">
          <w:rPr>
            <w:rFonts w:ascii="Arial" w:hAnsi="Arial" w:cs="Arial"/>
            <w:color w:val="000000" w:themeColor="text1"/>
            <w:sz w:val="20"/>
            <w:szCs w:val="20"/>
          </w:rPr>
          <w:t xml:space="preserve"> </w:t>
        </w:r>
      </w:ins>
      <w:ins w:id="185" w:author="Microsoft Office User" w:date="2024-11-01T13:56:00Z">
        <w:r w:rsidR="00A706E6">
          <w:rPr>
            <w:rFonts w:ascii="Arial" w:hAnsi="Arial" w:cs="Arial"/>
            <w:color w:val="000000" w:themeColor="text1"/>
            <w:sz w:val="20"/>
            <w:szCs w:val="20"/>
          </w:rPr>
          <w:t>=</w:t>
        </w:r>
      </w:ins>
      <w:ins w:id="186" w:author="Microsoft Office User" w:date="2024-11-01T13:57:00Z">
        <w:r w:rsidR="00A706E6">
          <w:rPr>
            <w:rFonts w:ascii="Arial" w:hAnsi="Arial" w:cs="Arial"/>
            <w:color w:val="000000" w:themeColor="text1"/>
            <w:sz w:val="20"/>
            <w:szCs w:val="20"/>
          </w:rPr>
          <w:t xml:space="preserve"> </w:t>
        </w:r>
      </w:ins>
      <w:ins w:id="187" w:author="Microsoft Office User" w:date="2024-11-01T13:56:00Z">
        <w:r w:rsidR="00A706E6">
          <w:rPr>
            <w:rFonts w:ascii="Arial" w:hAnsi="Arial" w:cs="Arial"/>
            <w:color w:val="000000" w:themeColor="text1"/>
            <w:sz w:val="20"/>
            <w:szCs w:val="20"/>
          </w:rPr>
          <w:t>1</w:t>
        </w:r>
      </w:ins>
      <w:ins w:id="188" w:author="Microsoft Office User" w:date="2024-11-01T13:57:00Z">
        <w:r w:rsidR="00A706E6">
          <w:rPr>
            <w:rFonts w:ascii="Arial" w:hAnsi="Arial" w:cs="Arial"/>
            <w:color w:val="000000" w:themeColor="text1"/>
            <w:sz w:val="20"/>
            <w:szCs w:val="20"/>
          </w:rPr>
          <w:t>7 genera</w:t>
        </w:r>
      </w:ins>
      <w:ins w:id="189" w:author="Microsoft Office User" w:date="2024-11-01T13:50:00Z">
        <w:r w:rsidR="00A706E6">
          <w:rPr>
            <w:rFonts w:ascii="Arial" w:hAnsi="Arial" w:cs="Arial"/>
            <w:color w:val="000000" w:themeColor="text1"/>
            <w:sz w:val="20"/>
            <w:szCs w:val="20"/>
          </w:rPr>
          <w:t>) vs</w:t>
        </w:r>
      </w:ins>
      <w:ins w:id="190" w:author="Microsoft Office User" w:date="2024-11-01T13:51:00Z">
        <w:r w:rsidR="00A706E6">
          <w:rPr>
            <w:rFonts w:ascii="Arial" w:hAnsi="Arial" w:cs="Arial"/>
            <w:color w:val="000000" w:themeColor="text1"/>
            <w:sz w:val="20"/>
            <w:szCs w:val="20"/>
          </w:rPr>
          <w:t>. disease susceptibility analysis</w:t>
        </w:r>
      </w:ins>
      <w:ins w:id="191" w:author="Microsoft Office User" w:date="2024-11-01T13:57:00Z">
        <w:r w:rsidR="00A706E6">
          <w:rPr>
            <w:rFonts w:ascii="Arial" w:hAnsi="Arial" w:cs="Arial"/>
            <w:color w:val="000000" w:themeColor="text1"/>
            <w:sz w:val="20"/>
            <w:szCs w:val="20"/>
          </w:rPr>
          <w:t xml:space="preserve"> (n = 40 genera)</w:t>
        </w:r>
      </w:ins>
      <w:ins w:id="192" w:author="Microsoft Office User" w:date="2024-11-01T13:51:00Z">
        <w:r w:rsidR="00A706E6">
          <w:rPr>
            <w:rFonts w:ascii="Arial" w:hAnsi="Arial" w:cs="Arial"/>
            <w:color w:val="000000" w:themeColor="text1"/>
            <w:sz w:val="20"/>
            <w:szCs w:val="20"/>
          </w:rPr>
          <w:t>. However</w:t>
        </w:r>
      </w:ins>
      <w:ins w:id="193" w:author="Microsoft Office User" w:date="2024-11-02T11:47:00Z">
        <w:r w:rsidR="005908B3">
          <w:rPr>
            <w:rFonts w:ascii="Arial" w:hAnsi="Arial" w:cs="Arial"/>
            <w:color w:val="000000" w:themeColor="text1"/>
            <w:sz w:val="20"/>
            <w:szCs w:val="20"/>
          </w:rPr>
          <w:t>,</w:t>
        </w:r>
      </w:ins>
      <w:ins w:id="194" w:author="Microsoft Office User" w:date="2024-11-01T13:51:00Z">
        <w:r w:rsidR="00A706E6">
          <w:rPr>
            <w:rFonts w:ascii="Arial" w:hAnsi="Arial" w:cs="Arial"/>
            <w:color w:val="000000" w:themeColor="text1"/>
            <w:sz w:val="20"/>
            <w:szCs w:val="20"/>
          </w:rPr>
          <w:t xml:space="preserve"> these results also raise the question of whether </w:t>
        </w:r>
      </w:ins>
      <w:ins w:id="195" w:author="Microsoft Office User" w:date="2024-11-01T13:31:00Z">
        <w:r w:rsidR="003F179A">
          <w:rPr>
            <w:rFonts w:ascii="Arial" w:hAnsi="Arial" w:cs="Arial"/>
            <w:color w:val="000000" w:themeColor="text1"/>
            <w:sz w:val="20"/>
            <w:szCs w:val="20"/>
          </w:rPr>
          <w:t xml:space="preserve">stable </w:t>
        </w:r>
      </w:ins>
      <w:ins w:id="196" w:author="Microsoft Office User" w:date="2024-11-01T13:27:00Z">
        <w:r w:rsidR="003F179A">
          <w:rPr>
            <w:rFonts w:ascii="Arial" w:hAnsi="Arial" w:cs="Arial"/>
            <w:color w:val="000000" w:themeColor="text1"/>
            <w:sz w:val="20"/>
            <w:szCs w:val="20"/>
          </w:rPr>
          <w:t xml:space="preserve">sub-populations of </w:t>
        </w:r>
        <w:r w:rsidR="003F179A">
          <w:rPr>
            <w:rFonts w:ascii="Arial" w:hAnsi="Arial" w:cs="Arial"/>
            <w:i/>
            <w:iCs/>
            <w:color w:val="000000" w:themeColor="text1"/>
            <w:sz w:val="20"/>
            <w:szCs w:val="20"/>
          </w:rPr>
          <w:t xml:space="preserve">Endozoicomonas </w:t>
        </w:r>
      </w:ins>
      <w:ins w:id="197" w:author="Microsoft Office User" w:date="2024-11-01T13:28:00Z">
        <w:r w:rsidR="003F179A">
          <w:rPr>
            <w:rFonts w:ascii="Arial" w:hAnsi="Arial" w:cs="Arial"/>
            <w:color w:val="000000" w:themeColor="text1"/>
            <w:sz w:val="20"/>
            <w:szCs w:val="20"/>
          </w:rPr>
          <w:t xml:space="preserve">in mucus vs. </w:t>
        </w:r>
      </w:ins>
      <w:ins w:id="198" w:author="Microsoft Office User" w:date="2024-11-01T13:29:00Z">
        <w:r w:rsidR="003F179A">
          <w:rPr>
            <w:rFonts w:ascii="Arial" w:hAnsi="Arial" w:cs="Arial"/>
            <w:color w:val="000000" w:themeColor="text1"/>
            <w:sz w:val="20"/>
            <w:szCs w:val="20"/>
          </w:rPr>
          <w:t xml:space="preserve">tissue </w:t>
        </w:r>
      </w:ins>
      <w:ins w:id="199" w:author="Microsoft Office User" w:date="2024-11-01T13:51:00Z">
        <w:r w:rsidR="00A706E6">
          <w:rPr>
            <w:rFonts w:ascii="Arial" w:hAnsi="Arial" w:cs="Arial"/>
            <w:color w:val="000000" w:themeColor="text1"/>
            <w:sz w:val="20"/>
            <w:szCs w:val="20"/>
          </w:rPr>
          <w:t xml:space="preserve">have distinct </w:t>
        </w:r>
      </w:ins>
      <w:ins w:id="200" w:author="Microsoft Office User" w:date="2024-11-01T11:15:00Z">
        <w:r w:rsidR="00CB41DE">
          <w:rPr>
            <w:rFonts w:ascii="Arial" w:hAnsi="Arial" w:cs="Arial"/>
            <w:color w:val="000000" w:themeColor="text1"/>
            <w:sz w:val="20"/>
            <w:szCs w:val="20"/>
          </w:rPr>
          <w:t>effects on host physiology.</w:t>
        </w:r>
        <w:r w:rsidR="005B5B31">
          <w:rPr>
            <w:rFonts w:ascii="Arial" w:hAnsi="Arial" w:cs="Arial"/>
            <w:color w:val="000000" w:themeColor="text1"/>
            <w:sz w:val="20"/>
            <w:szCs w:val="20"/>
          </w:rPr>
          <w:t xml:space="preserve"> </w:t>
        </w:r>
      </w:ins>
    </w:p>
    <w:p w14:paraId="22CDB7EC" w14:textId="77777777" w:rsidR="007372D3" w:rsidRDefault="007372D3" w:rsidP="00C96F29">
      <w:pPr>
        <w:pStyle w:val="NormalWeb"/>
        <w:rPr>
          <w:ins w:id="201" w:author="Microsoft Office User" w:date="2024-11-02T10:16:00Z"/>
          <w:rFonts w:ascii="Arial" w:hAnsi="Arial" w:cs="Arial"/>
          <w:color w:val="000000" w:themeColor="text1"/>
          <w:sz w:val="20"/>
          <w:szCs w:val="20"/>
        </w:rPr>
      </w:pPr>
    </w:p>
    <w:p w14:paraId="6296B21F" w14:textId="77777777" w:rsidR="00E34A3A" w:rsidRDefault="007372D3" w:rsidP="00C96F29">
      <w:pPr>
        <w:pStyle w:val="NormalWeb"/>
        <w:rPr>
          <w:ins w:id="202" w:author="Microsoft Office User" w:date="2024-11-04T10:16:00Z"/>
          <w:rFonts w:ascii="Arial" w:hAnsi="Arial" w:cs="Arial"/>
          <w:color w:val="000000" w:themeColor="text1"/>
          <w:sz w:val="20"/>
          <w:szCs w:val="20"/>
        </w:rPr>
      </w:pPr>
      <w:ins w:id="203" w:author="Microsoft Office User" w:date="2024-11-02T10:16:00Z">
        <w:r>
          <w:rPr>
            <w:rFonts w:ascii="Arial" w:hAnsi="Arial" w:cs="Arial"/>
            <w:color w:val="000000" w:themeColor="text1"/>
            <w:sz w:val="20"/>
            <w:szCs w:val="20"/>
          </w:rPr>
          <w:t>To test for any differences among mucus</w:t>
        </w:r>
      </w:ins>
      <w:ins w:id="204" w:author="Microsoft Office User" w:date="2024-11-04T10:12:00Z">
        <w:r w:rsidR="00E34A3A">
          <w:rPr>
            <w:rFonts w:ascii="Arial" w:hAnsi="Arial" w:cs="Arial"/>
            <w:color w:val="000000" w:themeColor="text1"/>
            <w:sz w:val="20"/>
            <w:szCs w:val="20"/>
          </w:rPr>
          <w:t>-</w:t>
        </w:r>
      </w:ins>
      <w:ins w:id="205" w:author="Microsoft Office User" w:date="2024-11-02T10:16:00Z">
        <w:r>
          <w:rPr>
            <w:rFonts w:ascii="Arial" w:hAnsi="Arial" w:cs="Arial"/>
            <w:color w:val="000000" w:themeColor="text1"/>
            <w:sz w:val="20"/>
            <w:szCs w:val="20"/>
          </w:rPr>
          <w:t xml:space="preserve"> vs. tissue</w:t>
        </w:r>
      </w:ins>
      <w:ins w:id="206" w:author="Microsoft Office User" w:date="2024-11-04T10:12:00Z">
        <w:r w:rsidR="00E34A3A">
          <w:rPr>
            <w:rFonts w:ascii="Arial" w:hAnsi="Arial" w:cs="Arial"/>
            <w:color w:val="000000" w:themeColor="text1"/>
            <w:sz w:val="20"/>
            <w:szCs w:val="20"/>
          </w:rPr>
          <w:t>-</w:t>
        </w:r>
      </w:ins>
      <w:ins w:id="207" w:author="Microsoft Office User" w:date="2024-11-02T10:16:00Z">
        <w:r>
          <w:rPr>
            <w:rFonts w:ascii="Arial" w:hAnsi="Arial" w:cs="Arial"/>
            <w:color w:val="000000" w:themeColor="text1"/>
            <w:sz w:val="20"/>
            <w:szCs w:val="20"/>
          </w:rPr>
          <w:t xml:space="preserve">associated </w:t>
        </w:r>
        <w:r>
          <w:rPr>
            <w:rFonts w:ascii="Arial" w:hAnsi="Arial" w:cs="Arial"/>
            <w:i/>
            <w:iCs/>
            <w:color w:val="000000" w:themeColor="text1"/>
            <w:sz w:val="20"/>
            <w:szCs w:val="20"/>
          </w:rPr>
          <w:t>Endozcoiomonas</w:t>
        </w:r>
        <w:r>
          <w:rPr>
            <w:rFonts w:ascii="Arial" w:hAnsi="Arial" w:cs="Arial"/>
            <w:color w:val="000000" w:themeColor="text1"/>
            <w:sz w:val="20"/>
            <w:szCs w:val="20"/>
          </w:rPr>
          <w:t xml:space="preserve">, we characterized the distribution of </w:t>
        </w:r>
        <w:r>
          <w:rPr>
            <w:rFonts w:ascii="Arial" w:hAnsi="Arial" w:cs="Arial"/>
            <w:i/>
            <w:iCs/>
            <w:color w:val="000000" w:themeColor="text1"/>
            <w:sz w:val="20"/>
            <w:szCs w:val="20"/>
          </w:rPr>
          <w:t xml:space="preserve">Endozoicomonas </w:t>
        </w:r>
        <w:r>
          <w:rPr>
            <w:rFonts w:ascii="Arial" w:hAnsi="Arial" w:cs="Arial"/>
            <w:color w:val="000000" w:themeColor="text1"/>
            <w:sz w:val="20"/>
            <w:szCs w:val="20"/>
          </w:rPr>
          <w:t>ASVs across coral compartments. Our data</w:t>
        </w:r>
      </w:ins>
      <w:ins w:id="208" w:author="Microsoft Office User" w:date="2024-11-02T10:17:00Z">
        <w:r>
          <w:rPr>
            <w:rFonts w:ascii="Arial" w:hAnsi="Arial" w:cs="Arial"/>
            <w:color w:val="000000" w:themeColor="text1"/>
            <w:sz w:val="20"/>
            <w:szCs w:val="20"/>
          </w:rPr>
          <w:t xml:space="preserve">set contained 123 </w:t>
        </w:r>
        <w:r>
          <w:rPr>
            <w:rFonts w:ascii="Arial" w:hAnsi="Arial" w:cs="Arial"/>
            <w:i/>
            <w:iCs/>
            <w:color w:val="000000" w:themeColor="text1"/>
            <w:sz w:val="20"/>
            <w:szCs w:val="20"/>
          </w:rPr>
          <w:t xml:space="preserve">Endozoicomonas </w:t>
        </w:r>
        <w:r>
          <w:rPr>
            <w:rFonts w:ascii="Arial" w:hAnsi="Arial" w:cs="Arial"/>
            <w:color w:val="000000" w:themeColor="text1"/>
            <w:sz w:val="20"/>
            <w:szCs w:val="20"/>
          </w:rPr>
          <w:t xml:space="preserve">ASVs. Of these, 23 abundant ASVs explained 95% of total </w:t>
        </w:r>
        <w:r>
          <w:rPr>
            <w:rFonts w:ascii="Arial" w:hAnsi="Arial" w:cs="Arial"/>
            <w:i/>
            <w:iCs/>
            <w:color w:val="000000" w:themeColor="text1"/>
            <w:sz w:val="20"/>
            <w:szCs w:val="20"/>
          </w:rPr>
          <w:t>Endozoicomonas</w:t>
        </w:r>
        <w:r>
          <w:rPr>
            <w:rFonts w:ascii="Arial" w:hAnsi="Arial" w:cs="Arial"/>
            <w:color w:val="000000" w:themeColor="text1"/>
            <w:sz w:val="20"/>
            <w:szCs w:val="20"/>
          </w:rPr>
          <w:t xml:space="preserve"> reads, while the remainder were relatively rare. After removing ASVs with &lt;10 counts, we sorted the remaining </w:t>
        </w:r>
        <w:r>
          <w:rPr>
            <w:rFonts w:ascii="Arial" w:hAnsi="Arial" w:cs="Arial"/>
            <w:i/>
            <w:iCs/>
            <w:color w:val="000000" w:themeColor="text1"/>
            <w:sz w:val="20"/>
            <w:szCs w:val="20"/>
          </w:rPr>
          <w:t xml:space="preserve">Endozoicomonas </w:t>
        </w:r>
        <w:r>
          <w:rPr>
            <w:rFonts w:ascii="Arial" w:hAnsi="Arial" w:cs="Arial"/>
            <w:color w:val="000000" w:themeColor="text1"/>
            <w:sz w:val="20"/>
            <w:szCs w:val="20"/>
          </w:rPr>
          <w:t>ASVs according to the compartment in which they showed highest abundance. This y</w:t>
        </w:r>
      </w:ins>
      <w:ins w:id="209" w:author="Microsoft Office User" w:date="2024-11-02T10:18:00Z">
        <w:r>
          <w:rPr>
            <w:rFonts w:ascii="Arial" w:hAnsi="Arial" w:cs="Arial"/>
            <w:color w:val="000000" w:themeColor="text1"/>
            <w:sz w:val="20"/>
            <w:szCs w:val="20"/>
          </w:rPr>
          <w:t>ielded 15 ASVs that were most prevalent in mucus, 42 in tissue and 3 in skeleton. We then analyzed the relative abundance of these compartment-specific po</w:t>
        </w:r>
      </w:ins>
      <w:ins w:id="210" w:author="Microsoft Office User" w:date="2024-11-04T10:13:00Z">
        <w:r w:rsidR="00E34A3A">
          <w:rPr>
            <w:rFonts w:ascii="Arial" w:hAnsi="Arial" w:cs="Arial"/>
            <w:color w:val="000000" w:themeColor="text1"/>
            <w:sz w:val="20"/>
            <w:szCs w:val="20"/>
          </w:rPr>
          <w:t>o</w:t>
        </w:r>
      </w:ins>
      <w:ins w:id="211" w:author="Microsoft Office User" w:date="2024-11-02T10:18:00Z">
        <w:r>
          <w:rPr>
            <w:rFonts w:ascii="Arial" w:hAnsi="Arial" w:cs="Arial"/>
            <w:color w:val="000000" w:themeColor="text1"/>
            <w:sz w:val="20"/>
            <w:szCs w:val="20"/>
          </w:rPr>
          <w:t xml:space="preserve">ls separately to see which, if any, would recapture associations between genus </w:t>
        </w:r>
        <w:r>
          <w:rPr>
            <w:rFonts w:ascii="Arial" w:hAnsi="Arial" w:cs="Arial"/>
            <w:i/>
            <w:iCs/>
            <w:color w:val="000000" w:themeColor="text1"/>
            <w:sz w:val="20"/>
            <w:szCs w:val="20"/>
          </w:rPr>
          <w:t xml:space="preserve">Endozoicomonas </w:t>
        </w:r>
        <w:r>
          <w:rPr>
            <w:rFonts w:ascii="Arial" w:hAnsi="Arial" w:cs="Arial"/>
            <w:color w:val="000000" w:themeColor="text1"/>
            <w:sz w:val="20"/>
            <w:szCs w:val="20"/>
          </w:rPr>
          <w:t>and host disease susceptibility. In thi</w:t>
        </w:r>
      </w:ins>
      <w:ins w:id="212" w:author="Microsoft Office User" w:date="2024-11-02T10:19:00Z">
        <w:r>
          <w:rPr>
            <w:rFonts w:ascii="Arial" w:hAnsi="Arial" w:cs="Arial"/>
            <w:color w:val="000000" w:themeColor="text1"/>
            <w:sz w:val="20"/>
            <w:szCs w:val="20"/>
          </w:rPr>
          <w:t xml:space="preserve">s more nuanced analysis, the pool of </w:t>
        </w:r>
        <w:r>
          <w:rPr>
            <w:rFonts w:ascii="Arial" w:hAnsi="Arial" w:cs="Arial"/>
            <w:i/>
            <w:iCs/>
            <w:color w:val="000000" w:themeColor="text1"/>
            <w:sz w:val="20"/>
            <w:szCs w:val="20"/>
          </w:rPr>
          <w:t xml:space="preserve">Endozoicomonas </w:t>
        </w:r>
        <w:r>
          <w:rPr>
            <w:rFonts w:ascii="Arial" w:hAnsi="Arial" w:cs="Arial"/>
            <w:color w:val="000000" w:themeColor="text1"/>
            <w:sz w:val="20"/>
            <w:szCs w:val="20"/>
          </w:rPr>
          <w:t>ASVs associated with tissue showed a strong relationship with disease susceptibility (PGLS R</w:t>
        </w:r>
        <w:r>
          <w:rPr>
            <w:rFonts w:ascii="Arial" w:hAnsi="Arial" w:cs="Arial"/>
            <w:color w:val="000000" w:themeColor="text1"/>
            <w:sz w:val="20"/>
            <w:szCs w:val="20"/>
            <w:vertAlign w:val="superscript"/>
          </w:rPr>
          <w:t>2</w:t>
        </w:r>
        <w:r>
          <w:rPr>
            <w:rFonts w:ascii="Arial" w:hAnsi="Arial" w:cs="Arial"/>
            <w:color w:val="000000" w:themeColor="text1"/>
            <w:sz w:val="20"/>
            <w:szCs w:val="20"/>
          </w:rPr>
          <w:t xml:space="preserve"> = 0.31, p = 0.0002, FDR q = 0.0005), while </w:t>
        </w:r>
      </w:ins>
      <w:ins w:id="213" w:author="Microsoft Office User" w:date="2024-11-02T10:20:00Z">
        <w:r>
          <w:rPr>
            <w:rFonts w:ascii="Arial" w:hAnsi="Arial" w:cs="Arial"/>
            <w:color w:val="000000" w:themeColor="text1"/>
            <w:sz w:val="20"/>
            <w:szCs w:val="20"/>
          </w:rPr>
          <w:t>ASV pools associated with both mucus and skeleton showed no association</w:t>
        </w:r>
      </w:ins>
      <w:ins w:id="214" w:author="Microsoft Office User" w:date="2024-11-02T10:21:00Z">
        <w:r>
          <w:rPr>
            <w:rFonts w:ascii="Arial" w:hAnsi="Arial" w:cs="Arial"/>
            <w:color w:val="000000" w:themeColor="text1"/>
            <w:sz w:val="20"/>
            <w:szCs w:val="20"/>
          </w:rPr>
          <w:t xml:space="preserve"> with disease</w:t>
        </w:r>
      </w:ins>
      <w:ins w:id="215" w:author="Microsoft Office User" w:date="2024-11-02T10:20:00Z">
        <w:r>
          <w:rPr>
            <w:rFonts w:ascii="Arial" w:hAnsi="Arial" w:cs="Arial"/>
            <w:color w:val="000000" w:themeColor="text1"/>
            <w:sz w:val="20"/>
            <w:szCs w:val="20"/>
          </w:rPr>
          <w:t xml:space="preserve"> (PG</w:t>
        </w:r>
      </w:ins>
      <w:ins w:id="216" w:author="Microsoft Office User" w:date="2024-11-02T12:01:00Z">
        <w:r w:rsidR="002049D3">
          <w:rPr>
            <w:rFonts w:ascii="Arial" w:hAnsi="Arial" w:cs="Arial"/>
            <w:color w:val="000000" w:themeColor="text1"/>
            <w:sz w:val="20"/>
            <w:szCs w:val="20"/>
          </w:rPr>
          <w:t>LS</w:t>
        </w:r>
      </w:ins>
      <w:ins w:id="217" w:author="Microsoft Office User" w:date="2024-11-02T10:20:00Z">
        <w:r>
          <w:rPr>
            <w:rFonts w:ascii="Arial" w:hAnsi="Arial" w:cs="Arial"/>
            <w:color w:val="000000" w:themeColor="text1"/>
            <w:sz w:val="20"/>
            <w:szCs w:val="20"/>
          </w:rPr>
          <w:t xml:space="preserve"> mucus R</w:t>
        </w:r>
        <w:r>
          <w:rPr>
            <w:rFonts w:ascii="Arial" w:hAnsi="Arial" w:cs="Arial"/>
            <w:color w:val="000000" w:themeColor="text1"/>
            <w:sz w:val="20"/>
            <w:szCs w:val="20"/>
            <w:vertAlign w:val="superscript"/>
          </w:rPr>
          <w:t>2</w:t>
        </w:r>
        <w:r>
          <w:rPr>
            <w:rFonts w:ascii="Arial" w:hAnsi="Arial" w:cs="Arial"/>
            <w:color w:val="000000" w:themeColor="text1"/>
            <w:sz w:val="20"/>
            <w:szCs w:val="20"/>
          </w:rPr>
          <w:t>= 0.02, p = 0.37, FDR q = 0.5</w:t>
        </w:r>
      </w:ins>
      <w:ins w:id="218" w:author="Microsoft Office User" w:date="2024-11-02T10:21:00Z">
        <w:r>
          <w:rPr>
            <w:rFonts w:ascii="Arial" w:hAnsi="Arial" w:cs="Arial"/>
            <w:color w:val="000000" w:themeColor="text1"/>
            <w:sz w:val="20"/>
            <w:szCs w:val="20"/>
          </w:rPr>
          <w:t xml:space="preserve">6; </w:t>
        </w:r>
        <w:commentRangeStart w:id="219"/>
        <w:commentRangeStart w:id="220"/>
        <w:r>
          <w:rPr>
            <w:rFonts w:ascii="Arial" w:hAnsi="Arial" w:cs="Arial"/>
            <w:color w:val="000000" w:themeColor="text1"/>
            <w:sz w:val="20"/>
            <w:szCs w:val="20"/>
          </w:rPr>
          <w:t>skeleton p = 0.57</w:t>
        </w:r>
      </w:ins>
      <w:commentRangeEnd w:id="219"/>
      <w:ins w:id="221" w:author="Microsoft Office User" w:date="2024-11-02T11:56:00Z">
        <w:r w:rsidR="0042741C">
          <w:rPr>
            <w:rStyle w:val="CommentReference"/>
          </w:rPr>
          <w:commentReference w:id="219"/>
        </w:r>
      </w:ins>
      <w:commentRangeEnd w:id="220"/>
      <w:ins w:id="222" w:author="Microsoft Office User" w:date="2024-11-02T11:59:00Z">
        <w:r w:rsidR="0042741C">
          <w:rPr>
            <w:rStyle w:val="CommentReference"/>
          </w:rPr>
          <w:commentReference w:id="220"/>
        </w:r>
      </w:ins>
      <w:ins w:id="223" w:author="Microsoft Office User" w:date="2024-11-02T10:21:00Z">
        <w:r>
          <w:rPr>
            <w:rFonts w:ascii="Arial" w:hAnsi="Arial" w:cs="Arial"/>
            <w:color w:val="000000" w:themeColor="text1"/>
            <w:sz w:val="20"/>
            <w:szCs w:val="20"/>
          </w:rPr>
          <w:t>)</w:t>
        </w:r>
      </w:ins>
      <w:ins w:id="224" w:author="Microsoft Office User" w:date="2024-11-02T12:01:00Z">
        <w:r w:rsidR="002049D3">
          <w:rPr>
            <w:rFonts w:ascii="Arial" w:hAnsi="Arial" w:cs="Arial"/>
            <w:color w:val="000000" w:themeColor="text1"/>
            <w:sz w:val="20"/>
            <w:szCs w:val="20"/>
          </w:rPr>
          <w:t xml:space="preserve"> </w:t>
        </w:r>
        <w:commentRangeStart w:id="225"/>
        <w:commentRangeStart w:id="226"/>
        <w:r w:rsidR="002049D3">
          <w:rPr>
            <w:rFonts w:ascii="Arial" w:hAnsi="Arial" w:cs="Arial"/>
            <w:color w:val="000000" w:themeColor="text1"/>
            <w:sz w:val="20"/>
            <w:szCs w:val="20"/>
          </w:rPr>
          <w:t xml:space="preserve">(Supplementary Data Table </w:t>
        </w:r>
      </w:ins>
      <w:ins w:id="227" w:author="Microsoft Office User" w:date="2024-11-02T12:03:00Z">
        <w:r w:rsidR="002049D3">
          <w:rPr>
            <w:rFonts w:ascii="Arial" w:hAnsi="Arial" w:cs="Arial"/>
            <w:color w:val="000000" w:themeColor="text1"/>
            <w:sz w:val="20"/>
            <w:szCs w:val="20"/>
          </w:rPr>
          <w:t>12)</w:t>
        </w:r>
      </w:ins>
      <w:ins w:id="228" w:author="Microsoft Office User" w:date="2024-11-02T10:21:00Z">
        <w:r>
          <w:rPr>
            <w:rFonts w:ascii="Arial" w:hAnsi="Arial" w:cs="Arial"/>
            <w:color w:val="000000" w:themeColor="text1"/>
            <w:sz w:val="20"/>
            <w:szCs w:val="20"/>
          </w:rPr>
          <w:t xml:space="preserve">. </w:t>
        </w:r>
      </w:ins>
      <w:commentRangeEnd w:id="225"/>
      <w:ins w:id="229" w:author="Microsoft Office User" w:date="2024-11-02T12:02:00Z">
        <w:r w:rsidR="002049D3">
          <w:rPr>
            <w:rStyle w:val="CommentReference"/>
          </w:rPr>
          <w:commentReference w:id="225"/>
        </w:r>
      </w:ins>
      <w:commentRangeEnd w:id="226"/>
      <w:ins w:id="230" w:author="Microsoft Office User" w:date="2024-11-02T12:04:00Z">
        <w:r w:rsidR="002049D3">
          <w:rPr>
            <w:rStyle w:val="CommentReference"/>
          </w:rPr>
          <w:commentReference w:id="226"/>
        </w:r>
      </w:ins>
      <w:ins w:id="231" w:author="Microsoft Office User" w:date="2024-11-04T09:58:00Z">
        <w:r w:rsidR="00E4210C" w:rsidRPr="00E4210C">
          <w:rPr>
            <w:rFonts w:ascii="Arial" w:hAnsi="Arial" w:cs="Arial"/>
            <w:color w:val="000000" w:themeColor="text1"/>
            <w:sz w:val="20"/>
            <w:szCs w:val="20"/>
          </w:rPr>
          <w:t xml:space="preserve"> </w:t>
        </w:r>
        <w:r w:rsidR="00E4210C">
          <w:rPr>
            <w:rFonts w:ascii="Arial" w:hAnsi="Arial" w:cs="Arial"/>
            <w:color w:val="000000" w:themeColor="text1"/>
            <w:sz w:val="20"/>
            <w:szCs w:val="20"/>
          </w:rPr>
          <w:t xml:space="preserve">Thus, associations between </w:t>
        </w:r>
        <w:r w:rsidR="00E4210C">
          <w:rPr>
            <w:rFonts w:ascii="Arial" w:hAnsi="Arial" w:cs="Arial"/>
            <w:i/>
            <w:iCs/>
            <w:color w:val="000000" w:themeColor="text1"/>
            <w:sz w:val="20"/>
            <w:szCs w:val="20"/>
          </w:rPr>
          <w:t xml:space="preserve">Endozoicomonas </w:t>
        </w:r>
        <w:r w:rsidR="00E4210C">
          <w:rPr>
            <w:rFonts w:ascii="Arial" w:hAnsi="Arial" w:cs="Arial"/>
            <w:color w:val="000000" w:themeColor="text1"/>
            <w:sz w:val="20"/>
            <w:szCs w:val="20"/>
          </w:rPr>
          <w:t xml:space="preserve">relative abundance in mucus and coral disease susceptibility appear to derive from ASVs that have highest relative abundance in bulk tissue samples, but appear in mucus at lower relative abundance – consistent with evidence from fluorescence imaging showing </w:t>
        </w:r>
        <w:r w:rsidR="00E4210C">
          <w:rPr>
            <w:rFonts w:ascii="Arial" w:hAnsi="Arial" w:cs="Arial"/>
            <w:i/>
            <w:iCs/>
            <w:color w:val="000000" w:themeColor="text1"/>
            <w:sz w:val="20"/>
            <w:szCs w:val="20"/>
          </w:rPr>
          <w:t xml:space="preserve">Endozoicomonas </w:t>
        </w:r>
        <w:r w:rsidR="00E4210C">
          <w:rPr>
            <w:rFonts w:ascii="Arial" w:hAnsi="Arial" w:cs="Arial"/>
            <w:color w:val="000000" w:themeColor="text1"/>
            <w:sz w:val="20"/>
            <w:szCs w:val="20"/>
          </w:rPr>
          <w:t>can aggregate within multiple coral tissues, including tentacles, mesenteries and calicodermis</w:t>
        </w:r>
        <w:r w:rsidR="00E4210C">
          <w:rPr>
            <w:rFonts w:ascii="Arial" w:hAnsi="Arial" w:cs="Arial"/>
            <w:color w:val="000000" w:themeColor="text1"/>
            <w:sz w:val="20"/>
            <w:szCs w:val="20"/>
          </w:rPr>
          <w:fldChar w:fldCharType="begin"/>
        </w:r>
        <w:r w:rsidR="00E4210C">
          <w:rPr>
            <w:rFonts w:ascii="Arial" w:hAnsi="Arial" w:cs="Arial"/>
            <w:color w:val="000000" w:themeColor="text1"/>
            <w:sz w:val="20"/>
            <w:szCs w:val="20"/>
          </w:rPr>
          <w:instrText xml:space="preserve"> ADDIN ZOTERO_ITEM CSL_CITATION {"citationID":"MbZ2N5WU","properties":{"formattedCitation":"\\super 32\\nosupersub{}","plainCitation":"32","noteIndex":0},"citationItems":[{"id":1834,"uris":["http://zotero.org/groups/2769688/items/BIJGWRYF"],"itemData":{"id":1834,"type":"article-journal","container-title":"Science Advances","DOI":"10.1126/sciadv.abo2431","issue":"27","note":"publisher: American Association for the Advancement of Science","page":"eabo2431","source":"science.org (Atypon)","title":"High-resolution spatial and genomic characterization of coral-associated microbial aggregates in the coral Stylophora pistillata","volume":"8","author":[{"family":"Wada","given":"Naohisa"},{"family":"Hsu","given":"Ming-Tsung"},{"family":"Tandon","given":"Kshitij"},{"family":"Hsiao","given":"Silver Sung-Yun"},{"family":"Chen","given":"Hsing-Ju"},{"family":"Chen","given":"Yu-Hsiang"},{"family":"Chiang","given":"Pei-Wen"},{"family":"Yu","given":"Sheng-Ping"},{"family":"Lu","given":"Chih-Ying"},{"family":"Chiou","given":"Yu-Jing"},{"family":"Tu","given":"Yung-Chi"},{"family":"Tian","given":"Xuejiao"},{"family":"Chen","given":"Bi-Chang"},{"family":"Lee","given":"Der-Chuen"},{"family":"Yamashiro","given":"Hideyuki"},{"family":"Bourne","given":"David G."},{"family":"Tang","given":"Sen-Lin"}],"issued":{"date-parts":[["2022",7,6]]}}}],"schema":"https://github.com/citation-style-language/schema/raw/master/csl-citation.json"} </w:instrText>
        </w:r>
        <w:r w:rsidR="00E4210C">
          <w:rPr>
            <w:rFonts w:ascii="Arial" w:hAnsi="Arial" w:cs="Arial"/>
            <w:color w:val="000000" w:themeColor="text1"/>
            <w:sz w:val="20"/>
            <w:szCs w:val="20"/>
          </w:rPr>
          <w:fldChar w:fldCharType="separate"/>
        </w:r>
        <w:r w:rsidR="00E4210C" w:rsidRPr="007372D3">
          <w:rPr>
            <w:rFonts w:ascii="Arial" w:hAnsi="Arial" w:cs="Arial"/>
            <w:color w:val="000000"/>
            <w:sz w:val="20"/>
            <w:vertAlign w:val="superscript"/>
          </w:rPr>
          <w:t>32</w:t>
        </w:r>
        <w:r w:rsidR="00E4210C">
          <w:rPr>
            <w:rFonts w:ascii="Arial" w:hAnsi="Arial" w:cs="Arial"/>
            <w:color w:val="000000" w:themeColor="text1"/>
            <w:sz w:val="20"/>
            <w:szCs w:val="20"/>
          </w:rPr>
          <w:fldChar w:fldCharType="end"/>
        </w:r>
      </w:ins>
      <w:ins w:id="232" w:author="Microsoft Office User" w:date="2024-11-04T10:16:00Z">
        <w:r w:rsidR="00E34A3A">
          <w:rPr>
            <w:rFonts w:ascii="Arial" w:hAnsi="Arial" w:cs="Arial"/>
            <w:color w:val="000000" w:themeColor="text1"/>
            <w:sz w:val="20"/>
            <w:szCs w:val="20"/>
          </w:rPr>
          <w:t>.</w:t>
        </w:r>
      </w:ins>
      <w:commentRangeStart w:id="233"/>
      <w:ins w:id="234" w:author="Microsoft Office User" w:date="2024-11-04T09:58:00Z">
        <w:r w:rsidR="00E4210C">
          <w:rPr>
            <w:rFonts w:ascii="Arial" w:hAnsi="Arial" w:cs="Arial"/>
            <w:color w:val="000000" w:themeColor="text1"/>
            <w:sz w:val="20"/>
            <w:szCs w:val="20"/>
          </w:rPr>
          <w:t xml:space="preserve"> </w:t>
        </w:r>
        <w:r w:rsidR="00E4210C" w:rsidRPr="00E34A3A">
          <w:rPr>
            <w:rFonts w:ascii="Arial" w:hAnsi="Arial" w:cs="Arial"/>
            <w:strike/>
            <w:color w:val="000000" w:themeColor="text1"/>
            <w:sz w:val="20"/>
            <w:szCs w:val="20"/>
            <w:rPrChange w:id="235" w:author="Microsoft Office User" w:date="2024-11-04T10:15:00Z">
              <w:rPr>
                <w:rFonts w:ascii="Arial" w:hAnsi="Arial" w:cs="Arial"/>
                <w:color w:val="000000" w:themeColor="text1"/>
                <w:sz w:val="20"/>
                <w:szCs w:val="20"/>
              </w:rPr>
            </w:rPrChange>
          </w:rPr>
          <w:t xml:space="preserve">but very low relative abundances of </w:t>
        </w:r>
        <w:r w:rsidR="00E4210C" w:rsidRPr="00E34A3A">
          <w:rPr>
            <w:rFonts w:ascii="Arial" w:hAnsi="Arial" w:cs="Arial"/>
            <w:i/>
            <w:iCs/>
            <w:strike/>
            <w:color w:val="000000" w:themeColor="text1"/>
            <w:sz w:val="20"/>
            <w:szCs w:val="20"/>
            <w:rPrChange w:id="236" w:author="Microsoft Office User" w:date="2024-11-04T10:15:00Z">
              <w:rPr>
                <w:rFonts w:ascii="Arial" w:hAnsi="Arial" w:cs="Arial"/>
                <w:i/>
                <w:iCs/>
                <w:color w:val="000000" w:themeColor="text1"/>
                <w:sz w:val="20"/>
                <w:szCs w:val="20"/>
              </w:rPr>
            </w:rPrChange>
          </w:rPr>
          <w:t xml:space="preserve">Endozoicomonas </w:t>
        </w:r>
        <w:r w:rsidR="00E4210C" w:rsidRPr="00E34A3A">
          <w:rPr>
            <w:rFonts w:ascii="Arial" w:hAnsi="Arial" w:cs="Arial"/>
            <w:strike/>
            <w:color w:val="000000" w:themeColor="text1"/>
            <w:sz w:val="20"/>
            <w:szCs w:val="20"/>
            <w:rPrChange w:id="237" w:author="Microsoft Office User" w:date="2024-11-04T10:15:00Z">
              <w:rPr>
                <w:rFonts w:ascii="Arial" w:hAnsi="Arial" w:cs="Arial"/>
                <w:color w:val="000000" w:themeColor="text1"/>
                <w:sz w:val="20"/>
                <w:szCs w:val="20"/>
              </w:rPr>
            </w:rPrChange>
          </w:rPr>
          <w:t xml:space="preserve"> in recent microscale sampling of the luminal contents of gastroventricular cavities</w:t>
        </w:r>
        <w:r w:rsidR="00E4210C" w:rsidRPr="00E34A3A">
          <w:rPr>
            <w:rFonts w:ascii="Arial" w:hAnsi="Arial" w:cs="Arial"/>
            <w:strike/>
            <w:color w:val="000000" w:themeColor="text1"/>
            <w:sz w:val="20"/>
            <w:szCs w:val="20"/>
            <w:rPrChange w:id="238" w:author="Microsoft Office User" w:date="2024-11-04T10:15:00Z">
              <w:rPr>
                <w:rFonts w:ascii="Arial" w:hAnsi="Arial" w:cs="Arial"/>
                <w:color w:val="000000" w:themeColor="text1"/>
                <w:sz w:val="20"/>
                <w:szCs w:val="20"/>
              </w:rPr>
            </w:rPrChange>
          </w:rPr>
          <w:fldChar w:fldCharType="begin"/>
        </w:r>
        <w:r w:rsidR="00E4210C" w:rsidRPr="00E34A3A">
          <w:rPr>
            <w:rFonts w:ascii="Arial" w:hAnsi="Arial" w:cs="Arial"/>
            <w:strike/>
            <w:color w:val="000000" w:themeColor="text1"/>
            <w:sz w:val="20"/>
            <w:szCs w:val="20"/>
            <w:rPrChange w:id="239" w:author="Microsoft Office User" w:date="2024-11-04T10:15:00Z">
              <w:rPr>
                <w:rFonts w:ascii="Arial" w:hAnsi="Arial" w:cs="Arial"/>
                <w:color w:val="000000" w:themeColor="text1"/>
                <w:sz w:val="20"/>
                <w:szCs w:val="20"/>
              </w:rPr>
            </w:rPrChange>
          </w:rPr>
          <w:instrText xml:space="preserve"> ADDIN ZOTERO_ITEM CSL_CITATION {"citationID":"55Tjaj2F","properties":{"formattedCitation":"\\super 41\\nosupersub{}","plainCitation":"41","noteIndex":0},"citationItems":[{"id":2670,"uris":["http://zotero.org/groups/5558314/items/JYLV3TRR"],"itemData":{"id":2670,"type":"article-journal","abstract":"Animal guts contain numerous microbes, which are critical for nutrient assimilation and pathogen defence. While corals and other Cnidaria lack a true differentiated gut, they possess semi-enclosed gastrovascular cavities (GVCs), where vital processes such as digestion, reproduction and symbiotic exchanges take place. The microbiome harboured in GVCs is therefore likely key to holobiont fitness, but remains severely understudied due to challenges of working in these small compartments. Here, we developed minimally invasive methodologies to sample the GVC of coral polyps and characterise the microbial communities harboured within. We used glass capillaries, low dead volume microneedles, or nylon microswabs to sample the gastrovascular microbiome of individual polyps from six species of corals, then applied low-input DNA extraction to characterise the microbial communities from these microliter volume samples. Microsensor measurements of GVCs revealed anoxic or hypoxic micro-niches, which persist even under prolonged illumination with saturating irradiance. These niches harboured microbial communities enriched in putatively microaerophilic or facultatively anaerobic taxa, such as Epsilonproteobacteria. Some core taxa found in the GVC of Lobophyllia hemprichii from the Great Barrier Reef were also detected in conspecific colonies held in aquaria, indicating that these associations are unlikely to be transient. Our findings suggest that the coral GVC is chemically and microbiologically similar to the gut of higher Metazoa. Given the importance of gut microbiomes in mediating animal health, harnessing the coral “gut microbiome” may foster novel active interventions aimed at increasing the resilience of coral reefs to the climate crisis.","container-title":"Animal Microbiome","DOI":"10.1186/s42523-024-00341-4","ISSN":"2524-4671","issue":"1","journalAbbreviation":"Animal Microbiome","page":"55","source":"BioMed Central","title":"Microscale sampling of the coral gastrovascular cavity reveals a gut-like microbial community","volume":"6","author":[{"family":"Bollati","given":"Elena"},{"family":"Hughes","given":"David J."},{"family":"Suggett","given":"David J."},{"family":"Raina","given":"Jean-Baptiste"},{"family":"Kühl","given":"Michael"}],"issued":{"date-parts":[["2024",10,8]]}}}],"schema":"https://github.com/citation-style-language/schema/raw/master/csl-citation.json"} </w:instrText>
        </w:r>
        <w:r w:rsidR="00E4210C" w:rsidRPr="00E34A3A">
          <w:rPr>
            <w:rFonts w:ascii="Arial" w:hAnsi="Arial" w:cs="Arial"/>
            <w:strike/>
            <w:color w:val="000000" w:themeColor="text1"/>
            <w:sz w:val="20"/>
            <w:szCs w:val="20"/>
            <w:rPrChange w:id="240" w:author="Microsoft Office User" w:date="2024-11-04T10:15:00Z">
              <w:rPr>
                <w:rFonts w:ascii="Arial" w:hAnsi="Arial" w:cs="Arial"/>
                <w:color w:val="000000" w:themeColor="text1"/>
                <w:sz w:val="20"/>
                <w:szCs w:val="20"/>
              </w:rPr>
            </w:rPrChange>
          </w:rPr>
          <w:fldChar w:fldCharType="separate"/>
        </w:r>
        <w:r w:rsidR="00E4210C" w:rsidRPr="00E34A3A">
          <w:rPr>
            <w:rFonts w:ascii="Arial" w:hAnsi="Arial" w:cs="Arial"/>
            <w:strike/>
            <w:color w:val="000000"/>
            <w:sz w:val="20"/>
            <w:vertAlign w:val="superscript"/>
            <w:rPrChange w:id="241" w:author="Microsoft Office User" w:date="2024-11-04T10:15:00Z">
              <w:rPr>
                <w:rFonts w:ascii="Arial" w:hAnsi="Arial" w:cs="Arial"/>
                <w:color w:val="000000"/>
                <w:sz w:val="20"/>
                <w:vertAlign w:val="superscript"/>
              </w:rPr>
            </w:rPrChange>
          </w:rPr>
          <w:t>41</w:t>
        </w:r>
        <w:r w:rsidR="00E4210C" w:rsidRPr="00E34A3A">
          <w:rPr>
            <w:rFonts w:ascii="Arial" w:hAnsi="Arial" w:cs="Arial"/>
            <w:strike/>
            <w:color w:val="000000" w:themeColor="text1"/>
            <w:sz w:val="20"/>
            <w:szCs w:val="20"/>
            <w:rPrChange w:id="242" w:author="Microsoft Office User" w:date="2024-11-04T10:15:00Z">
              <w:rPr>
                <w:rFonts w:ascii="Arial" w:hAnsi="Arial" w:cs="Arial"/>
                <w:color w:val="000000" w:themeColor="text1"/>
                <w:sz w:val="20"/>
                <w:szCs w:val="20"/>
              </w:rPr>
            </w:rPrChange>
          </w:rPr>
          <w:fldChar w:fldCharType="end"/>
        </w:r>
        <w:r w:rsidR="00E4210C" w:rsidRPr="00E34A3A">
          <w:rPr>
            <w:rFonts w:ascii="Arial" w:hAnsi="Arial" w:cs="Arial"/>
            <w:strike/>
            <w:color w:val="000000" w:themeColor="text1"/>
            <w:sz w:val="20"/>
            <w:szCs w:val="20"/>
            <w:rPrChange w:id="243" w:author="Microsoft Office User" w:date="2024-11-04T10:15:00Z">
              <w:rPr>
                <w:rFonts w:ascii="Arial" w:hAnsi="Arial" w:cs="Arial"/>
                <w:color w:val="000000" w:themeColor="text1"/>
                <w:sz w:val="20"/>
                <w:szCs w:val="20"/>
              </w:rPr>
            </w:rPrChange>
          </w:rPr>
          <w:t>.</w:t>
        </w:r>
      </w:ins>
      <w:commentRangeEnd w:id="233"/>
      <w:ins w:id="244" w:author="Microsoft Office User" w:date="2024-11-04T10:15:00Z">
        <w:r w:rsidR="00E34A3A" w:rsidRPr="00E34A3A">
          <w:rPr>
            <w:rStyle w:val="CommentReference"/>
            <w:strike/>
            <w:rPrChange w:id="245" w:author="Microsoft Office User" w:date="2024-11-04T10:15:00Z">
              <w:rPr>
                <w:rStyle w:val="CommentReference"/>
              </w:rPr>
            </w:rPrChange>
          </w:rPr>
          <w:commentReference w:id="233"/>
        </w:r>
      </w:ins>
      <w:ins w:id="246" w:author="Microsoft Office User" w:date="2024-11-04T10:16:00Z">
        <w:r w:rsidR="00E34A3A">
          <w:rPr>
            <w:rFonts w:ascii="Arial" w:hAnsi="Arial" w:cs="Arial"/>
            <w:strike/>
            <w:color w:val="000000" w:themeColor="text1"/>
            <w:sz w:val="20"/>
            <w:szCs w:val="20"/>
          </w:rPr>
          <w:t xml:space="preserve"> </w:t>
        </w:r>
      </w:ins>
      <w:ins w:id="247" w:author="Microsoft Office User" w:date="2024-11-04T09:58:00Z">
        <w:r w:rsidR="00E4210C">
          <w:rPr>
            <w:rFonts w:ascii="Arial" w:hAnsi="Arial" w:cs="Arial"/>
            <w:color w:val="000000" w:themeColor="text1"/>
            <w:sz w:val="20"/>
            <w:szCs w:val="20"/>
          </w:rPr>
          <w:t>In constrast</w:t>
        </w:r>
      </w:ins>
      <w:ins w:id="248" w:author="Microsoft Office User" w:date="2024-11-04T09:59:00Z">
        <w:r w:rsidR="00E4210C">
          <w:rPr>
            <w:rFonts w:ascii="Arial" w:hAnsi="Arial" w:cs="Arial"/>
            <w:color w:val="000000" w:themeColor="text1"/>
            <w:sz w:val="20"/>
            <w:szCs w:val="20"/>
          </w:rPr>
          <w:t xml:space="preserve"> to the strong association between</w:t>
        </w:r>
      </w:ins>
      <w:ins w:id="249" w:author="Microsoft Office User" w:date="2024-11-04T10:00:00Z">
        <w:r w:rsidR="00E4210C">
          <w:rPr>
            <w:rFonts w:ascii="Arial" w:hAnsi="Arial" w:cs="Arial"/>
            <w:color w:val="000000" w:themeColor="text1"/>
            <w:sz w:val="20"/>
            <w:szCs w:val="20"/>
          </w:rPr>
          <w:t xml:space="preserve"> total </w:t>
        </w:r>
        <w:r w:rsidR="00E4210C">
          <w:rPr>
            <w:rFonts w:ascii="Arial" w:hAnsi="Arial" w:cs="Arial"/>
            <w:i/>
            <w:iCs/>
            <w:color w:val="000000" w:themeColor="text1"/>
            <w:sz w:val="20"/>
            <w:szCs w:val="20"/>
          </w:rPr>
          <w:t xml:space="preserve">Endozoicomonas </w:t>
        </w:r>
        <w:r w:rsidR="00E4210C">
          <w:rPr>
            <w:rFonts w:ascii="Arial" w:hAnsi="Arial" w:cs="Arial"/>
            <w:color w:val="000000" w:themeColor="text1"/>
            <w:sz w:val="20"/>
            <w:szCs w:val="20"/>
          </w:rPr>
          <w:t xml:space="preserve">relative abundance in coral tissues and host growth rate, </w:t>
        </w:r>
      </w:ins>
      <w:ins w:id="250" w:author="Microsoft Office User" w:date="2024-11-04T09:58:00Z">
        <w:r w:rsidR="00E4210C">
          <w:rPr>
            <w:rFonts w:ascii="Arial" w:hAnsi="Arial" w:cs="Arial"/>
            <w:color w:val="000000" w:themeColor="text1"/>
            <w:sz w:val="20"/>
            <w:szCs w:val="20"/>
          </w:rPr>
          <w:t>t</w:t>
        </w:r>
      </w:ins>
      <w:ins w:id="251" w:author="Microsoft Office User" w:date="2024-11-04T09:56:00Z">
        <w:r w:rsidR="00E4210C">
          <w:rPr>
            <w:rFonts w:ascii="Arial" w:hAnsi="Arial" w:cs="Arial"/>
            <w:color w:val="000000" w:themeColor="text1"/>
            <w:sz w:val="20"/>
            <w:szCs w:val="20"/>
          </w:rPr>
          <w:t>he association between common</w:t>
        </w:r>
      </w:ins>
      <w:ins w:id="252" w:author="Microsoft Office User" w:date="2024-11-04T09:57:00Z">
        <w:r w:rsidR="00E4210C">
          <w:rPr>
            <w:rFonts w:ascii="Arial" w:hAnsi="Arial" w:cs="Arial"/>
            <w:color w:val="000000" w:themeColor="text1"/>
            <w:sz w:val="20"/>
            <w:szCs w:val="20"/>
          </w:rPr>
          <w:t xml:space="preserve"> </w:t>
        </w:r>
      </w:ins>
      <w:ins w:id="253" w:author="Microsoft Office User" w:date="2024-11-04T09:56:00Z">
        <w:r w:rsidR="00E4210C">
          <w:rPr>
            <w:rFonts w:ascii="Arial" w:hAnsi="Arial" w:cs="Arial"/>
            <w:color w:val="000000" w:themeColor="text1"/>
            <w:sz w:val="20"/>
            <w:szCs w:val="20"/>
          </w:rPr>
          <w:t xml:space="preserve">tissue-enriched </w:t>
        </w:r>
      </w:ins>
      <w:ins w:id="254" w:author="Microsoft Office User" w:date="2024-11-04T10:00:00Z">
        <w:r w:rsidR="00E4210C">
          <w:rPr>
            <w:rFonts w:ascii="Arial" w:hAnsi="Arial" w:cs="Arial"/>
            <w:i/>
            <w:iCs/>
            <w:color w:val="000000" w:themeColor="text1"/>
            <w:sz w:val="20"/>
            <w:szCs w:val="20"/>
          </w:rPr>
          <w:t>Endozoicomonas</w:t>
        </w:r>
        <w:r w:rsidR="00E4210C">
          <w:rPr>
            <w:rFonts w:ascii="Arial" w:hAnsi="Arial" w:cs="Arial"/>
            <w:color w:val="000000" w:themeColor="text1"/>
            <w:sz w:val="20"/>
            <w:szCs w:val="20"/>
          </w:rPr>
          <w:t xml:space="preserve"> </w:t>
        </w:r>
      </w:ins>
      <w:ins w:id="255" w:author="Microsoft Office User" w:date="2024-11-04T09:56:00Z">
        <w:r w:rsidR="00E4210C">
          <w:rPr>
            <w:rFonts w:ascii="Arial" w:hAnsi="Arial" w:cs="Arial"/>
            <w:color w:val="000000" w:themeColor="text1"/>
            <w:sz w:val="20"/>
            <w:szCs w:val="20"/>
          </w:rPr>
          <w:t xml:space="preserve">ASVs and growth rate </w:t>
        </w:r>
      </w:ins>
      <w:ins w:id="256" w:author="Microsoft Office User" w:date="2024-11-04T10:01:00Z">
        <w:r w:rsidR="00E4210C">
          <w:rPr>
            <w:rFonts w:ascii="Arial" w:hAnsi="Arial" w:cs="Arial"/>
            <w:color w:val="000000" w:themeColor="text1"/>
            <w:sz w:val="20"/>
            <w:szCs w:val="20"/>
          </w:rPr>
          <w:t xml:space="preserve">was </w:t>
        </w:r>
      </w:ins>
      <w:ins w:id="257" w:author="Microsoft Office User" w:date="2024-11-04T09:56:00Z">
        <w:r w:rsidR="00E4210C">
          <w:rPr>
            <w:rFonts w:ascii="Arial" w:hAnsi="Arial" w:cs="Arial"/>
            <w:color w:val="000000" w:themeColor="text1"/>
            <w:sz w:val="20"/>
            <w:szCs w:val="20"/>
          </w:rPr>
          <w:t>not significant in the top model</w:t>
        </w:r>
      </w:ins>
      <w:ins w:id="258" w:author="Microsoft Office User" w:date="2024-11-04T09:57:00Z">
        <w:r w:rsidR="00E4210C">
          <w:rPr>
            <w:rFonts w:ascii="Arial" w:hAnsi="Arial" w:cs="Arial"/>
            <w:color w:val="000000" w:themeColor="text1"/>
            <w:sz w:val="20"/>
            <w:szCs w:val="20"/>
          </w:rPr>
          <w:t xml:space="preserve"> (</w:t>
        </w:r>
      </w:ins>
      <w:ins w:id="259" w:author="Microsoft Office User" w:date="2024-11-04T10:01:00Z">
        <w:r w:rsidR="00E4210C">
          <w:rPr>
            <w:rFonts w:ascii="Arial" w:hAnsi="Arial" w:cs="Arial"/>
            <w:color w:val="000000" w:themeColor="text1"/>
            <w:sz w:val="20"/>
            <w:szCs w:val="20"/>
          </w:rPr>
          <w:t xml:space="preserve">PGLS </w:t>
        </w:r>
      </w:ins>
      <w:ins w:id="260" w:author="Microsoft Office User" w:date="2024-11-04T09:57:00Z">
        <w:r w:rsidR="00E4210C">
          <w:rPr>
            <w:rFonts w:ascii="Arial" w:hAnsi="Arial" w:cs="Arial"/>
            <w:color w:val="000000" w:themeColor="text1"/>
            <w:sz w:val="20"/>
            <w:szCs w:val="20"/>
          </w:rPr>
          <w:t>FDR q &gt; 0.05; Supplementary Data Table 13)</w:t>
        </w:r>
      </w:ins>
      <w:ins w:id="261" w:author="Microsoft Office User" w:date="2024-11-04T09:58:00Z">
        <w:r w:rsidR="00E4210C">
          <w:rPr>
            <w:rFonts w:ascii="Arial" w:hAnsi="Arial" w:cs="Arial"/>
            <w:color w:val="000000" w:themeColor="text1"/>
            <w:sz w:val="20"/>
            <w:szCs w:val="20"/>
          </w:rPr>
          <w:t xml:space="preserve">. This </w:t>
        </w:r>
      </w:ins>
      <w:ins w:id="262" w:author="Microsoft Office User" w:date="2024-11-04T10:01:00Z">
        <w:r w:rsidR="00E4210C">
          <w:rPr>
            <w:rFonts w:ascii="Arial" w:hAnsi="Arial" w:cs="Arial"/>
            <w:color w:val="000000" w:themeColor="text1"/>
            <w:sz w:val="20"/>
            <w:szCs w:val="20"/>
          </w:rPr>
          <w:t xml:space="preserve">contrast </w:t>
        </w:r>
      </w:ins>
      <w:ins w:id="263" w:author="Microsoft Office User" w:date="2024-11-04T09:58:00Z">
        <w:r w:rsidR="00E4210C">
          <w:rPr>
            <w:rFonts w:ascii="Arial" w:hAnsi="Arial" w:cs="Arial"/>
            <w:color w:val="000000" w:themeColor="text1"/>
            <w:sz w:val="20"/>
            <w:szCs w:val="20"/>
          </w:rPr>
          <w:t xml:space="preserve">may indicate that </w:t>
        </w:r>
      </w:ins>
      <w:ins w:id="264" w:author="Microsoft Office User" w:date="2024-11-04T09:59:00Z">
        <w:r w:rsidR="00E4210C">
          <w:rPr>
            <w:rFonts w:ascii="Arial" w:hAnsi="Arial" w:cs="Arial"/>
            <w:color w:val="000000" w:themeColor="text1"/>
            <w:sz w:val="20"/>
            <w:szCs w:val="20"/>
          </w:rPr>
          <w:t>ASVs</w:t>
        </w:r>
      </w:ins>
      <w:ins w:id="265" w:author="Microsoft Office User" w:date="2024-11-04T10:02:00Z">
        <w:r w:rsidR="00E4210C">
          <w:rPr>
            <w:rFonts w:ascii="Arial" w:hAnsi="Arial" w:cs="Arial"/>
            <w:color w:val="000000" w:themeColor="text1"/>
            <w:sz w:val="20"/>
            <w:szCs w:val="20"/>
          </w:rPr>
          <w:t xml:space="preserve"> excluded in this analysis are important to the </w:t>
        </w:r>
        <w:r w:rsidR="00E4210C">
          <w:rPr>
            <w:rFonts w:ascii="Arial" w:hAnsi="Arial" w:cs="Arial"/>
            <w:i/>
            <w:iCs/>
            <w:color w:val="000000" w:themeColor="text1"/>
            <w:sz w:val="20"/>
            <w:szCs w:val="20"/>
          </w:rPr>
          <w:t xml:space="preserve">Endozoicomonas </w:t>
        </w:r>
      </w:ins>
      <w:ins w:id="266" w:author="Microsoft Office User" w:date="2024-11-04T10:03:00Z">
        <w:r w:rsidR="00E4210C">
          <w:rPr>
            <w:rFonts w:ascii="Arial" w:hAnsi="Arial" w:cs="Arial"/>
            <w:color w:val="000000" w:themeColor="text1"/>
            <w:sz w:val="20"/>
            <w:szCs w:val="20"/>
          </w:rPr>
          <w:t>– growth rate association, perhaps due to contributions from ASVs</w:t>
        </w:r>
      </w:ins>
      <w:ins w:id="267" w:author="Microsoft Office User" w:date="2024-11-04T09:59:00Z">
        <w:r w:rsidR="00E4210C">
          <w:rPr>
            <w:rFonts w:ascii="Arial" w:hAnsi="Arial" w:cs="Arial"/>
            <w:color w:val="000000" w:themeColor="text1"/>
            <w:sz w:val="20"/>
            <w:szCs w:val="20"/>
          </w:rPr>
          <w:t xml:space="preserve"> common in multiple compartments </w:t>
        </w:r>
      </w:ins>
      <w:ins w:id="268" w:author="Microsoft Office User" w:date="2024-11-04T10:04:00Z">
        <w:r w:rsidR="00E4210C">
          <w:rPr>
            <w:rFonts w:ascii="Arial" w:hAnsi="Arial" w:cs="Arial"/>
            <w:color w:val="000000" w:themeColor="text1"/>
            <w:sz w:val="20"/>
            <w:szCs w:val="20"/>
          </w:rPr>
          <w:t>or</w:t>
        </w:r>
      </w:ins>
      <w:ins w:id="269" w:author="Microsoft Office User" w:date="2024-11-04T09:59:00Z">
        <w:r w:rsidR="00E4210C">
          <w:rPr>
            <w:rFonts w:ascii="Arial" w:hAnsi="Arial" w:cs="Arial"/>
            <w:color w:val="000000" w:themeColor="text1"/>
            <w:sz w:val="20"/>
            <w:szCs w:val="20"/>
          </w:rPr>
          <w:t xml:space="preserve"> </w:t>
        </w:r>
      </w:ins>
      <w:ins w:id="270" w:author="Microsoft Office User" w:date="2024-11-04T10:01:00Z">
        <w:r w:rsidR="00E4210C">
          <w:rPr>
            <w:rFonts w:ascii="Arial" w:hAnsi="Arial" w:cs="Arial"/>
            <w:color w:val="000000" w:themeColor="text1"/>
            <w:sz w:val="20"/>
            <w:szCs w:val="20"/>
          </w:rPr>
          <w:t xml:space="preserve">the summed influence of </w:t>
        </w:r>
      </w:ins>
      <w:ins w:id="271" w:author="Microsoft Office User" w:date="2024-11-04T10:04:00Z">
        <w:r w:rsidR="00E4210C">
          <w:rPr>
            <w:rFonts w:ascii="Arial" w:hAnsi="Arial" w:cs="Arial"/>
            <w:color w:val="000000" w:themeColor="text1"/>
            <w:sz w:val="20"/>
            <w:szCs w:val="20"/>
          </w:rPr>
          <w:t xml:space="preserve">multiple </w:t>
        </w:r>
      </w:ins>
      <w:ins w:id="272" w:author="Microsoft Office User" w:date="2024-11-04T10:01:00Z">
        <w:r w:rsidR="00E4210C">
          <w:rPr>
            <w:rFonts w:ascii="Arial" w:hAnsi="Arial" w:cs="Arial"/>
            <w:color w:val="000000" w:themeColor="text1"/>
            <w:sz w:val="20"/>
            <w:szCs w:val="20"/>
          </w:rPr>
          <w:t>rare ASVs</w:t>
        </w:r>
      </w:ins>
      <w:ins w:id="273" w:author="Microsoft Office User" w:date="2024-11-04T10:04:00Z">
        <w:r w:rsidR="00E4210C">
          <w:rPr>
            <w:rFonts w:ascii="Arial" w:hAnsi="Arial" w:cs="Arial"/>
            <w:color w:val="000000" w:themeColor="text1"/>
            <w:sz w:val="20"/>
            <w:szCs w:val="20"/>
          </w:rPr>
          <w:t xml:space="preserve">. </w:t>
        </w:r>
      </w:ins>
    </w:p>
    <w:p w14:paraId="332E280C" w14:textId="77777777" w:rsidR="00E34A3A" w:rsidRDefault="00E34A3A" w:rsidP="00C96F29">
      <w:pPr>
        <w:pStyle w:val="NormalWeb"/>
        <w:rPr>
          <w:ins w:id="274" w:author="Microsoft Office User" w:date="2024-11-04T10:16:00Z"/>
          <w:rFonts w:ascii="Arial" w:hAnsi="Arial" w:cs="Arial"/>
          <w:color w:val="000000" w:themeColor="text1"/>
          <w:sz w:val="20"/>
          <w:szCs w:val="20"/>
        </w:rPr>
      </w:pPr>
    </w:p>
    <w:p w14:paraId="60D5C7B2" w14:textId="0AC7A20B" w:rsidR="00E4210C" w:rsidRPr="00E34A3A" w:rsidRDefault="00E4210C" w:rsidP="00C96F29">
      <w:pPr>
        <w:pStyle w:val="NormalWeb"/>
        <w:rPr>
          <w:ins w:id="275" w:author="Microsoft Office User" w:date="2024-11-04T09:57:00Z"/>
          <w:rFonts w:ascii="Arial" w:hAnsi="Arial" w:cs="Arial"/>
          <w:strike/>
          <w:color w:val="000000" w:themeColor="text1"/>
          <w:sz w:val="20"/>
          <w:szCs w:val="20"/>
          <w:rPrChange w:id="276" w:author="Microsoft Office User" w:date="2024-11-04T10:16:00Z">
            <w:rPr>
              <w:ins w:id="277" w:author="Microsoft Office User" w:date="2024-11-04T09:57:00Z"/>
              <w:rFonts w:ascii="Arial" w:hAnsi="Arial" w:cs="Arial"/>
              <w:color w:val="000000" w:themeColor="text1"/>
              <w:sz w:val="20"/>
              <w:szCs w:val="20"/>
            </w:rPr>
          </w:rPrChange>
        </w:rPr>
      </w:pPr>
      <w:ins w:id="278" w:author="Microsoft Office User" w:date="2024-11-04T10:04:00Z">
        <w:r>
          <w:rPr>
            <w:rFonts w:ascii="Arial" w:hAnsi="Arial" w:cs="Arial"/>
            <w:color w:val="000000" w:themeColor="text1"/>
            <w:sz w:val="20"/>
            <w:szCs w:val="20"/>
          </w:rPr>
          <w:t xml:space="preserve">Experimental tests on diverse </w:t>
        </w:r>
        <w:r>
          <w:rPr>
            <w:rFonts w:ascii="Arial" w:hAnsi="Arial" w:cs="Arial"/>
            <w:i/>
            <w:iCs/>
            <w:color w:val="000000" w:themeColor="text1"/>
            <w:sz w:val="20"/>
            <w:szCs w:val="20"/>
          </w:rPr>
          <w:t xml:space="preserve">Endozoicomonas </w:t>
        </w:r>
      </w:ins>
      <w:ins w:id="279" w:author="Microsoft Office User" w:date="2024-11-04T10:05:00Z">
        <w:r>
          <w:rPr>
            <w:rFonts w:ascii="Arial" w:hAnsi="Arial" w:cs="Arial"/>
            <w:color w:val="000000" w:themeColor="text1"/>
            <w:sz w:val="20"/>
            <w:szCs w:val="20"/>
          </w:rPr>
          <w:t xml:space="preserve">strains will be important to </w:t>
        </w:r>
      </w:ins>
      <w:ins w:id="280" w:author="Microsoft Office User" w:date="2024-11-04T10:08:00Z">
        <w:r w:rsidR="00E34A3A">
          <w:rPr>
            <w:rFonts w:ascii="Arial" w:hAnsi="Arial" w:cs="Arial"/>
            <w:color w:val="000000" w:themeColor="text1"/>
            <w:sz w:val="20"/>
            <w:szCs w:val="20"/>
          </w:rPr>
          <w:t xml:space="preserve">track the dynamics of </w:t>
        </w:r>
        <w:r w:rsidR="00E34A3A">
          <w:rPr>
            <w:rFonts w:ascii="Arial" w:hAnsi="Arial" w:cs="Arial"/>
            <w:i/>
            <w:iCs/>
            <w:color w:val="000000" w:themeColor="text1"/>
            <w:sz w:val="20"/>
            <w:szCs w:val="20"/>
          </w:rPr>
          <w:t xml:space="preserve">Endozoicomonas </w:t>
        </w:r>
        <w:r w:rsidR="00E34A3A">
          <w:rPr>
            <w:rFonts w:ascii="Arial" w:hAnsi="Arial" w:cs="Arial"/>
            <w:color w:val="000000" w:themeColor="text1"/>
            <w:sz w:val="20"/>
            <w:szCs w:val="20"/>
          </w:rPr>
          <w:t xml:space="preserve">across coral anatomy, </w:t>
        </w:r>
      </w:ins>
      <w:ins w:id="281" w:author="Microsoft Office User" w:date="2024-11-04T10:06:00Z">
        <w:r>
          <w:rPr>
            <w:rFonts w:ascii="Arial" w:hAnsi="Arial" w:cs="Arial"/>
            <w:color w:val="000000" w:themeColor="text1"/>
            <w:sz w:val="20"/>
            <w:szCs w:val="20"/>
          </w:rPr>
          <w:t xml:space="preserve"> </w:t>
        </w:r>
      </w:ins>
      <w:ins w:id="282" w:author="Microsoft Office User" w:date="2024-11-04T10:08:00Z">
        <w:r w:rsidR="00E34A3A">
          <w:rPr>
            <w:rFonts w:ascii="Arial" w:hAnsi="Arial" w:cs="Arial"/>
            <w:color w:val="000000" w:themeColor="text1"/>
            <w:sz w:val="20"/>
            <w:szCs w:val="20"/>
          </w:rPr>
          <w:t xml:space="preserve">and delineate </w:t>
        </w:r>
      </w:ins>
      <w:ins w:id="283" w:author="Microsoft Office User" w:date="2024-11-04T10:17:00Z">
        <w:r w:rsidR="00C16D03">
          <w:rPr>
            <w:rFonts w:ascii="Arial" w:hAnsi="Arial" w:cs="Arial"/>
            <w:color w:val="000000" w:themeColor="text1"/>
            <w:sz w:val="20"/>
            <w:szCs w:val="20"/>
          </w:rPr>
          <w:t xml:space="preserve">any direct, </w:t>
        </w:r>
      </w:ins>
      <w:ins w:id="284" w:author="Microsoft Office User" w:date="2024-11-04T10:06:00Z">
        <w:r>
          <w:rPr>
            <w:rFonts w:ascii="Arial" w:hAnsi="Arial" w:cs="Arial"/>
            <w:color w:val="000000" w:themeColor="text1"/>
            <w:sz w:val="20"/>
            <w:szCs w:val="20"/>
          </w:rPr>
          <w:t>strain</w:t>
        </w:r>
      </w:ins>
      <w:ins w:id="285" w:author="Microsoft Office User" w:date="2024-11-04T10:07:00Z">
        <w:r w:rsidR="00E34A3A">
          <w:rPr>
            <w:rFonts w:ascii="Arial" w:hAnsi="Arial" w:cs="Arial"/>
            <w:color w:val="000000" w:themeColor="text1"/>
            <w:sz w:val="20"/>
            <w:szCs w:val="20"/>
          </w:rPr>
          <w:t>-</w:t>
        </w:r>
      </w:ins>
      <w:ins w:id="286" w:author="Microsoft Office User" w:date="2024-11-04T10:06:00Z">
        <w:r>
          <w:rPr>
            <w:rFonts w:ascii="Arial" w:hAnsi="Arial" w:cs="Arial"/>
            <w:color w:val="000000" w:themeColor="text1"/>
            <w:sz w:val="20"/>
            <w:szCs w:val="20"/>
          </w:rPr>
          <w:t xml:space="preserve">specific effects </w:t>
        </w:r>
      </w:ins>
      <w:ins w:id="287" w:author="Microsoft Office User" w:date="2024-11-04T10:07:00Z">
        <w:r w:rsidR="00E34A3A">
          <w:rPr>
            <w:rFonts w:ascii="Arial" w:hAnsi="Arial" w:cs="Arial"/>
            <w:color w:val="000000" w:themeColor="text1"/>
            <w:sz w:val="20"/>
            <w:szCs w:val="20"/>
          </w:rPr>
          <w:t xml:space="preserve">on </w:t>
        </w:r>
      </w:ins>
      <w:ins w:id="288" w:author="Microsoft Office User" w:date="2024-11-04T10:16:00Z">
        <w:r w:rsidR="00C16D03">
          <w:rPr>
            <w:rFonts w:ascii="Arial" w:hAnsi="Arial" w:cs="Arial"/>
            <w:color w:val="000000" w:themeColor="text1"/>
            <w:sz w:val="20"/>
            <w:szCs w:val="20"/>
          </w:rPr>
          <w:t>disease</w:t>
        </w:r>
      </w:ins>
      <w:ins w:id="289" w:author="Microsoft Office User" w:date="2024-11-04T10:17:00Z">
        <w:r w:rsidR="00C16D03">
          <w:rPr>
            <w:rFonts w:ascii="Arial" w:hAnsi="Arial" w:cs="Arial"/>
            <w:color w:val="000000" w:themeColor="text1"/>
            <w:sz w:val="20"/>
            <w:szCs w:val="20"/>
          </w:rPr>
          <w:t xml:space="preserve"> suceptibility or growth rate</w:t>
        </w:r>
      </w:ins>
      <w:ins w:id="290" w:author="Microsoft Office User" w:date="2024-11-04T10:07:00Z">
        <w:r w:rsidR="00E34A3A">
          <w:rPr>
            <w:rFonts w:ascii="Arial" w:hAnsi="Arial" w:cs="Arial"/>
            <w:color w:val="000000" w:themeColor="text1"/>
            <w:sz w:val="20"/>
            <w:szCs w:val="20"/>
          </w:rPr>
          <w:t>.</w:t>
        </w:r>
      </w:ins>
    </w:p>
    <w:p w14:paraId="2E8D3FFB" w14:textId="77777777" w:rsidR="00E4210C" w:rsidRDefault="00E4210C" w:rsidP="00C96F29">
      <w:pPr>
        <w:pStyle w:val="NormalWeb"/>
        <w:rPr>
          <w:ins w:id="291" w:author="Microsoft Office User" w:date="2024-11-04T09:57:00Z"/>
          <w:rFonts w:ascii="Arial" w:hAnsi="Arial" w:cs="Arial"/>
          <w:color w:val="000000" w:themeColor="text1"/>
          <w:sz w:val="20"/>
          <w:szCs w:val="20"/>
        </w:rPr>
      </w:pPr>
    </w:p>
    <w:p w14:paraId="11EFEE84" w14:textId="465D2F60" w:rsidR="007372D3" w:rsidRPr="007372D3" w:rsidRDefault="00E4210C" w:rsidP="00C96F29">
      <w:pPr>
        <w:pStyle w:val="NormalWeb"/>
        <w:rPr>
          <w:ins w:id="292" w:author="Microsoft Office User" w:date="2024-11-01T09:36:00Z"/>
          <w:rFonts w:ascii="Arial" w:hAnsi="Arial" w:cs="Arial"/>
          <w:color w:val="000000" w:themeColor="text1"/>
          <w:sz w:val="20"/>
          <w:szCs w:val="20"/>
        </w:rPr>
      </w:pPr>
      <w:ins w:id="293" w:author="Microsoft Office User" w:date="2024-11-04T09:56:00Z">
        <w:r>
          <w:rPr>
            <w:rFonts w:ascii="Arial" w:hAnsi="Arial" w:cs="Arial"/>
            <w:color w:val="000000" w:themeColor="text1"/>
            <w:sz w:val="20"/>
            <w:szCs w:val="20"/>
          </w:rPr>
          <w:t xml:space="preserve"> </w:t>
        </w:r>
      </w:ins>
      <w:del w:id="294" w:author="Microsoft Office User" w:date="2024-11-04T09:58:00Z">
        <w:r w:rsidR="007372D3" w:rsidDel="00E4210C">
          <w:rPr>
            <w:rFonts w:ascii="Arial" w:hAnsi="Arial" w:cs="Arial"/>
            <w:color w:val="000000" w:themeColor="text1"/>
            <w:sz w:val="20"/>
            <w:szCs w:val="20"/>
          </w:rPr>
          <w:fldChar w:fldCharType="begin"/>
        </w:r>
        <w:r w:rsidR="007372D3" w:rsidDel="00E4210C">
          <w:rPr>
            <w:rFonts w:ascii="Arial" w:hAnsi="Arial" w:cs="Arial"/>
            <w:color w:val="000000" w:themeColor="text1"/>
            <w:sz w:val="20"/>
            <w:szCs w:val="20"/>
          </w:rPr>
          <w:delInstrText xml:space="preserve"> ADDIN ZOTERO_ITEM CSL_CITATION {"citationID":"MbZ2N5WU","properties":{"formattedCitation":"\\super 32\\nosupersub{}","plainCitation":"32","noteIndex":0},"citationItems":[{"id":1834,"uris":["http://zotero.org/groups/2769688/items/BIJGWRYF"],"itemData":{"id":1834,"type":"article-journal","container-title":"Science Advances","DOI":"10.1126/sciadv.abo2431","issue":"27","note":"publisher: American Association for the Advancement of Science","page":"eabo2431","source":"science.org (Atypon)","title":"High-resolution spatial and genomic characterization of coral-associated microbial aggregates in the coral Stylophora pistillata","volume":"8","author":[{"family":"Wada","given":"Naohisa"},{"family":"Hsu","given":"Ming-Tsung"},{"family":"Tandon","given":"Kshitij"},{"family":"Hsiao","given":"Silver Sung-Yun"},{"family":"Chen","given":"Hsing-Ju"},{"family":"Chen","given":"Yu-Hsiang"},{"family":"Chiang","given":"Pei-Wen"},{"family":"Yu","given":"Sheng-Ping"},{"family":"Lu","given":"Chih-Ying"},{"family":"Chiou","given":"Yu-Jing"},{"family":"Tu","given":"Yung-Chi"},{"family":"Tian","given":"Xuejiao"},{"family":"Chen","given":"Bi-Chang"},{"family":"Lee","given":"Der-Chuen"},{"family":"Yamashiro","given":"Hideyuki"},{"family":"Bourne","given":"David G."},{"family":"Tang","given":"Sen-Lin"}],"issued":{"date-parts":[["2022",7,6]]}}}],"schema":"https://github.com/citation-style-language/schema/raw/master/csl-citation.json"} </w:delInstrText>
        </w:r>
        <w:r w:rsidR="007372D3" w:rsidDel="00E4210C">
          <w:rPr>
            <w:rFonts w:ascii="Arial" w:hAnsi="Arial" w:cs="Arial"/>
            <w:color w:val="000000" w:themeColor="text1"/>
            <w:sz w:val="20"/>
            <w:szCs w:val="20"/>
          </w:rPr>
          <w:fldChar w:fldCharType="separate"/>
        </w:r>
        <w:r w:rsidR="007372D3" w:rsidRPr="007372D3" w:rsidDel="00E4210C">
          <w:rPr>
            <w:rFonts w:ascii="Arial" w:hAnsi="Arial" w:cs="Arial"/>
            <w:color w:val="000000"/>
            <w:sz w:val="20"/>
            <w:vertAlign w:val="superscript"/>
          </w:rPr>
          <w:delText>32</w:delText>
        </w:r>
        <w:r w:rsidR="007372D3" w:rsidDel="00E4210C">
          <w:rPr>
            <w:rFonts w:ascii="Arial" w:hAnsi="Arial" w:cs="Arial"/>
            <w:color w:val="000000" w:themeColor="text1"/>
            <w:sz w:val="20"/>
            <w:szCs w:val="20"/>
          </w:rPr>
          <w:fldChar w:fldCharType="end"/>
        </w:r>
        <w:r w:rsidR="007372D3" w:rsidDel="00E4210C">
          <w:rPr>
            <w:rFonts w:ascii="Arial" w:hAnsi="Arial" w:cs="Arial"/>
            <w:color w:val="000000" w:themeColor="text1"/>
            <w:sz w:val="20"/>
            <w:szCs w:val="20"/>
          </w:rPr>
          <w:fldChar w:fldCharType="begin"/>
        </w:r>
        <w:r w:rsidR="007372D3" w:rsidDel="00E4210C">
          <w:rPr>
            <w:rFonts w:ascii="Arial" w:hAnsi="Arial" w:cs="Arial"/>
            <w:color w:val="000000" w:themeColor="text1"/>
            <w:sz w:val="20"/>
            <w:szCs w:val="20"/>
          </w:rPr>
          <w:delInstrText xml:space="preserve"> ADDIN ZOTERO_ITEM CSL_CITATION {"citationID":"55Tjaj2F","properties":{"formattedCitation":"\\super 41\\nosupersub{}","plainCitation":"41","noteIndex":0},"citationItems":[{"id":2670,"uris":["http://zotero.org/groups/5558314/items/JYLV3TRR"],"itemData":{"id":2670,"type":"article-journal","abstract":"Animal guts contain numerous microbes, which are critical for nutrient assimilation and pathogen defence. While corals and other Cnidaria lack a true differentiated gut, they possess semi-enclosed gastrovascular cavities (GVCs), where vital processes such as digestion, reproduction and symbiotic exchanges take place. The microbiome harboured in GVCs is therefore likely key to holobiont fitness, but remains severely understudied due to challenges of working in these small compartments. Here, we developed minimally invasive methodologies to sample the GVC of coral polyps and characterise the microbial communities harboured within. We used glass capillaries, low dead volume microneedles, or nylon microswabs to sample the gastrovascular microbiome of individual polyps from six species of corals, then applied low-input DNA extraction to characterise the microbial communities from these microliter volume samples. Microsensor measurements of GVCs revealed anoxic or hypoxic micro-niches, which persist even under prolonged illumination with saturating irradiance. These niches harboured microbial communities enriched in putatively microaerophilic or facultatively anaerobic taxa, such as Epsilonproteobacteria. Some core taxa found in the GVC of Lobophyllia hemprichii from the Great Barrier Reef were also detected in conspecific colonies held in aquaria, indicating that these associations are unlikely to be transient. Our findings suggest that the coral GVC is chemically and microbiologically similar to the gut of higher Metazoa. Given the importance of gut microbiomes in mediating animal health, harnessing the coral “gut microbiome” may foster novel active interventions aimed at increasing the resilience of coral reefs to the climate crisis.","container-title":"Animal Microbiome","DOI":"10.1186/s42523-024-00341-4","ISSN":"2524-4671","issue":"1","journalAbbreviation":"Animal Microbiome","page":"55","source":"BioMed Central","title":"Microscale sampling of the coral gastrovascular cavity reveals a gut-like microbial community","volume":"6","author":[{"family":"Bollati","given":"Elena"},{"family":"Hughes","given":"David J."},{"family":"Suggett","given":"David J."},{"family":"Raina","given":"Jean-Baptiste"},{"family":"Kühl","given":"Michael"}],"issued":{"date-parts":[["2024",10,8]]}}}],"schema":"https://github.com/citation-style-language/schema/raw/master/csl-citation.json"} </w:delInstrText>
        </w:r>
        <w:r w:rsidR="007372D3" w:rsidDel="00E4210C">
          <w:rPr>
            <w:rFonts w:ascii="Arial" w:hAnsi="Arial" w:cs="Arial"/>
            <w:color w:val="000000" w:themeColor="text1"/>
            <w:sz w:val="20"/>
            <w:szCs w:val="20"/>
          </w:rPr>
          <w:fldChar w:fldCharType="separate"/>
        </w:r>
        <w:r w:rsidR="007372D3" w:rsidRPr="007372D3" w:rsidDel="00E4210C">
          <w:rPr>
            <w:rFonts w:ascii="Arial" w:hAnsi="Arial" w:cs="Arial"/>
            <w:color w:val="000000"/>
            <w:sz w:val="20"/>
            <w:vertAlign w:val="superscript"/>
          </w:rPr>
          <w:delText>41</w:delText>
        </w:r>
        <w:r w:rsidR="007372D3" w:rsidDel="00E4210C">
          <w:rPr>
            <w:rFonts w:ascii="Arial" w:hAnsi="Arial" w:cs="Arial"/>
            <w:color w:val="000000" w:themeColor="text1"/>
            <w:sz w:val="20"/>
            <w:szCs w:val="20"/>
          </w:rPr>
          <w:fldChar w:fldCharType="end"/>
        </w:r>
      </w:del>
    </w:p>
    <w:p w14:paraId="5DAE3DF4" w14:textId="208D40B5" w:rsidR="00F34013" w:rsidDel="007372D3" w:rsidRDefault="00F126F5" w:rsidP="00961490">
      <w:pPr>
        <w:rPr>
          <w:del w:id="295" w:author="Microsoft Office User" w:date="2024-11-01T13:05:00Z"/>
          <w:rFonts w:ascii="Arial" w:hAnsi="Arial" w:cs="Arial"/>
          <w:color w:val="000000" w:themeColor="text1"/>
        </w:rPr>
      </w:pPr>
      <w:del w:id="296" w:author="Microsoft Office User" w:date="2024-11-02T10:24:00Z">
        <w:r w:rsidDel="007372D3">
          <w:rPr>
            <w:rFonts w:ascii="Arial" w:hAnsi="Arial" w:cs="Arial"/>
            <w:color w:val="000000" w:themeColor="text1"/>
          </w:rPr>
          <w:fldChar w:fldCharType="begin"/>
        </w:r>
        <w:r w:rsidR="007372D3" w:rsidDel="007372D3">
          <w:rPr>
            <w:rFonts w:ascii="Arial" w:hAnsi="Arial" w:cs="Arial"/>
            <w:color w:val="000000" w:themeColor="text1"/>
          </w:rPr>
          <w:delInstrText xml:space="preserve"> ADDIN ZOTERO_ITEM CSL_CITATION {"citationID":"m4O6dPT9","properties":{"formattedCitation":"\\super 42\\nosupersub{}","plainCitation":"42","noteIndex":0},"citationItems":[{"id":"ViKPBahs/17RkqV96","uris":["http://zotero.org/users/4235445/items/UCIUMHJ8"],"itemData":{"id":1116,"type":"article-journal","abstract":"Bacterial diversity associated with corals has been studied extensively, however, localization of bacterial associations within the holobiont is still poorly resolved. Here we provide novel insight into the localization of coral-associated microbial aggregates (CAMAs) within tissues of the coral Acropora hyacinthus. In total, 318 and 308 CAMAs were characterized via histological and fluorescent in situ hybridization (FISH) approaches respectively, and shown to be distributed extensively throughout coral tissues collected from five sites in Japan and Australia. The densities of CAMAs within the tissues were negatively correlated with the distance from the coastline (i.e. lowest densities at offshore sites). CAMAs were randomly distributed across the six coral tissue regions investigated. Within each CAMA, bacterial cells had similar morphological characteristics, but bacterial morphologies varied among CAMAs, with at least five distinct types identified. Identifying the location of microorganisms associated with the coral host is a prerequisite for understanding their contributions to fitness. Localization of tissue-specific communities housed within CAMAs is particularly important, as these communities are potentially important contributors to vital metabolic functions of the holobiont.","container-title":"Scientific Reports","DOI":"10.1038/s41598-019-49651-7","ISSN":"2045-2322","issue":"1","journalAbbreviation":"Sci Rep","language":"en","license":"2019 The Author(s)","note":"number: 1\npublisher: Nature Publishing Group","page":"14662","source":"www.nature.com","title":"Characterization of coral-associated microbial aggregates (CAMAs) within tissues of the coral Acropora hyacinthus","volume":"9","author":[{"family":"Wada","given":"Naohisa"},{"family":"Ishimochi","given":"Mizuki"},{"family":"Matsui","given":"Taeko"},{"family":"Pollock","given":"F. Joseph"},{"family":"Tang","given":"Sen-Lin"},{"family":"Ainsworth","given":"Tracy D."},{"family":"Willis","given":"Bette L."},{"family":"Mano","given":"Nobuhiro"},{"family":"Bourne","given":"David G."}],"issued":{"date-parts":[["2019",10,10]]}}}],"schema":"https://github.com/citation-style-language/schema/raw/master/csl-citation.json"} </w:delInstrText>
        </w:r>
        <w:r w:rsidDel="007372D3">
          <w:rPr>
            <w:rFonts w:ascii="Arial" w:hAnsi="Arial" w:cs="Arial"/>
            <w:color w:val="000000" w:themeColor="text1"/>
          </w:rPr>
          <w:fldChar w:fldCharType="separate"/>
        </w:r>
        <w:r w:rsidR="007372D3" w:rsidRPr="007372D3" w:rsidDel="007372D3">
          <w:rPr>
            <w:rFonts w:ascii="Arial" w:hAnsi="Arial" w:cs="Arial"/>
            <w:color w:val="000000"/>
            <w:sz w:val="20"/>
            <w:vertAlign w:val="superscript"/>
          </w:rPr>
          <w:delText>42</w:delText>
        </w:r>
        <w:r w:rsidDel="007372D3">
          <w:rPr>
            <w:rFonts w:ascii="Arial" w:hAnsi="Arial" w:cs="Arial"/>
            <w:color w:val="000000" w:themeColor="text1"/>
          </w:rPr>
          <w:fldChar w:fldCharType="end"/>
        </w:r>
        <w:r w:rsidR="00CF248A" w:rsidDel="007372D3">
          <w:rPr>
            <w:rFonts w:ascii="Arial" w:hAnsi="Arial" w:cs="Arial"/>
            <w:color w:val="000000" w:themeColor="text1"/>
          </w:rPr>
          <w:fldChar w:fldCharType="begin"/>
        </w:r>
        <w:r w:rsidR="007372D3" w:rsidDel="007372D3">
          <w:rPr>
            <w:rFonts w:ascii="Arial" w:hAnsi="Arial" w:cs="Arial"/>
            <w:color w:val="000000" w:themeColor="text1"/>
          </w:rPr>
          <w:delInstrText xml:space="preserve"> ADDIN ZOTERO_ITEM CSL_CITATION {"citationID":"w64q0sL1","properties":{"formattedCitation":"\\super 41\\nosupersub{}","plainCitation":"41","noteIndex":0},"citationItems":[{"id":2670,"uris":["http://zotero.org/groups/5558314/items/JYLV3TRR"],"itemData":{"id":2670,"type":"article-journal","abstract":"Animal guts contain numerous microbes, which are critical for nutrient assimilation and pathogen defence. While corals and other Cnidaria lack a true differentiated gut, they possess semi-enclosed gastrovascular cavities (GVCs), where vital processes such as digestion, reproduction and symbiotic exchanges take place. The microbiome harboured in GVCs is therefore likely key to holobiont fitness, but remains severely understudied due to challenges of working in these small compartments. Here, we developed minimally invasive methodologies to sample the GVC of coral polyps and characterise the microbial communities harboured within. We used glass capillaries, low dead volume microneedles, or nylon microswabs to sample the gastrovascular microbiome of individual polyps from six species of corals, then applied low-input DNA extraction to characterise the microbial communities from these microliter volume samples. Microsensor measurements of GVCs revealed anoxic or hypoxic micro-niches, which persist even under prolonged illumination with saturating irradiance. These niches harboured microbial communities enriched in putatively microaerophilic or facultatively anaerobic taxa, such as Epsilonproteobacteria. Some core taxa found in the GVC of Lobophyllia hemprichii from the Great Barrier Reef were also detected in conspecific colonies held in aquaria, indicating that these associations are unlikely to be transient. Our findings suggest that the coral GVC is chemically and microbiologically similar to the gut of higher Metazoa. Given the importance of gut microbiomes in mediating animal health, harnessing the coral “gut microbiome” may foster novel active interventions aimed at increasing the resilience of coral reefs to the climate crisis.","container-title":"Animal Microbiome","DOI":"10.1186/s42523-024-00341-4","ISSN":"2524-4671","issue":"1","journalAbbreviation":"Animal Microbiome","page":"55","source":"BioMed Central","title":"Microscale sampling of the coral gastrovascular cavity reveals a gut-like microbial community","volume":"6","author":[{"family":"Bollati","given":"Elena"},{"family":"Hughes","given":"David J."},{"family":"Suggett","given":"David J."},{"family":"Raina","given":"Jean-Baptiste"},{"family":"Kühl","given":"Michael"}],"issued":{"date-parts":[["2024",10,8]]}}}],"schema":"https://github.com/citation-style-language/schema/raw/master/csl-citation.json"} </w:delInstrText>
        </w:r>
        <w:r w:rsidR="00CF248A" w:rsidDel="007372D3">
          <w:rPr>
            <w:rFonts w:ascii="Arial" w:hAnsi="Arial" w:cs="Arial"/>
            <w:color w:val="000000" w:themeColor="text1"/>
          </w:rPr>
          <w:fldChar w:fldCharType="separate"/>
        </w:r>
        <w:r w:rsidR="007372D3" w:rsidRPr="007372D3" w:rsidDel="007372D3">
          <w:rPr>
            <w:rFonts w:ascii="Arial" w:hAnsi="Arial" w:cs="Arial"/>
            <w:color w:val="000000"/>
            <w:sz w:val="20"/>
            <w:vertAlign w:val="superscript"/>
          </w:rPr>
          <w:delText>41</w:delText>
        </w:r>
        <w:r w:rsidR="00CF248A" w:rsidDel="007372D3">
          <w:rPr>
            <w:rFonts w:ascii="Arial" w:hAnsi="Arial" w:cs="Arial"/>
            <w:color w:val="000000" w:themeColor="text1"/>
          </w:rPr>
          <w:fldChar w:fldCharType="end"/>
        </w:r>
        <w:r w:rsidR="00CF248A" w:rsidDel="007372D3">
          <w:rPr>
            <w:rFonts w:ascii="Arial" w:hAnsi="Arial" w:cs="Arial"/>
            <w:color w:val="000000" w:themeColor="text1"/>
          </w:rPr>
          <w:delText xml:space="preserve"> </w:delText>
        </w:r>
      </w:del>
    </w:p>
    <w:p w14:paraId="3059D19E" w14:textId="77777777" w:rsidR="007372D3" w:rsidRPr="00C96F29" w:rsidRDefault="007372D3">
      <w:pPr>
        <w:pStyle w:val="NormalWeb"/>
        <w:rPr>
          <w:ins w:id="297" w:author="Microsoft Office User" w:date="2024-11-02T10:24:00Z"/>
          <w:rPrChange w:id="298" w:author="Microsoft Office User" w:date="2024-10-29T09:47:00Z">
            <w:rPr>
              <w:ins w:id="299" w:author="Microsoft Office User" w:date="2024-11-02T10:24:00Z"/>
              <w:rFonts w:ascii="Arial" w:eastAsia="Times New Roman" w:hAnsi="Arial" w:cs="Arial"/>
              <w:color w:val="000000" w:themeColor="text1"/>
              <w:sz w:val="20"/>
              <w:szCs w:val="20"/>
            </w:rPr>
          </w:rPrChange>
        </w:rPr>
        <w:pPrChange w:id="300" w:author="Microsoft Office User" w:date="2024-10-29T09:47:00Z">
          <w:pPr/>
        </w:pPrChange>
      </w:pPr>
    </w:p>
    <w:p w14:paraId="35133737" w14:textId="3AD96422" w:rsidR="007141C2" w:rsidRPr="00993F13" w:rsidRDefault="007141C2" w:rsidP="00961490">
      <w:pPr>
        <w:rPr>
          <w:rFonts w:ascii="Arial" w:eastAsia="Times New Roman" w:hAnsi="Arial" w:cs="Arial"/>
          <w:b/>
          <w:bCs/>
          <w:color w:val="24292F"/>
          <w:sz w:val="20"/>
          <w:szCs w:val="20"/>
          <w:highlight w:val="white"/>
        </w:rPr>
      </w:pPr>
      <w:r w:rsidRPr="00993F13">
        <w:rPr>
          <w:rFonts w:ascii="Arial" w:eastAsia="Times New Roman" w:hAnsi="Arial" w:cs="Arial"/>
          <w:b/>
          <w:bCs/>
          <w:color w:val="24292F"/>
          <w:sz w:val="20"/>
          <w:szCs w:val="20"/>
        </w:rPr>
        <w:t>Discussion</w:t>
      </w:r>
    </w:p>
    <w:p w14:paraId="733A4777" w14:textId="79680B5B" w:rsidR="00961490" w:rsidRPr="00961490" w:rsidRDefault="00C16D03" w:rsidP="00961490">
      <w:pPr>
        <w:rPr>
          <w:rFonts w:ascii="Arial" w:eastAsia="Times New Roman" w:hAnsi="Arial" w:cs="Arial"/>
          <w:sz w:val="20"/>
          <w:szCs w:val="20"/>
        </w:rPr>
      </w:pPr>
      <w:ins w:id="301" w:author="Microsoft Office User" w:date="2024-11-04T10:21:00Z">
        <w:r>
          <w:rPr>
            <w:rFonts w:ascii="Arial" w:eastAsia="Times New Roman" w:hAnsi="Arial" w:cs="Arial"/>
            <w:sz w:val="20"/>
            <w:szCs w:val="20"/>
          </w:rPr>
          <w:t xml:space="preserve">We found </w:t>
        </w:r>
      </w:ins>
      <w:del w:id="302" w:author="Microsoft Office User" w:date="2024-11-04T10:21:00Z">
        <w:r w:rsidR="00961490" w:rsidRPr="00961490" w:rsidDel="00C16D03">
          <w:rPr>
            <w:rFonts w:ascii="Arial" w:eastAsia="Times New Roman" w:hAnsi="Arial" w:cs="Arial"/>
            <w:sz w:val="20"/>
            <w:szCs w:val="20"/>
          </w:rPr>
          <w:delText xml:space="preserve">The findings of </w:delText>
        </w:r>
      </w:del>
      <w:r w:rsidR="00961490" w:rsidRPr="00961490">
        <w:rPr>
          <w:rFonts w:ascii="Arial" w:eastAsia="Times New Roman" w:hAnsi="Arial" w:cs="Arial"/>
          <w:sz w:val="20"/>
          <w:szCs w:val="20"/>
        </w:rPr>
        <w:t>positive correlations between</w:t>
      </w:r>
      <w:ins w:id="303" w:author="Microsoft Office User" w:date="2024-11-02T10:25:00Z">
        <w:r w:rsidR="007372D3">
          <w:rPr>
            <w:rFonts w:ascii="Arial" w:eastAsia="Times New Roman" w:hAnsi="Arial" w:cs="Arial"/>
            <w:sz w:val="20"/>
            <w:szCs w:val="20"/>
          </w:rPr>
          <w:t xml:space="preserve"> the </w:t>
        </w:r>
      </w:ins>
      <w:ins w:id="304" w:author="Microsoft Office User" w:date="2024-11-04T10:18:00Z">
        <w:r>
          <w:rPr>
            <w:rFonts w:ascii="Arial" w:eastAsia="Times New Roman" w:hAnsi="Arial" w:cs="Arial"/>
            <w:sz w:val="20"/>
            <w:szCs w:val="20"/>
          </w:rPr>
          <w:t xml:space="preserve">total </w:t>
        </w:r>
      </w:ins>
      <w:ins w:id="305" w:author="Microsoft Office User" w:date="2024-11-02T10:25:00Z">
        <w:r w:rsidR="007372D3">
          <w:rPr>
            <w:rFonts w:ascii="Arial" w:eastAsia="Times New Roman" w:hAnsi="Arial" w:cs="Arial"/>
            <w:sz w:val="20"/>
            <w:szCs w:val="20"/>
          </w:rPr>
          <w:t>relative abundance of</w:t>
        </w:r>
      </w:ins>
      <w:r w:rsidR="00961490" w:rsidRPr="00961490">
        <w:rPr>
          <w:rFonts w:ascii="Arial" w:eastAsia="Times New Roman" w:hAnsi="Arial" w:cs="Arial"/>
          <w:sz w:val="20"/>
          <w:szCs w:val="20"/>
        </w:rPr>
        <w:t xml:space="preserve"> </w:t>
      </w:r>
      <w:r w:rsidR="00961490" w:rsidRPr="00961490">
        <w:rPr>
          <w:rFonts w:ascii="Arial" w:eastAsia="Times New Roman" w:hAnsi="Arial" w:cs="Arial"/>
          <w:i/>
          <w:sz w:val="20"/>
          <w:szCs w:val="20"/>
        </w:rPr>
        <w:t>Endozoicomonas</w:t>
      </w:r>
      <w:ins w:id="306" w:author="Microsoft Office User" w:date="2024-11-01T14:00:00Z">
        <w:r w:rsidR="00807677">
          <w:rPr>
            <w:rFonts w:ascii="Arial" w:eastAsia="Times New Roman" w:hAnsi="Arial" w:cs="Arial"/>
            <w:i/>
            <w:sz w:val="20"/>
            <w:szCs w:val="20"/>
          </w:rPr>
          <w:t xml:space="preserve"> </w:t>
        </w:r>
      </w:ins>
      <w:ins w:id="307" w:author="Microsoft Office User" w:date="2024-11-04T10:19:00Z">
        <w:r>
          <w:rPr>
            <w:rFonts w:ascii="Arial" w:eastAsia="Times New Roman" w:hAnsi="Arial" w:cs="Arial"/>
            <w:iCs/>
            <w:sz w:val="20"/>
            <w:szCs w:val="20"/>
          </w:rPr>
          <w:t xml:space="preserve">in coral tissue </w:t>
        </w:r>
      </w:ins>
      <w:ins w:id="308" w:author="Microsoft Office User" w:date="2024-11-04T10:20:00Z">
        <w:r>
          <w:rPr>
            <w:rFonts w:ascii="Arial" w:eastAsia="Times New Roman" w:hAnsi="Arial" w:cs="Arial"/>
            <w:iCs/>
            <w:sz w:val="20"/>
            <w:szCs w:val="20"/>
          </w:rPr>
          <w:t>and</w:t>
        </w:r>
      </w:ins>
      <w:ins w:id="309" w:author="Microsoft Office User" w:date="2024-11-04T10:19:00Z">
        <w:r>
          <w:rPr>
            <w:rFonts w:ascii="Arial" w:eastAsia="Times New Roman" w:hAnsi="Arial" w:cs="Arial"/>
            <w:iCs/>
            <w:sz w:val="20"/>
            <w:szCs w:val="20"/>
          </w:rPr>
          <w:t xml:space="preserve"> </w:t>
        </w:r>
      </w:ins>
      <w:ins w:id="310" w:author="Microsoft Office User" w:date="2024-11-04T10:20:00Z">
        <w:r>
          <w:rPr>
            <w:rFonts w:ascii="Arial" w:eastAsia="Times New Roman" w:hAnsi="Arial" w:cs="Arial"/>
            <w:iCs/>
            <w:sz w:val="20"/>
            <w:szCs w:val="20"/>
          </w:rPr>
          <w:t xml:space="preserve">the </w:t>
        </w:r>
      </w:ins>
      <w:del w:id="311" w:author="Microsoft Office User" w:date="2024-11-04T10:19:00Z">
        <w:r w:rsidR="00961490" w:rsidRPr="00961490" w:rsidDel="00C16D03">
          <w:rPr>
            <w:rFonts w:ascii="Arial" w:eastAsia="Times New Roman" w:hAnsi="Arial" w:cs="Arial"/>
            <w:i/>
            <w:sz w:val="20"/>
            <w:szCs w:val="20"/>
          </w:rPr>
          <w:delText xml:space="preserve">, </w:delText>
        </w:r>
      </w:del>
      <w:r w:rsidR="00961490" w:rsidRPr="00961490">
        <w:rPr>
          <w:rFonts w:ascii="Arial" w:eastAsia="Times New Roman" w:hAnsi="Arial" w:cs="Arial"/>
          <w:sz w:val="20"/>
          <w:szCs w:val="20"/>
        </w:rPr>
        <w:t>host</w:t>
      </w:r>
      <w:ins w:id="312" w:author="Microsoft Office User" w:date="2024-11-04T10:20:00Z">
        <w:r>
          <w:rPr>
            <w:rFonts w:ascii="Arial" w:eastAsia="Times New Roman" w:hAnsi="Arial" w:cs="Arial"/>
            <w:sz w:val="20"/>
            <w:szCs w:val="20"/>
          </w:rPr>
          <w:t xml:space="preserve"> traits of</w:t>
        </w:r>
      </w:ins>
      <w:r w:rsidR="00961490" w:rsidRPr="00961490">
        <w:rPr>
          <w:rFonts w:ascii="Arial" w:eastAsia="Times New Roman" w:hAnsi="Arial" w:cs="Arial"/>
          <w:sz w:val="20"/>
          <w:szCs w:val="20"/>
        </w:rPr>
        <w:t xml:space="preserve"> growth rate</w:t>
      </w:r>
      <w:del w:id="313" w:author="Microsoft Office User" w:date="2024-11-04T10:20:00Z">
        <w:r w:rsidR="00961490" w:rsidRPr="00961490" w:rsidDel="00C16D03">
          <w:rPr>
            <w:rFonts w:ascii="Arial" w:eastAsia="Times New Roman" w:hAnsi="Arial" w:cs="Arial"/>
            <w:sz w:val="20"/>
            <w:szCs w:val="20"/>
          </w:rPr>
          <w:delText>,</w:delText>
        </w:r>
      </w:del>
      <w:r w:rsidR="00961490" w:rsidRPr="00961490">
        <w:rPr>
          <w:rFonts w:ascii="Arial" w:eastAsia="Times New Roman" w:hAnsi="Arial" w:cs="Arial"/>
          <w:sz w:val="20"/>
          <w:szCs w:val="20"/>
        </w:rPr>
        <w:t xml:space="preserve"> and </w:t>
      </w:r>
      <w:del w:id="314" w:author="Microsoft Office User" w:date="2024-11-04T10:20:00Z">
        <w:r w:rsidR="00961490" w:rsidRPr="00961490" w:rsidDel="00C16D03">
          <w:rPr>
            <w:rFonts w:ascii="Arial" w:eastAsia="Times New Roman" w:hAnsi="Arial" w:cs="Arial"/>
            <w:sz w:val="20"/>
            <w:szCs w:val="20"/>
          </w:rPr>
          <w:delText xml:space="preserve">host </w:delText>
        </w:r>
      </w:del>
      <w:r w:rsidR="00961490" w:rsidRPr="00961490">
        <w:rPr>
          <w:rFonts w:ascii="Arial" w:eastAsia="Times New Roman" w:hAnsi="Arial" w:cs="Arial"/>
          <w:sz w:val="20"/>
          <w:szCs w:val="20"/>
        </w:rPr>
        <w:t>disease susceptibility</w:t>
      </w:r>
      <w:ins w:id="315" w:author="Microsoft Office User" w:date="2024-11-04T10:21:00Z">
        <w:r>
          <w:rPr>
            <w:rFonts w:ascii="Arial" w:eastAsia="Times New Roman" w:hAnsi="Arial" w:cs="Arial"/>
            <w:sz w:val="20"/>
            <w:szCs w:val="20"/>
          </w:rPr>
          <w:t xml:space="preserve">. This finding </w:t>
        </w:r>
      </w:ins>
      <w:del w:id="316" w:author="Microsoft Office User" w:date="2024-11-04T10:21:00Z">
        <w:r w:rsidR="00961490" w:rsidRPr="00961490" w:rsidDel="00C16D03">
          <w:rPr>
            <w:rFonts w:ascii="Arial" w:eastAsia="Times New Roman" w:hAnsi="Arial" w:cs="Arial"/>
            <w:sz w:val="20"/>
            <w:szCs w:val="20"/>
          </w:rPr>
          <w:delText xml:space="preserve"> documented in this study </w:delText>
        </w:r>
      </w:del>
      <w:r w:rsidR="00961490" w:rsidRPr="00961490">
        <w:rPr>
          <w:rFonts w:ascii="Arial" w:eastAsia="Times New Roman" w:hAnsi="Arial" w:cs="Arial"/>
          <w:sz w:val="20"/>
          <w:szCs w:val="20"/>
        </w:rPr>
        <w:t>complement</w:t>
      </w:r>
      <w:ins w:id="317" w:author="Microsoft Office User" w:date="2024-11-04T10:21:00Z">
        <w:r>
          <w:rPr>
            <w:rFonts w:ascii="Arial" w:eastAsia="Times New Roman" w:hAnsi="Arial" w:cs="Arial"/>
            <w:sz w:val="20"/>
            <w:szCs w:val="20"/>
          </w:rPr>
          <w:t>s</w:t>
        </w:r>
      </w:ins>
      <w:r w:rsidR="00961490" w:rsidRPr="00961490">
        <w:rPr>
          <w:rFonts w:ascii="Arial" w:eastAsia="Times New Roman" w:hAnsi="Arial" w:cs="Arial"/>
          <w:sz w:val="20"/>
          <w:szCs w:val="20"/>
        </w:rPr>
        <w:t xml:space="preserve"> and contextualize</w:t>
      </w:r>
      <w:ins w:id="318" w:author="Microsoft Office User" w:date="2024-11-04T10:22:00Z">
        <w:r>
          <w:rPr>
            <w:rFonts w:ascii="Arial" w:eastAsia="Times New Roman" w:hAnsi="Arial" w:cs="Arial"/>
            <w:sz w:val="20"/>
            <w:szCs w:val="20"/>
          </w:rPr>
          <w:t>s</w:t>
        </w:r>
      </w:ins>
      <w:r w:rsidR="00961490" w:rsidRPr="00961490">
        <w:rPr>
          <w:rFonts w:ascii="Arial" w:eastAsia="Times New Roman" w:hAnsi="Arial" w:cs="Arial"/>
          <w:sz w:val="20"/>
          <w:szCs w:val="20"/>
        </w:rPr>
        <w:t xml:space="preserve"> </w:t>
      </w:r>
      <w:del w:id="319" w:author="Microsoft Office User" w:date="2024-11-04T10:22:00Z">
        <w:r w:rsidR="00961490" w:rsidRPr="00961490" w:rsidDel="00C16D03">
          <w:rPr>
            <w:rFonts w:ascii="Arial" w:eastAsia="Times New Roman" w:hAnsi="Arial" w:cs="Arial"/>
            <w:sz w:val="20"/>
            <w:szCs w:val="20"/>
          </w:rPr>
          <w:delText xml:space="preserve">much of the </w:delText>
        </w:r>
      </w:del>
      <w:r w:rsidR="00961490" w:rsidRPr="00961490">
        <w:rPr>
          <w:rFonts w:ascii="Arial" w:eastAsia="Times New Roman" w:hAnsi="Arial" w:cs="Arial"/>
          <w:sz w:val="20"/>
          <w:szCs w:val="20"/>
        </w:rPr>
        <w:t xml:space="preserve">ongoing work on the mechanisms underlying </w:t>
      </w:r>
      <w:ins w:id="320" w:author="Microsoft Office User" w:date="2024-11-02T10:25:00Z">
        <w:r w:rsidR="007372D3">
          <w:rPr>
            <w:rFonts w:ascii="Arial" w:eastAsia="Times New Roman" w:hAnsi="Arial" w:cs="Arial"/>
            <w:sz w:val="20"/>
            <w:szCs w:val="20"/>
          </w:rPr>
          <w:t xml:space="preserve">the </w:t>
        </w:r>
      </w:ins>
      <w:del w:id="321" w:author="Microsoft Office User" w:date="2024-11-02T10:25:00Z">
        <w:r w:rsidR="00961490" w:rsidRPr="00961490" w:rsidDel="007372D3">
          <w:rPr>
            <w:rFonts w:ascii="Arial" w:eastAsia="Times New Roman" w:hAnsi="Arial" w:cs="Arial"/>
            <w:sz w:val="20"/>
            <w:szCs w:val="20"/>
          </w:rPr>
          <w:delText xml:space="preserve">proposed </w:delText>
        </w:r>
      </w:del>
      <w:r w:rsidR="00961490" w:rsidRPr="00961490">
        <w:rPr>
          <w:rFonts w:ascii="Arial" w:eastAsia="Times New Roman" w:hAnsi="Arial" w:cs="Arial"/>
          <w:sz w:val="20"/>
          <w:szCs w:val="20"/>
        </w:rPr>
        <w:t>coral-</w:t>
      </w:r>
      <w:r w:rsidR="00961490" w:rsidRPr="00961490">
        <w:rPr>
          <w:rFonts w:ascii="Arial" w:eastAsia="Times New Roman" w:hAnsi="Arial" w:cs="Arial"/>
          <w:i/>
          <w:sz w:val="20"/>
          <w:szCs w:val="20"/>
        </w:rPr>
        <w:t>Endozoicomonas</w:t>
      </w:r>
      <w:ins w:id="322" w:author="Microsoft Office User" w:date="2024-11-02T10:25:00Z">
        <w:r w:rsidR="007372D3">
          <w:rPr>
            <w:rFonts w:ascii="Arial" w:eastAsia="Times New Roman" w:hAnsi="Arial" w:cs="Arial"/>
            <w:iCs/>
            <w:sz w:val="20"/>
            <w:szCs w:val="20"/>
          </w:rPr>
          <w:t xml:space="preserve"> symbiosis</w:t>
        </w:r>
      </w:ins>
      <w:r w:rsidR="007372D3">
        <w:rPr>
          <w:rFonts w:ascii="Arial" w:eastAsia="Times New Roman" w:hAnsi="Arial" w:cs="Arial"/>
          <w:iCs/>
          <w:sz w:val="20"/>
          <w:szCs w:val="20"/>
        </w:rPr>
        <w:fldChar w:fldCharType="begin"/>
      </w:r>
      <w:r w:rsidR="007372D3">
        <w:rPr>
          <w:rFonts w:ascii="Arial" w:eastAsia="Times New Roman" w:hAnsi="Arial" w:cs="Arial"/>
          <w:iCs/>
          <w:sz w:val="20"/>
          <w:szCs w:val="20"/>
        </w:rPr>
        <w:instrText xml:space="preserve"> ADDIN ZOTERO_ITEM CSL_CITATION {"citationID":"OKFbW2eM","properties":{"formattedCitation":"\\super 34\\nosupersub{}","plainCitation":"34","noteIndex":0},"citationItems":[{"id":2632,"uris":["http://zotero.org/users/5951735/items/RDSKEA9S"],"itemData":{"id":2632,"type":"article-journal","abstract":"Stony corals are poster child holobionts due to their intimate association with diverse microorganisms from all domains of life. We are only beginning to understand the diverse functions of most of these microbial associates, including potential main contributors to holobiont health and resilience. Among these, bacteria of the elusive genus Endozoicomonas are widely perceived as beneficial symbionts based on their genomic potential and their high prevalence and ubiquitous presence in coral tissues. Simultaneously, evidence of pathogenic and parasitic Endozoicomonas lineages in other marine animals is emerging. Synthesizing the current knowledge on the association of Endozoicomonas with marine holobionts, we challenge the perception of a purely mutualistic coral-Endozoicomonas relationship and propose directions to elucidate its role along the symbiotic spectrum.","container-title":"Trends in Microbiology","DOI":"10.1016/j.tim.2023.11.006","ISSN":"1878-4380","issue":"5","journalAbbreviation":"Trends Microbiol","language":"eng","note":"PMID: 38216372","page":"422-434","source":"PubMed","title":"Frenemies on the reef? Resolving the coral-Endozoicomonas association","title-short":"Frenemies on the reef?","volume":"32","author":[{"family":"Pogoreutz","given":"Claudia"},{"family":"Ziegler","given":"Maren"}],"issued":{"date-parts":[["2024",5]]}}}],"schema":"https://github.com/citation-style-language/schema/raw/master/csl-citation.json"} </w:instrText>
      </w:r>
      <w:r w:rsidR="007372D3">
        <w:rPr>
          <w:rFonts w:ascii="Arial" w:eastAsia="Times New Roman" w:hAnsi="Arial" w:cs="Arial"/>
          <w:iCs/>
          <w:sz w:val="20"/>
          <w:szCs w:val="20"/>
        </w:rPr>
        <w:fldChar w:fldCharType="separate"/>
      </w:r>
      <w:r w:rsidR="007372D3" w:rsidRPr="007372D3">
        <w:rPr>
          <w:rFonts w:ascii="Arial" w:hAnsi="Arial" w:cs="Arial"/>
          <w:sz w:val="20"/>
          <w:vertAlign w:val="superscript"/>
        </w:rPr>
        <w:t>34</w:t>
      </w:r>
      <w:r w:rsidR="007372D3">
        <w:rPr>
          <w:rFonts w:ascii="Arial" w:eastAsia="Times New Roman" w:hAnsi="Arial" w:cs="Arial"/>
          <w:iCs/>
          <w:sz w:val="20"/>
          <w:szCs w:val="20"/>
        </w:rPr>
        <w:fldChar w:fldCharType="end"/>
      </w:r>
      <w:ins w:id="323" w:author="Microsoft Office User" w:date="2024-11-02T10:26:00Z">
        <w:r w:rsidR="007372D3">
          <w:rPr>
            <w:rFonts w:ascii="Arial" w:eastAsia="Times New Roman" w:hAnsi="Arial" w:cs="Arial"/>
            <w:iCs/>
            <w:sz w:val="20"/>
            <w:szCs w:val="20"/>
          </w:rPr>
          <w:t xml:space="preserve"> and the potential role of </w:t>
        </w:r>
        <w:r w:rsidR="007372D3">
          <w:rPr>
            <w:rFonts w:ascii="Arial" w:eastAsia="Times New Roman" w:hAnsi="Arial" w:cs="Arial"/>
            <w:i/>
            <w:sz w:val="20"/>
            <w:szCs w:val="20"/>
          </w:rPr>
          <w:t xml:space="preserve">Endozoicomonas </w:t>
        </w:r>
        <w:r w:rsidR="007372D3">
          <w:rPr>
            <w:rFonts w:ascii="Arial" w:eastAsia="Times New Roman" w:hAnsi="Arial" w:cs="Arial"/>
            <w:iCs/>
            <w:sz w:val="20"/>
            <w:szCs w:val="20"/>
          </w:rPr>
          <w:t>as a</w:t>
        </w:r>
      </w:ins>
      <w:ins w:id="324" w:author="Microsoft Office User" w:date="2024-11-02T10:25:00Z">
        <w:r w:rsidR="007372D3">
          <w:rPr>
            <w:rFonts w:ascii="Arial" w:eastAsia="Times New Roman" w:hAnsi="Arial" w:cs="Arial"/>
            <w:iCs/>
            <w:sz w:val="20"/>
            <w:szCs w:val="20"/>
          </w:rPr>
          <w:t xml:space="preserve"> </w:t>
        </w:r>
      </w:ins>
      <w:del w:id="325" w:author="Microsoft Office User" w:date="2024-11-02T10:25:00Z">
        <w:r w:rsidR="00961490" w:rsidRPr="00961490" w:rsidDel="007372D3">
          <w:rPr>
            <w:rFonts w:ascii="Arial" w:eastAsia="Times New Roman" w:hAnsi="Arial" w:cs="Arial"/>
            <w:i/>
            <w:sz w:val="20"/>
            <w:szCs w:val="20"/>
          </w:rPr>
          <w:delText xml:space="preserve"> </w:delText>
        </w:r>
      </w:del>
      <w:r w:rsidR="00961490" w:rsidRPr="00961490">
        <w:rPr>
          <w:rFonts w:ascii="Arial" w:eastAsia="Times New Roman" w:hAnsi="Arial" w:cs="Arial"/>
          <w:sz w:val="20"/>
          <w:szCs w:val="20"/>
        </w:rPr>
        <w:t>metabolic mutualis</w:t>
      </w:r>
      <w:ins w:id="326" w:author="Microsoft Office User" w:date="2024-11-02T10:26:00Z">
        <w:r w:rsidR="007372D3">
          <w:rPr>
            <w:rFonts w:ascii="Arial" w:eastAsia="Times New Roman" w:hAnsi="Arial" w:cs="Arial"/>
            <w:sz w:val="20"/>
            <w:szCs w:val="20"/>
          </w:rPr>
          <w:t>t</w:t>
        </w:r>
      </w:ins>
      <w:del w:id="327" w:author="Microsoft Office User" w:date="2024-11-02T10:26:00Z">
        <w:r w:rsidR="00961490" w:rsidRPr="00961490" w:rsidDel="007372D3">
          <w:rPr>
            <w:rFonts w:ascii="Arial" w:eastAsia="Times New Roman" w:hAnsi="Arial" w:cs="Arial"/>
            <w:sz w:val="20"/>
            <w:szCs w:val="20"/>
          </w:rPr>
          <w:delText>m</w:delText>
        </w:r>
      </w:del>
      <w:r w:rsidR="00AE7C6A">
        <w:rPr>
          <w:rFonts w:ascii="Arial" w:eastAsia="Times New Roman" w:hAnsi="Arial" w:cs="Arial"/>
          <w:sz w:val="20"/>
          <w:szCs w:val="20"/>
        </w:rPr>
        <w:fldChar w:fldCharType="begin"/>
      </w:r>
      <w:r w:rsidR="007372D3">
        <w:rPr>
          <w:rFonts w:ascii="Arial" w:eastAsia="Times New Roman" w:hAnsi="Arial" w:cs="Arial"/>
          <w:sz w:val="20"/>
          <w:szCs w:val="20"/>
        </w:rPr>
        <w:instrText xml:space="preserve"> ADDIN ZOTERO_ITEM CSL_CITATION {"citationID":"kTZtFZ6Z","properties":{"formattedCitation":"\\super 32,35\\nosupersub{}","plainCitation":"32,35","noteIndex":0},"citationItems":[{"id":1834,"uris":["http://zotero.org/groups/2769688/items/BIJGWRYF"],"itemData":{"id":1834,"type":"article-journal","container-title":"Science Advances","DOI":"10.1126/sciadv.abo2431","issue":"27","note":"publisher: American Association for the Advancement of Science","page":"eabo2431","source":"science.org (Atypon)","title":"High-resolution spatial and genomic characterization of coral-associated microbial aggregates in the coral Stylophora pistillata","volume":"8","author":[{"family":"Wada","given":"Naohisa"},{"family":"Hsu","given":"Ming-Tsung"},{"family":"Tandon","given":"Kshitij"},{"family":"Hsiao","given":"Silver Sung-Yun"},{"family":"Chen","given":"Hsing-Ju"},{"family":"Chen","given":"Yu-Hsiang"},{"family":"Chiang","given":"Pei-Wen"},{"family":"Yu","given":"Sheng-Ping"},{"family":"Lu","given":"Chih-Ying"},{"family":"Chiou","given":"Yu-Jing"},{"family":"Tu","given":"Yung-Chi"},{"family":"Tian","given":"Xuejiao"},{"family":"Chen","given":"Bi-Chang"},{"family":"Lee","given":"Der-Chuen"},{"family":"Yamashiro","given":"Hideyuki"},{"family":"Bourne","given":"David G."},{"family":"Tang","given":"Sen-Lin"}],"issued":{"date-parts":[["2022",7,6]]}}},{"id":1661,"uris":["http://zotero.org/groups/2769688/items/AIA2Q5Y9"],"itemData":{"id":1661,"type":"article-journal","abstract":"Endozoicomonas bacteria are globally distributed and often abundantly associated with diverse marine hosts including reef-building corals, yet their function remains unknown. In this study we generated novel Endozoicomonas genomes from single cells and metagenomes obtained directly from the corals Stylophora pistillata, Pocillopora verrucosa, and Acropora humilis. We then compared these culture-independent genomes to existing genomes of bacterial isolates acquired from a sponge, sea slug, and coral to examine the functional landscape of this enigmatic genus. Sequencing and analysis of single cells and metagenomes resulted in four novel genomes with 60–76% and 81–90% genome completeness, respectively. These data also confirmed that Endozoicomonas genomes are large and are not streamlined for an obligate endosymbiotic lifestyle, implying that they have free-living stages. All genomes show an enrichment of genes associated with carbon sugar transport and utilization and protein secretion, potentially indicating that Endozoicomonas contribute to the cycling of carbohydrates and the provision of proteins to their respective hosts. Importantly, besides these commonalities, the genomes showed evidence for differential functional specificity and diversification, including genes for the production of amino acids. Given this metabolic diversity of Endozoicomonas we propose that different genotypes play disparate roles and have diversified in concert with their hosts.","container-title":"Scientific Reports","DOI":"10.1038/srep40579","ISSN":"2045-2322","issue":"1","journalAbbreviation":"Sci Rep","language":"en","license":"2017 The Author(s)","note":"number: 1\npublisher: Nature Publishing Group","page":"40579","source":"www.nature.com","title":"Endozoicomonas genomes reveal functional adaptation and plasticity in bacterial strains symbiotically associated with diverse marine hosts","volume":"7","author":[{"family":"Neave","given":"Matthew J."},{"family":"Michell","given":"Craig T."},{"family":"Apprill","given":"Amy"},{"family":"Voolstra","given":"Christian R."}],"issued":{"date-parts":[["2017",1,17]]}}}],"schema":"https://github.com/citation-style-language/schema/raw/master/csl-citation.json"} </w:instrText>
      </w:r>
      <w:r w:rsidR="00AE7C6A">
        <w:rPr>
          <w:rFonts w:ascii="Arial" w:eastAsia="Times New Roman" w:hAnsi="Arial" w:cs="Arial"/>
          <w:sz w:val="20"/>
          <w:szCs w:val="20"/>
        </w:rPr>
        <w:fldChar w:fldCharType="separate"/>
      </w:r>
      <w:r w:rsidR="00C04DDF" w:rsidRPr="00C04DDF">
        <w:rPr>
          <w:rFonts w:ascii="Arial" w:hAnsi="Arial" w:cs="Arial"/>
          <w:sz w:val="20"/>
          <w:vertAlign w:val="superscript"/>
        </w:rPr>
        <w:t>32,35</w:t>
      </w:r>
      <w:r w:rsidR="00AE7C6A">
        <w:rPr>
          <w:rFonts w:ascii="Arial" w:eastAsia="Times New Roman" w:hAnsi="Arial" w:cs="Arial"/>
          <w:sz w:val="20"/>
          <w:szCs w:val="20"/>
        </w:rPr>
        <w:fldChar w:fldCharType="end"/>
      </w:r>
      <w:ins w:id="328" w:author="Microsoft Office User" w:date="2024-11-02T10:26:00Z">
        <w:r w:rsidR="007372D3">
          <w:rPr>
            <w:rFonts w:ascii="Arial" w:eastAsia="Times New Roman" w:hAnsi="Arial" w:cs="Arial"/>
            <w:sz w:val="20"/>
            <w:szCs w:val="20"/>
          </w:rPr>
          <w:t xml:space="preserve">. </w:t>
        </w:r>
        <w:commentRangeStart w:id="329"/>
        <w:r w:rsidR="007372D3" w:rsidRPr="0045598B">
          <w:rPr>
            <w:rFonts w:ascii="Arial" w:eastAsia="Times New Roman" w:hAnsi="Arial" w:cs="Arial"/>
            <w:strike/>
            <w:sz w:val="20"/>
            <w:szCs w:val="20"/>
            <w:rPrChange w:id="330" w:author="Microsoft Office User" w:date="2024-11-04T10:29:00Z">
              <w:rPr>
                <w:rFonts w:ascii="Arial" w:eastAsia="Times New Roman" w:hAnsi="Arial" w:cs="Arial"/>
                <w:sz w:val="20"/>
                <w:szCs w:val="20"/>
              </w:rPr>
            </w:rPrChange>
          </w:rPr>
          <w:t>While the use of rela</w:t>
        </w:r>
      </w:ins>
      <w:ins w:id="331" w:author="Microsoft Office User" w:date="2024-11-02T10:27:00Z">
        <w:r w:rsidR="007372D3" w:rsidRPr="0045598B">
          <w:rPr>
            <w:rFonts w:ascii="Arial" w:eastAsia="Times New Roman" w:hAnsi="Arial" w:cs="Arial"/>
            <w:strike/>
            <w:sz w:val="20"/>
            <w:szCs w:val="20"/>
            <w:rPrChange w:id="332" w:author="Microsoft Office User" w:date="2024-11-04T10:29:00Z">
              <w:rPr>
                <w:rFonts w:ascii="Arial" w:eastAsia="Times New Roman" w:hAnsi="Arial" w:cs="Arial"/>
                <w:sz w:val="20"/>
                <w:szCs w:val="20"/>
              </w:rPr>
            </w:rPrChange>
          </w:rPr>
          <w:t>tive abundance in these findings may ma</w:t>
        </w:r>
      </w:ins>
      <w:ins w:id="333" w:author="Microsoft Office User" w:date="2024-11-02T11:47:00Z">
        <w:r w:rsidR="005908B3" w:rsidRPr="0045598B">
          <w:rPr>
            <w:rFonts w:ascii="Arial" w:eastAsia="Times New Roman" w:hAnsi="Arial" w:cs="Arial"/>
            <w:strike/>
            <w:sz w:val="20"/>
            <w:szCs w:val="20"/>
            <w:rPrChange w:id="334" w:author="Microsoft Office User" w:date="2024-11-04T10:29:00Z">
              <w:rPr>
                <w:rFonts w:ascii="Arial" w:eastAsia="Times New Roman" w:hAnsi="Arial" w:cs="Arial"/>
                <w:sz w:val="20"/>
                <w:szCs w:val="20"/>
              </w:rPr>
            </w:rPrChange>
          </w:rPr>
          <w:t>sk</w:t>
        </w:r>
      </w:ins>
      <w:ins w:id="335" w:author="Microsoft Office User" w:date="2024-11-02T10:27:00Z">
        <w:r w:rsidR="007372D3" w:rsidRPr="0045598B">
          <w:rPr>
            <w:rFonts w:ascii="Arial" w:eastAsia="Times New Roman" w:hAnsi="Arial" w:cs="Arial"/>
            <w:strike/>
            <w:sz w:val="20"/>
            <w:szCs w:val="20"/>
            <w:rPrChange w:id="336" w:author="Microsoft Office User" w:date="2024-11-04T10:29:00Z">
              <w:rPr>
                <w:rFonts w:ascii="Arial" w:eastAsia="Times New Roman" w:hAnsi="Arial" w:cs="Arial"/>
                <w:sz w:val="20"/>
                <w:szCs w:val="20"/>
              </w:rPr>
            </w:rPrChange>
          </w:rPr>
          <w:t xml:space="preserve"> potential differences or similarities in the true abundances of this taxon within each coral genus – for example, if coral taxa harbor either high or low </w:t>
        </w:r>
      </w:ins>
      <w:ins w:id="337" w:author="Microsoft Office User" w:date="2024-11-04T10:28:00Z">
        <w:r w:rsidR="0045598B" w:rsidRPr="0045598B">
          <w:rPr>
            <w:rFonts w:ascii="Arial" w:eastAsia="Times New Roman" w:hAnsi="Arial" w:cs="Arial"/>
            <w:strike/>
            <w:sz w:val="20"/>
            <w:szCs w:val="20"/>
            <w:rPrChange w:id="338" w:author="Microsoft Office User" w:date="2024-11-04T10:29:00Z">
              <w:rPr>
                <w:rFonts w:ascii="Arial" w:eastAsia="Times New Roman" w:hAnsi="Arial" w:cs="Arial"/>
                <w:sz w:val="20"/>
                <w:szCs w:val="20"/>
              </w:rPr>
            </w:rPrChange>
          </w:rPr>
          <w:t>absolute</w:t>
        </w:r>
      </w:ins>
      <w:ins w:id="339" w:author="Microsoft Office User" w:date="2024-11-02T10:27:00Z">
        <w:r w:rsidR="007372D3" w:rsidRPr="0045598B">
          <w:rPr>
            <w:rFonts w:ascii="Arial" w:eastAsia="Times New Roman" w:hAnsi="Arial" w:cs="Arial"/>
            <w:strike/>
            <w:sz w:val="20"/>
            <w:szCs w:val="20"/>
            <w:rPrChange w:id="340" w:author="Microsoft Office User" w:date="2024-11-04T10:29:00Z">
              <w:rPr>
                <w:rFonts w:ascii="Arial" w:eastAsia="Times New Roman" w:hAnsi="Arial" w:cs="Arial"/>
                <w:sz w:val="20"/>
                <w:szCs w:val="20"/>
              </w:rPr>
            </w:rPrChange>
          </w:rPr>
          <w:t xml:space="preserve"> microbial abundances, an observation common to sponges</w:t>
        </w:r>
      </w:ins>
      <w:r w:rsidR="007372D3" w:rsidRPr="0045598B">
        <w:rPr>
          <w:rFonts w:ascii="Arial" w:eastAsia="Times New Roman" w:hAnsi="Arial" w:cs="Arial"/>
          <w:strike/>
          <w:sz w:val="20"/>
          <w:szCs w:val="20"/>
          <w:rPrChange w:id="341" w:author="Microsoft Office User" w:date="2024-11-04T10:29:00Z">
            <w:rPr>
              <w:rFonts w:ascii="Arial" w:eastAsia="Times New Roman" w:hAnsi="Arial" w:cs="Arial"/>
              <w:sz w:val="20"/>
              <w:szCs w:val="20"/>
            </w:rPr>
          </w:rPrChange>
        </w:rPr>
        <w:fldChar w:fldCharType="begin"/>
      </w:r>
      <w:r w:rsidR="007372D3" w:rsidRPr="0045598B">
        <w:rPr>
          <w:rFonts w:ascii="Arial" w:eastAsia="Times New Roman" w:hAnsi="Arial" w:cs="Arial"/>
          <w:strike/>
          <w:sz w:val="20"/>
          <w:szCs w:val="20"/>
          <w:rPrChange w:id="342" w:author="Microsoft Office User" w:date="2024-11-04T10:29:00Z">
            <w:rPr>
              <w:rFonts w:ascii="Arial" w:eastAsia="Times New Roman" w:hAnsi="Arial" w:cs="Arial"/>
              <w:sz w:val="20"/>
              <w:szCs w:val="20"/>
            </w:rPr>
          </w:rPrChange>
        </w:rPr>
        <w:instrText xml:space="preserve"> ADDIN ZOTERO_ITEM CSL_CITATION {"citationID":"LGtygMQP","properties":{"formattedCitation":"\\super 42,43\\nosupersub{}","plainCitation":"42,43","noteIndex":0},"citationItems":[{"id":2659,"uris":["http://zotero.org/groups/2769688/items/MSWH6D78"],"itemData":{"id":2659,"type":"article-journal","container-title":"Marine Biology","DOI":"10.1007/s00227-007-0708-y","ISSN":"0025-3162, 1432-1793","issue":"2","journalAbbreviation":"Mar Biol","language":"en","license":"http://www.springer.com/tdm","page":"475-483","source":"DOI.org (Crossref)","title":"Linking abundance and diversity of sponge-associated microbial communities to metabolic differences in host sponges","volume":"152","author":[{"family":"Weisz","given":"Jeremy B."},{"family":"Hentschel","given":"Ute"},{"family":"Lindquist","given":"Niels"},{"family":"Martens","given":"Christopher S."}],"issued":{"date-parts":[["2007",8]]}}},{"id":2655,"uris":["http://zotero.org/groups/2769688/items/IN7HR5AN"],"itemData":{"id":2655,"type":"article-journal","abstract":"The ecological and evolutionary forces that shape interactions between marine sponges and their symbiotic microbiota remain poorly understood. Considerable work has been done to characterize the sponge microbiome, and this research has shown that there are two distinct types of sponges: those with high microbial abundances (HMA) and those with low microbial abundances (LMA). There is no clear evolutionary driver for this distinction, and we have only a limited understanding of how HMA or LMA status affects host phenotypes (e.g. feeding behavior, capacity for nutrient cycling). We had two primary goals with the present study. First, we used a variety of microscopic techniques to compare aspects of host biology (e.g. choanocyte chamber morphology and density) in the context of symbiont status. Secondly, we used molecular approaches to uncover components of ecological structure of bacterial communities in HMA versus LMA sponges (e.g. species richness, evenness). We found that choanocyte chamber density is greater in LMA sponges than in HMA sponges. We also found distinct patterns of organization for bacterial communities in HMA and LMA sponges, although environmental factors, to a lesser degree, also influence community structure in the Floridian sponges we examined. These results suggest that the large bacterial communities found in HMA sponges may allow the host to decrease their heterotrophy versus that of LMA sponges with minimal bacterial communities.","container-title":"Marine Ecology","DOI":"10.1111/maec.12098","ISSN":"1439-0485","issue":"4","language":"en","license":"© 2013 Blackwell Verlag GmbH","note":"_eprint: https://onlinelibrary.wiley.com/doi/pdf/10.1111/maec.12098","page":"414-424","source":"Wiley Online Library","title":"Sponge heterotrophic capacity and bacterial community structure in high- and low-microbial abundance sponges","volume":"35","author":[{"family":"Poppell","given":"Ericka"},{"family":"Weisz","given":"Jeremy"},{"family":"Spicer","given":"Lori"},{"family":"Massaro","given":"Andrew"},{"family":"Hill","given":"April"},{"family":"Hill","given":"Malcolm"}],"issued":{"date-parts":[["2014"]]}}}],"schema":"https://github.com/citation-style-language/schema/raw/master/csl-citation.json"} </w:instrText>
      </w:r>
      <w:r w:rsidR="007372D3" w:rsidRPr="0045598B">
        <w:rPr>
          <w:rFonts w:ascii="Arial" w:eastAsia="Times New Roman" w:hAnsi="Arial" w:cs="Arial"/>
          <w:strike/>
          <w:sz w:val="20"/>
          <w:szCs w:val="20"/>
          <w:rPrChange w:id="343" w:author="Microsoft Office User" w:date="2024-11-04T10:29:00Z">
            <w:rPr>
              <w:rFonts w:ascii="Arial" w:eastAsia="Times New Roman" w:hAnsi="Arial" w:cs="Arial"/>
              <w:sz w:val="20"/>
              <w:szCs w:val="20"/>
            </w:rPr>
          </w:rPrChange>
        </w:rPr>
        <w:fldChar w:fldCharType="separate"/>
      </w:r>
      <w:r w:rsidR="007372D3" w:rsidRPr="0045598B">
        <w:rPr>
          <w:rFonts w:ascii="Arial" w:hAnsi="Arial" w:cs="Arial"/>
          <w:strike/>
          <w:sz w:val="20"/>
          <w:vertAlign w:val="superscript"/>
          <w:rPrChange w:id="344" w:author="Microsoft Office User" w:date="2024-11-04T10:29:00Z">
            <w:rPr>
              <w:rFonts w:ascii="Arial" w:hAnsi="Arial" w:cs="Arial"/>
              <w:sz w:val="20"/>
              <w:vertAlign w:val="superscript"/>
            </w:rPr>
          </w:rPrChange>
        </w:rPr>
        <w:t>42,43</w:t>
      </w:r>
      <w:r w:rsidR="007372D3" w:rsidRPr="0045598B">
        <w:rPr>
          <w:rFonts w:ascii="Arial" w:eastAsia="Times New Roman" w:hAnsi="Arial" w:cs="Arial"/>
          <w:strike/>
          <w:sz w:val="20"/>
          <w:szCs w:val="20"/>
          <w:rPrChange w:id="345" w:author="Microsoft Office User" w:date="2024-11-04T10:29:00Z">
            <w:rPr>
              <w:rFonts w:ascii="Arial" w:eastAsia="Times New Roman" w:hAnsi="Arial" w:cs="Arial"/>
              <w:sz w:val="20"/>
              <w:szCs w:val="20"/>
            </w:rPr>
          </w:rPrChange>
        </w:rPr>
        <w:fldChar w:fldCharType="end"/>
      </w:r>
      <w:ins w:id="346" w:author="Microsoft Office User" w:date="2024-11-02T10:28:00Z">
        <w:r w:rsidR="007372D3" w:rsidRPr="0045598B">
          <w:rPr>
            <w:rFonts w:ascii="Arial" w:eastAsia="Times New Roman" w:hAnsi="Arial" w:cs="Arial"/>
            <w:strike/>
            <w:sz w:val="20"/>
            <w:szCs w:val="20"/>
            <w:rPrChange w:id="347" w:author="Microsoft Office User" w:date="2024-11-04T10:29:00Z">
              <w:rPr>
                <w:rFonts w:ascii="Arial" w:eastAsia="Times New Roman" w:hAnsi="Arial" w:cs="Arial"/>
                <w:sz w:val="20"/>
                <w:szCs w:val="20"/>
              </w:rPr>
            </w:rPrChange>
          </w:rPr>
          <w:t xml:space="preserve">, this may cause relative </w:t>
        </w:r>
      </w:ins>
      <w:ins w:id="348" w:author="Microsoft Office User" w:date="2024-11-02T11:48:00Z">
        <w:r w:rsidR="005908B3" w:rsidRPr="0045598B">
          <w:rPr>
            <w:rFonts w:ascii="Arial" w:eastAsia="Times New Roman" w:hAnsi="Arial" w:cs="Arial"/>
            <w:strike/>
            <w:sz w:val="20"/>
            <w:szCs w:val="20"/>
            <w:rPrChange w:id="349" w:author="Microsoft Office User" w:date="2024-11-04T10:29:00Z">
              <w:rPr>
                <w:rFonts w:ascii="Arial" w:eastAsia="Times New Roman" w:hAnsi="Arial" w:cs="Arial"/>
                <w:sz w:val="20"/>
                <w:szCs w:val="20"/>
              </w:rPr>
            </w:rPrChange>
          </w:rPr>
          <w:t>abundances</w:t>
        </w:r>
      </w:ins>
      <w:ins w:id="350" w:author="Microsoft Office User" w:date="2024-11-02T10:28:00Z">
        <w:r w:rsidR="007372D3" w:rsidRPr="0045598B">
          <w:rPr>
            <w:rFonts w:ascii="Arial" w:eastAsia="Times New Roman" w:hAnsi="Arial" w:cs="Arial"/>
            <w:strike/>
            <w:sz w:val="20"/>
            <w:szCs w:val="20"/>
            <w:rPrChange w:id="351" w:author="Microsoft Office User" w:date="2024-11-04T10:29:00Z">
              <w:rPr>
                <w:rFonts w:ascii="Arial" w:eastAsia="Times New Roman" w:hAnsi="Arial" w:cs="Arial"/>
                <w:sz w:val="20"/>
                <w:szCs w:val="20"/>
              </w:rPr>
            </w:rPrChange>
          </w:rPr>
          <w:t xml:space="preserve"> of </w:t>
        </w:r>
        <w:r w:rsidR="007372D3" w:rsidRPr="0045598B">
          <w:rPr>
            <w:rFonts w:ascii="Arial" w:eastAsia="Times New Roman" w:hAnsi="Arial" w:cs="Arial"/>
            <w:i/>
            <w:iCs/>
            <w:strike/>
            <w:sz w:val="20"/>
            <w:szCs w:val="20"/>
            <w:rPrChange w:id="352" w:author="Microsoft Office User" w:date="2024-11-04T10:29:00Z">
              <w:rPr>
                <w:rFonts w:ascii="Arial" w:eastAsia="Times New Roman" w:hAnsi="Arial" w:cs="Arial"/>
                <w:i/>
                <w:iCs/>
                <w:sz w:val="20"/>
                <w:szCs w:val="20"/>
              </w:rPr>
            </w:rPrChange>
          </w:rPr>
          <w:t xml:space="preserve">Endozoicomonas </w:t>
        </w:r>
        <w:r w:rsidR="007372D3" w:rsidRPr="0045598B">
          <w:rPr>
            <w:rFonts w:ascii="Arial" w:eastAsia="Times New Roman" w:hAnsi="Arial" w:cs="Arial"/>
            <w:strike/>
            <w:sz w:val="20"/>
            <w:szCs w:val="20"/>
            <w:rPrChange w:id="353" w:author="Microsoft Office User" w:date="2024-11-04T10:29:00Z">
              <w:rPr>
                <w:rFonts w:ascii="Arial" w:eastAsia="Times New Roman" w:hAnsi="Arial" w:cs="Arial"/>
                <w:sz w:val="20"/>
                <w:szCs w:val="20"/>
              </w:rPr>
            </w:rPrChange>
          </w:rPr>
          <w:t xml:space="preserve"> to differ between genera even when their </w:t>
        </w:r>
      </w:ins>
      <w:ins w:id="354" w:author="Microsoft Office User" w:date="2024-11-04T10:29:00Z">
        <w:r w:rsidR="0045598B" w:rsidRPr="0045598B">
          <w:rPr>
            <w:rFonts w:ascii="Arial" w:eastAsia="Times New Roman" w:hAnsi="Arial" w:cs="Arial"/>
            <w:strike/>
            <w:sz w:val="20"/>
            <w:szCs w:val="20"/>
            <w:rPrChange w:id="355" w:author="Microsoft Office User" w:date="2024-11-04T10:29:00Z">
              <w:rPr>
                <w:rFonts w:ascii="Arial" w:eastAsia="Times New Roman" w:hAnsi="Arial" w:cs="Arial"/>
                <w:sz w:val="20"/>
                <w:szCs w:val="20"/>
              </w:rPr>
            </w:rPrChange>
          </w:rPr>
          <w:t xml:space="preserve">absolute </w:t>
        </w:r>
      </w:ins>
      <w:ins w:id="356" w:author="Microsoft Office User" w:date="2024-11-02T10:45:00Z">
        <w:r w:rsidR="006D5FE3" w:rsidRPr="0045598B">
          <w:rPr>
            <w:rFonts w:ascii="Arial" w:eastAsia="Times New Roman" w:hAnsi="Arial" w:cs="Arial"/>
            <w:strike/>
            <w:sz w:val="20"/>
            <w:szCs w:val="20"/>
            <w:rPrChange w:id="357" w:author="Microsoft Office User" w:date="2024-11-04T10:29:00Z">
              <w:rPr>
                <w:rFonts w:ascii="Arial" w:eastAsia="Times New Roman" w:hAnsi="Arial" w:cs="Arial"/>
                <w:sz w:val="20"/>
                <w:szCs w:val="20"/>
              </w:rPr>
            </w:rPrChange>
          </w:rPr>
          <w:t>abundances</w:t>
        </w:r>
      </w:ins>
      <w:ins w:id="358" w:author="Microsoft Office User" w:date="2024-11-02T10:28:00Z">
        <w:r w:rsidR="007372D3" w:rsidRPr="0045598B">
          <w:rPr>
            <w:rFonts w:ascii="Arial" w:eastAsia="Times New Roman" w:hAnsi="Arial" w:cs="Arial"/>
            <w:strike/>
            <w:sz w:val="20"/>
            <w:szCs w:val="20"/>
            <w:rPrChange w:id="359" w:author="Microsoft Office User" w:date="2024-11-04T10:29:00Z">
              <w:rPr>
                <w:rFonts w:ascii="Arial" w:eastAsia="Times New Roman" w:hAnsi="Arial" w:cs="Arial"/>
                <w:sz w:val="20"/>
                <w:szCs w:val="20"/>
              </w:rPr>
            </w:rPrChange>
          </w:rPr>
          <w:t xml:space="preserve"> may be equal – these results</w:t>
        </w:r>
      </w:ins>
      <w:ins w:id="360" w:author="Microsoft Office User" w:date="2024-11-02T10:29:00Z">
        <w:r w:rsidR="007372D3" w:rsidRPr="0045598B">
          <w:rPr>
            <w:rFonts w:ascii="Arial" w:eastAsia="Times New Roman" w:hAnsi="Arial" w:cs="Arial"/>
            <w:strike/>
            <w:sz w:val="20"/>
            <w:szCs w:val="20"/>
            <w:rPrChange w:id="361" w:author="Microsoft Office User" w:date="2024-11-04T10:29:00Z">
              <w:rPr>
                <w:rFonts w:ascii="Arial" w:eastAsia="Times New Roman" w:hAnsi="Arial" w:cs="Arial"/>
                <w:sz w:val="20"/>
                <w:szCs w:val="20"/>
              </w:rPr>
            </w:rPrChange>
          </w:rPr>
          <w:t xml:space="preserve"> nevertheless</w:t>
        </w:r>
      </w:ins>
      <w:r w:rsidR="00961490" w:rsidRPr="0045598B">
        <w:rPr>
          <w:rFonts w:ascii="Arial" w:eastAsia="Times New Roman" w:hAnsi="Arial" w:cs="Arial"/>
          <w:strike/>
          <w:sz w:val="20"/>
          <w:szCs w:val="20"/>
          <w:rPrChange w:id="362" w:author="Microsoft Office User" w:date="2024-11-04T10:29:00Z">
            <w:rPr>
              <w:rFonts w:ascii="Arial" w:eastAsia="Times New Roman" w:hAnsi="Arial" w:cs="Arial"/>
              <w:sz w:val="20"/>
              <w:szCs w:val="20"/>
            </w:rPr>
          </w:rPrChange>
        </w:rPr>
        <w:t xml:space="preserve"> </w:t>
      </w:r>
      <w:del w:id="363" w:author="Microsoft Office User" w:date="2024-11-02T10:29:00Z">
        <w:r w:rsidR="00961490" w:rsidRPr="0045598B" w:rsidDel="007372D3">
          <w:rPr>
            <w:rFonts w:ascii="Arial" w:eastAsia="Times New Roman" w:hAnsi="Arial" w:cs="Arial"/>
            <w:strike/>
            <w:sz w:val="20"/>
            <w:szCs w:val="20"/>
            <w:rPrChange w:id="364" w:author="Microsoft Office User" w:date="2024-11-04T10:29:00Z">
              <w:rPr>
                <w:rFonts w:ascii="Arial" w:eastAsia="Times New Roman" w:hAnsi="Arial" w:cs="Arial"/>
                <w:sz w:val="20"/>
                <w:szCs w:val="20"/>
              </w:rPr>
            </w:rPrChange>
          </w:rPr>
          <w:delText xml:space="preserve">and </w:delText>
        </w:r>
      </w:del>
      <w:r w:rsidR="00961490" w:rsidRPr="0045598B">
        <w:rPr>
          <w:rFonts w:ascii="Arial" w:eastAsia="Times New Roman" w:hAnsi="Arial" w:cs="Arial"/>
          <w:strike/>
          <w:sz w:val="20"/>
          <w:szCs w:val="20"/>
          <w:rPrChange w:id="365" w:author="Microsoft Office User" w:date="2024-11-04T10:29:00Z">
            <w:rPr>
              <w:rFonts w:ascii="Arial" w:eastAsia="Times New Roman" w:hAnsi="Arial" w:cs="Arial"/>
              <w:sz w:val="20"/>
              <w:szCs w:val="20"/>
            </w:rPr>
          </w:rPrChange>
        </w:rPr>
        <w:t xml:space="preserve">suggest that the interaction of </w:t>
      </w:r>
      <w:r w:rsidR="00961490" w:rsidRPr="0045598B">
        <w:rPr>
          <w:rFonts w:ascii="Arial" w:eastAsia="Times New Roman" w:hAnsi="Arial" w:cs="Arial"/>
          <w:i/>
          <w:strike/>
          <w:sz w:val="20"/>
          <w:szCs w:val="20"/>
          <w:rPrChange w:id="366" w:author="Microsoft Office User" w:date="2024-11-04T10:29:00Z">
            <w:rPr>
              <w:rFonts w:ascii="Arial" w:eastAsia="Times New Roman" w:hAnsi="Arial" w:cs="Arial"/>
              <w:i/>
              <w:sz w:val="20"/>
              <w:szCs w:val="20"/>
            </w:rPr>
          </w:rPrChange>
        </w:rPr>
        <w:t xml:space="preserve">Endozoicomonas </w:t>
      </w:r>
      <w:r w:rsidR="00961490" w:rsidRPr="0045598B">
        <w:rPr>
          <w:rFonts w:ascii="Arial" w:eastAsia="Times New Roman" w:hAnsi="Arial" w:cs="Arial"/>
          <w:strike/>
          <w:sz w:val="20"/>
          <w:szCs w:val="20"/>
          <w:rPrChange w:id="367" w:author="Microsoft Office User" w:date="2024-11-04T10:29:00Z">
            <w:rPr>
              <w:rFonts w:ascii="Arial" w:eastAsia="Times New Roman" w:hAnsi="Arial" w:cs="Arial"/>
              <w:sz w:val="20"/>
              <w:szCs w:val="20"/>
            </w:rPr>
          </w:rPrChange>
        </w:rPr>
        <w:t>with</w:t>
      </w:r>
      <w:r w:rsidR="007141C2" w:rsidRPr="0045598B">
        <w:rPr>
          <w:rFonts w:ascii="Arial" w:eastAsia="Times New Roman" w:hAnsi="Arial" w:cs="Arial"/>
          <w:strike/>
          <w:sz w:val="20"/>
          <w:szCs w:val="20"/>
          <w:rPrChange w:id="368" w:author="Microsoft Office User" w:date="2024-11-04T10:29:00Z">
            <w:rPr>
              <w:rFonts w:ascii="Arial" w:eastAsia="Times New Roman" w:hAnsi="Arial" w:cs="Arial"/>
              <w:sz w:val="20"/>
              <w:szCs w:val="20"/>
            </w:rPr>
          </w:rPrChange>
        </w:rPr>
        <w:t xml:space="preserve"> </w:t>
      </w:r>
      <w:r w:rsidR="00961490" w:rsidRPr="0045598B">
        <w:rPr>
          <w:rFonts w:ascii="Arial" w:eastAsia="Times New Roman" w:hAnsi="Arial" w:cs="Arial"/>
          <w:strike/>
          <w:sz w:val="20"/>
          <w:szCs w:val="20"/>
          <w:rPrChange w:id="369" w:author="Microsoft Office User" w:date="2024-11-04T10:29:00Z">
            <w:rPr>
              <w:rFonts w:ascii="Arial" w:eastAsia="Times New Roman" w:hAnsi="Arial" w:cs="Arial"/>
              <w:sz w:val="20"/>
              <w:szCs w:val="20"/>
            </w:rPr>
          </w:rPrChange>
        </w:rPr>
        <w:t>coral disease susceptibility deserves greater scrutiny</w:t>
      </w:r>
      <w:commentRangeEnd w:id="329"/>
      <w:r w:rsidRPr="0045598B">
        <w:rPr>
          <w:rStyle w:val="CommentReference"/>
          <w:rFonts w:ascii="Times New Roman" w:eastAsia="Times New Roman" w:hAnsi="Times New Roman" w:cs="Times New Roman"/>
          <w:strike/>
          <w:rPrChange w:id="370" w:author="Microsoft Office User" w:date="2024-11-04T10:29:00Z">
            <w:rPr>
              <w:rStyle w:val="CommentReference"/>
              <w:rFonts w:ascii="Times New Roman" w:eastAsia="Times New Roman" w:hAnsi="Times New Roman" w:cs="Times New Roman"/>
            </w:rPr>
          </w:rPrChange>
        </w:rPr>
        <w:commentReference w:id="329"/>
      </w:r>
      <w:r w:rsidR="00961490" w:rsidRPr="0045598B">
        <w:rPr>
          <w:rFonts w:ascii="Arial" w:eastAsia="Times New Roman" w:hAnsi="Arial" w:cs="Arial"/>
          <w:strike/>
          <w:sz w:val="20"/>
          <w:szCs w:val="20"/>
          <w:rPrChange w:id="371" w:author="Microsoft Office User" w:date="2024-11-04T10:29:00Z">
            <w:rPr>
              <w:rFonts w:ascii="Arial" w:eastAsia="Times New Roman" w:hAnsi="Arial" w:cs="Arial"/>
              <w:sz w:val="20"/>
              <w:szCs w:val="20"/>
            </w:rPr>
          </w:rPrChange>
        </w:rPr>
        <w:t>.</w:t>
      </w:r>
      <w:r w:rsidR="00961490" w:rsidRPr="00961490">
        <w:rPr>
          <w:rFonts w:ascii="Arial" w:eastAsia="Times New Roman" w:hAnsi="Arial" w:cs="Arial"/>
          <w:sz w:val="20"/>
          <w:szCs w:val="20"/>
        </w:rPr>
        <w:t xml:space="preserve"> They also echo findings of correlations between life-history strategy and microbiome structure in other important marine invertebrates, such as that between predator defense and microbial abundance in marine sponges</w:t>
      </w:r>
      <w:r w:rsidR="00AE7C6A">
        <w:rPr>
          <w:rFonts w:ascii="Arial" w:eastAsia="Times New Roman" w:hAnsi="Arial" w:cs="Arial"/>
          <w:sz w:val="20"/>
          <w:szCs w:val="20"/>
        </w:rPr>
        <w:fldChar w:fldCharType="begin"/>
      </w:r>
      <w:r w:rsidR="007372D3">
        <w:rPr>
          <w:rFonts w:ascii="Arial" w:eastAsia="Times New Roman" w:hAnsi="Arial" w:cs="Arial"/>
          <w:sz w:val="20"/>
          <w:szCs w:val="20"/>
        </w:rPr>
        <w:instrText xml:space="preserve"> ADDIN ZOTERO_ITEM CSL_CITATION {"citationID":"51MusAbb","properties":{"formattedCitation":"\\super 44\\nosupersub{}","plainCitation":"44","noteIndex":0},"citationItems":[{"id":1889,"uris":["http://zotero.org/groups/2769688/items/HDNR7F4G"],"itemData":{"id":1889,"type":"article-journal","abstract":"Symbiotic microbial communities of sponges serve critical functions that have shaped the evolution of reef ecosystems since their origins. Symbiont abundance varies tremendously among sponges, with many species classified as either low microbial abundance (LMA) or high microbial abundance (HMA), but the evolutionary dynamics of these symbiotic states remain unknown. This study examines the LMA/HMA dichotomy across an exhaustive sampling of Caribbean sponge biodiversity and predicts that the LMA symbiotic state is the ancestral state among sponges. Conversely, HMA symbioses, consisting of more specialized microorganisms, have evolved multiple times by recruiting similar assemblages, mostly since the rise of scleractinian-dominated reefs. Additionally, HMA symbioses show stronger signals of phylosymbiosis and cophylogeny, consistent with stronger co-evolutionary interaction in these complex holobionts. These results indicate that HMA holobionts are characterized by increased endemism, metabolic dependence and chemical defences. The selective forces driving these patterns may include the concurrent increase in dissolved organic matter in reef ecosystems or the diversification of spongivorous fishes.","container-title":"Nature Ecology &amp; Evolution","DOI":"10.1038/s41559-022-01712-3","ISSN":"2397-334X","issue":"6","journalAbbreviation":"Nat Ecol Evol","language":"en","license":"2022 The Author(s), under exclusive licence to Springer Nature Limited","note":"number: 6\npublisher: Nature Publishing Group","page":"750-762","source":"www.nature.com","title":"Cophylogeny and convergence shape holobiont evolution in sponge–microbe symbioses","volume":"6","author":[{"family":"Sabrina Pankey","given":"M."},{"family":"Plachetzki","given":"David C."},{"family":"Macartney","given":"Keir J."},{"family":"Gastaldi","given":"Marianela"},{"family":"Slattery","given":"Marc"},{"family":"Gochfeld","given":"Deborah J."},{"family":"Lesser","given":"Michael P."}],"issued":{"date-parts":[["2022",6]]}}}],"schema":"https://github.com/citation-style-language/schema/raw/master/csl-citation.json"} </w:instrText>
      </w:r>
      <w:r w:rsidR="00AE7C6A">
        <w:rPr>
          <w:rFonts w:ascii="Arial" w:eastAsia="Times New Roman" w:hAnsi="Arial" w:cs="Arial"/>
          <w:sz w:val="20"/>
          <w:szCs w:val="20"/>
        </w:rPr>
        <w:fldChar w:fldCharType="separate"/>
      </w:r>
      <w:r w:rsidR="007372D3" w:rsidRPr="007372D3">
        <w:rPr>
          <w:rFonts w:ascii="Arial" w:hAnsi="Arial" w:cs="Arial"/>
          <w:sz w:val="20"/>
          <w:vertAlign w:val="superscript"/>
        </w:rPr>
        <w:t>44</w:t>
      </w:r>
      <w:r w:rsidR="00AE7C6A">
        <w:rPr>
          <w:rFonts w:ascii="Arial" w:eastAsia="Times New Roman" w:hAnsi="Arial" w:cs="Arial"/>
          <w:sz w:val="20"/>
          <w:szCs w:val="20"/>
        </w:rPr>
        <w:fldChar w:fldCharType="end"/>
      </w:r>
      <w:r w:rsidR="00961490" w:rsidRPr="00961490">
        <w:rPr>
          <w:rFonts w:ascii="Arial" w:eastAsia="Times New Roman" w:hAnsi="Arial" w:cs="Arial"/>
          <w:sz w:val="20"/>
          <w:szCs w:val="20"/>
        </w:rPr>
        <w:t>.</w:t>
      </w:r>
    </w:p>
    <w:p w14:paraId="7D97DC9F" w14:textId="7516B652" w:rsidR="00961490" w:rsidRPr="00961490" w:rsidRDefault="00961490" w:rsidP="00961490">
      <w:pPr>
        <w:rPr>
          <w:rFonts w:ascii="Arial" w:eastAsia="Times New Roman" w:hAnsi="Arial" w:cs="Arial"/>
          <w:sz w:val="20"/>
          <w:szCs w:val="20"/>
        </w:rPr>
      </w:pPr>
      <w:r w:rsidRPr="00961490">
        <w:rPr>
          <w:rFonts w:ascii="Arial" w:eastAsia="Times New Roman" w:hAnsi="Arial" w:cs="Arial"/>
          <w:sz w:val="20"/>
          <w:szCs w:val="20"/>
        </w:rPr>
        <w:t xml:space="preserve">The mechanism by which corals with high proportions of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become more vulnerable to disease are not yet known, but</w:t>
      </w:r>
      <w:ins w:id="372" w:author="Microsoft Office User" w:date="2024-10-28T13:47:00Z">
        <w:r w:rsidR="005A4D34">
          <w:rPr>
            <w:rFonts w:ascii="Arial" w:eastAsia="Times New Roman" w:hAnsi="Arial" w:cs="Arial"/>
            <w:sz w:val="20"/>
            <w:szCs w:val="20"/>
          </w:rPr>
          <w:t xml:space="preserve"> may shed light on their role</w:t>
        </w:r>
      </w:ins>
      <w:ins w:id="373" w:author="Microsoft Office User" w:date="2024-10-28T13:48:00Z">
        <w:r w:rsidR="005A4D34">
          <w:rPr>
            <w:rFonts w:ascii="Arial" w:eastAsia="Times New Roman" w:hAnsi="Arial" w:cs="Arial"/>
            <w:sz w:val="20"/>
            <w:szCs w:val="20"/>
          </w:rPr>
          <w:t xml:space="preserve"> in coral symbiosis</w:t>
        </w:r>
      </w:ins>
      <w:ins w:id="374" w:author="Microsoft Office User" w:date="2024-10-28T13:47:00Z">
        <w:r w:rsidR="005A4D34">
          <w:rPr>
            <w:rFonts w:ascii="Arial" w:eastAsia="Times New Roman" w:hAnsi="Arial" w:cs="Arial"/>
            <w:sz w:val="20"/>
            <w:szCs w:val="20"/>
          </w:rPr>
          <w:t>.</w:t>
        </w:r>
      </w:ins>
      <w:ins w:id="375" w:author="Microsoft Office User" w:date="2024-10-28T15:36:00Z">
        <w:r w:rsidR="009E7CFE">
          <w:rPr>
            <w:rFonts w:ascii="Arial" w:eastAsia="Times New Roman" w:hAnsi="Arial" w:cs="Arial"/>
            <w:sz w:val="20"/>
            <w:szCs w:val="20"/>
          </w:rPr>
          <w:t xml:space="preserve"> </w:t>
        </w:r>
      </w:ins>
      <w:ins w:id="376" w:author="Microsoft Office User" w:date="2024-11-04T10:30:00Z">
        <w:r w:rsidR="0045598B">
          <w:rPr>
            <w:rFonts w:ascii="Arial" w:eastAsia="Times New Roman" w:hAnsi="Arial" w:cs="Arial"/>
            <w:sz w:val="20"/>
            <w:szCs w:val="20"/>
          </w:rPr>
          <w:t>Because these result</w:t>
        </w:r>
      </w:ins>
      <w:ins w:id="377" w:author="Microsoft Office User" w:date="2024-11-04T10:31:00Z">
        <w:r w:rsidR="0045598B">
          <w:rPr>
            <w:rFonts w:ascii="Arial" w:eastAsia="Times New Roman" w:hAnsi="Arial" w:cs="Arial"/>
            <w:sz w:val="20"/>
            <w:szCs w:val="20"/>
          </w:rPr>
          <w:t xml:space="preserve">s rely on </w:t>
        </w:r>
      </w:ins>
      <w:ins w:id="378" w:author="Microsoft Office User" w:date="2024-11-04T10:29:00Z">
        <w:r w:rsidR="0045598B" w:rsidRPr="0045598B">
          <w:rPr>
            <w:rFonts w:ascii="Arial" w:eastAsia="Times New Roman" w:hAnsi="Arial" w:cs="Arial"/>
            <w:sz w:val="20"/>
            <w:szCs w:val="20"/>
            <w:rPrChange w:id="379" w:author="Microsoft Office User" w:date="2024-11-04T10:30:00Z">
              <w:rPr>
                <w:rFonts w:ascii="Arial" w:eastAsia="Times New Roman" w:hAnsi="Arial" w:cs="Arial"/>
                <w:strike/>
                <w:sz w:val="20"/>
                <w:szCs w:val="20"/>
              </w:rPr>
            </w:rPrChange>
          </w:rPr>
          <w:t>relative abundance</w:t>
        </w:r>
      </w:ins>
      <w:ins w:id="380" w:author="Microsoft Office User" w:date="2024-11-04T10:31:00Z">
        <w:r w:rsidR="0045598B">
          <w:rPr>
            <w:rFonts w:ascii="Arial" w:eastAsia="Times New Roman" w:hAnsi="Arial" w:cs="Arial"/>
            <w:sz w:val="20"/>
            <w:szCs w:val="20"/>
          </w:rPr>
          <w:t xml:space="preserve">, it is not yet clear whether differences in absolute abundances of </w:t>
        </w:r>
        <w:r w:rsidR="0045598B">
          <w:rPr>
            <w:rFonts w:ascii="Arial" w:eastAsia="Times New Roman" w:hAnsi="Arial" w:cs="Arial"/>
            <w:i/>
            <w:iCs/>
            <w:sz w:val="20"/>
            <w:szCs w:val="20"/>
          </w:rPr>
          <w:t xml:space="preserve">Endozoicomonas </w:t>
        </w:r>
        <w:r w:rsidR="0045598B">
          <w:rPr>
            <w:rFonts w:ascii="Arial" w:eastAsia="Times New Roman" w:hAnsi="Arial" w:cs="Arial"/>
            <w:sz w:val="20"/>
            <w:szCs w:val="20"/>
          </w:rPr>
          <w:t>also vary</w:t>
        </w:r>
      </w:ins>
      <w:ins w:id="381" w:author="Microsoft Office User" w:date="2024-11-04T10:32:00Z">
        <w:r w:rsidR="0045598B">
          <w:rPr>
            <w:rFonts w:ascii="Arial" w:eastAsia="Times New Roman" w:hAnsi="Arial" w:cs="Arial"/>
            <w:sz w:val="20"/>
            <w:szCs w:val="20"/>
          </w:rPr>
          <w:t xml:space="preserve">. Importantly, anatomically-specific variation in true abundances may complicate relative abundance in bulk tissue </w:t>
        </w:r>
      </w:ins>
      <w:ins w:id="382" w:author="Microsoft Office User" w:date="2024-11-04T10:29:00Z">
        <w:r w:rsidR="0045598B" w:rsidRPr="0045598B">
          <w:rPr>
            <w:rFonts w:ascii="Arial" w:eastAsia="Times New Roman" w:hAnsi="Arial" w:cs="Arial"/>
            <w:sz w:val="20"/>
            <w:szCs w:val="20"/>
            <w:rPrChange w:id="383" w:author="Microsoft Office User" w:date="2024-11-04T10:30:00Z">
              <w:rPr>
                <w:rFonts w:ascii="Arial" w:eastAsia="Times New Roman" w:hAnsi="Arial" w:cs="Arial"/>
                <w:strike/>
                <w:sz w:val="20"/>
                <w:szCs w:val="20"/>
              </w:rPr>
            </w:rPrChange>
          </w:rPr>
          <w:t xml:space="preserve">– for example, if coral taxa </w:t>
        </w:r>
      </w:ins>
      <w:ins w:id="384" w:author="Microsoft Office User" w:date="2024-11-04T10:33:00Z">
        <w:r w:rsidR="0045598B">
          <w:rPr>
            <w:rFonts w:ascii="Arial" w:eastAsia="Times New Roman" w:hAnsi="Arial" w:cs="Arial"/>
            <w:sz w:val="20"/>
            <w:szCs w:val="20"/>
          </w:rPr>
          <w:t xml:space="preserve">vary greatly in absolute </w:t>
        </w:r>
      </w:ins>
      <w:ins w:id="385" w:author="Microsoft Office User" w:date="2024-11-04T10:29:00Z">
        <w:r w:rsidR="0045598B" w:rsidRPr="0045598B">
          <w:rPr>
            <w:rFonts w:ascii="Arial" w:eastAsia="Times New Roman" w:hAnsi="Arial" w:cs="Arial"/>
            <w:sz w:val="20"/>
            <w:szCs w:val="20"/>
            <w:rPrChange w:id="386" w:author="Microsoft Office User" w:date="2024-11-04T10:30:00Z">
              <w:rPr>
                <w:rFonts w:ascii="Arial" w:eastAsia="Times New Roman" w:hAnsi="Arial" w:cs="Arial"/>
                <w:strike/>
                <w:sz w:val="20"/>
                <w:szCs w:val="20"/>
              </w:rPr>
            </w:rPrChange>
          </w:rPr>
          <w:t>microbial abundances</w:t>
        </w:r>
      </w:ins>
      <w:ins w:id="387" w:author="Microsoft Office User" w:date="2024-11-04T10:33:00Z">
        <w:r w:rsidR="0045598B">
          <w:rPr>
            <w:rFonts w:ascii="Arial" w:eastAsia="Times New Roman" w:hAnsi="Arial" w:cs="Arial"/>
            <w:sz w:val="20"/>
            <w:szCs w:val="20"/>
          </w:rPr>
          <w:t xml:space="preserve"> outside of CAMAs (simil</w:t>
        </w:r>
      </w:ins>
      <w:ins w:id="388" w:author="Microsoft Office User" w:date="2024-11-04T10:34:00Z">
        <w:r w:rsidR="0045598B">
          <w:rPr>
            <w:rFonts w:ascii="Arial" w:eastAsia="Times New Roman" w:hAnsi="Arial" w:cs="Arial"/>
            <w:sz w:val="20"/>
            <w:szCs w:val="20"/>
          </w:rPr>
          <w:t>a</w:t>
        </w:r>
      </w:ins>
      <w:ins w:id="389" w:author="Microsoft Office User" w:date="2024-11-04T10:33:00Z">
        <w:r w:rsidR="0045598B">
          <w:rPr>
            <w:rFonts w:ascii="Arial" w:eastAsia="Times New Roman" w:hAnsi="Arial" w:cs="Arial"/>
            <w:sz w:val="20"/>
            <w:szCs w:val="20"/>
          </w:rPr>
          <w:t>r to low vs. high microbial</w:t>
        </w:r>
      </w:ins>
      <w:ins w:id="390" w:author="Microsoft Office User" w:date="2024-11-04T10:34:00Z">
        <w:r w:rsidR="0045598B">
          <w:rPr>
            <w:rFonts w:ascii="Arial" w:eastAsia="Times New Roman" w:hAnsi="Arial" w:cs="Arial"/>
            <w:sz w:val="20"/>
            <w:szCs w:val="20"/>
          </w:rPr>
          <w:t xml:space="preserve"> abundance</w:t>
        </w:r>
      </w:ins>
      <w:ins w:id="391" w:author="Microsoft Office User" w:date="2024-11-04T10:33:00Z">
        <w:r w:rsidR="0045598B">
          <w:rPr>
            <w:rFonts w:ascii="Arial" w:eastAsia="Times New Roman" w:hAnsi="Arial" w:cs="Arial"/>
            <w:sz w:val="20"/>
            <w:szCs w:val="20"/>
          </w:rPr>
          <w:t xml:space="preserve"> </w:t>
        </w:r>
      </w:ins>
      <w:ins w:id="392" w:author="Microsoft Office User" w:date="2024-11-04T10:29:00Z">
        <w:r w:rsidR="0045598B" w:rsidRPr="0045598B">
          <w:rPr>
            <w:rFonts w:ascii="Arial" w:eastAsia="Times New Roman" w:hAnsi="Arial" w:cs="Arial"/>
            <w:sz w:val="20"/>
            <w:szCs w:val="20"/>
            <w:rPrChange w:id="393" w:author="Microsoft Office User" w:date="2024-11-04T10:30:00Z">
              <w:rPr>
                <w:rFonts w:ascii="Arial" w:eastAsia="Times New Roman" w:hAnsi="Arial" w:cs="Arial"/>
                <w:strike/>
                <w:sz w:val="20"/>
                <w:szCs w:val="20"/>
              </w:rPr>
            </w:rPrChange>
          </w:rPr>
          <w:t xml:space="preserve"> </w:t>
        </w:r>
        <w:r w:rsidR="0045598B" w:rsidRPr="0045598B">
          <w:rPr>
            <w:rFonts w:ascii="Arial" w:eastAsia="Times New Roman" w:hAnsi="Arial" w:cs="Arial"/>
            <w:sz w:val="20"/>
            <w:szCs w:val="20"/>
            <w:highlight w:val="yellow"/>
            <w:rPrChange w:id="394" w:author="Microsoft Office User" w:date="2024-11-04T10:30:00Z">
              <w:rPr>
                <w:rFonts w:ascii="Arial" w:eastAsia="Times New Roman" w:hAnsi="Arial" w:cs="Arial"/>
                <w:strike/>
                <w:sz w:val="20"/>
                <w:szCs w:val="20"/>
              </w:rPr>
            </w:rPrChange>
          </w:rPr>
          <w:t>sponges</w:t>
        </w:r>
      </w:ins>
      <w:ins w:id="395" w:author="Microsoft Office User" w:date="2024-11-04T10:34:00Z">
        <w:r w:rsidR="0045598B">
          <w:rPr>
            <w:rFonts w:ascii="Arial" w:eastAsia="Times New Roman" w:hAnsi="Arial" w:cs="Arial"/>
            <w:sz w:val="20"/>
            <w:szCs w:val="20"/>
          </w:rPr>
          <w:t xml:space="preserve">), those differences could alter apparent </w:t>
        </w:r>
        <w:r w:rsidR="0045598B">
          <w:rPr>
            <w:rFonts w:ascii="Arial" w:eastAsia="Times New Roman" w:hAnsi="Arial" w:cs="Arial"/>
            <w:i/>
            <w:iCs/>
            <w:sz w:val="20"/>
            <w:szCs w:val="20"/>
          </w:rPr>
          <w:t xml:space="preserve">Endozoicomonas </w:t>
        </w:r>
        <w:r w:rsidR="0045598B">
          <w:rPr>
            <w:rFonts w:ascii="Arial" w:eastAsia="Times New Roman" w:hAnsi="Arial" w:cs="Arial"/>
            <w:sz w:val="20"/>
            <w:szCs w:val="20"/>
          </w:rPr>
          <w:t>relative abund</w:t>
        </w:r>
      </w:ins>
      <w:ins w:id="396" w:author="Microsoft Office User" w:date="2024-11-04T10:35:00Z">
        <w:r w:rsidR="0045598B">
          <w:rPr>
            <w:rFonts w:ascii="Arial" w:eastAsia="Times New Roman" w:hAnsi="Arial" w:cs="Arial"/>
            <w:sz w:val="20"/>
            <w:szCs w:val="20"/>
          </w:rPr>
          <w:t>ance.</w:t>
        </w:r>
      </w:ins>
      <w:ins w:id="397" w:author="Microsoft Office User" w:date="2024-11-04T10:30:00Z">
        <w:r w:rsidR="0045598B">
          <w:rPr>
            <w:rFonts w:ascii="Arial" w:eastAsia="Times New Roman" w:hAnsi="Arial" w:cs="Arial"/>
            <w:sz w:val="20"/>
            <w:szCs w:val="20"/>
          </w:rPr>
          <w:t xml:space="preserve"> </w:t>
        </w:r>
        <w:r w:rsidR="0045598B" w:rsidRPr="009B411B">
          <w:rPr>
            <w:rFonts w:ascii="Arial" w:eastAsia="Times New Roman" w:hAnsi="Arial" w:cs="Arial"/>
            <w:strike/>
            <w:sz w:val="20"/>
            <w:szCs w:val="20"/>
          </w:rPr>
          <w:t xml:space="preserve">, this may cause relative abundances of </w:t>
        </w:r>
        <w:r w:rsidR="0045598B" w:rsidRPr="009B411B">
          <w:rPr>
            <w:rFonts w:ascii="Arial" w:eastAsia="Times New Roman" w:hAnsi="Arial" w:cs="Arial"/>
            <w:i/>
            <w:iCs/>
            <w:strike/>
            <w:sz w:val="20"/>
            <w:szCs w:val="20"/>
          </w:rPr>
          <w:t xml:space="preserve">Endozoicomonas </w:t>
        </w:r>
        <w:r w:rsidR="0045598B" w:rsidRPr="009B411B">
          <w:rPr>
            <w:rFonts w:ascii="Arial" w:eastAsia="Times New Roman" w:hAnsi="Arial" w:cs="Arial"/>
            <w:strike/>
            <w:sz w:val="20"/>
            <w:szCs w:val="20"/>
          </w:rPr>
          <w:t xml:space="preserve"> to differ between genera even when their absolute abundances may be equal – these results nevertheless suggest that the interaction of </w:t>
        </w:r>
        <w:r w:rsidR="0045598B" w:rsidRPr="009B411B">
          <w:rPr>
            <w:rFonts w:ascii="Arial" w:eastAsia="Times New Roman" w:hAnsi="Arial" w:cs="Arial"/>
            <w:i/>
            <w:strike/>
            <w:sz w:val="20"/>
            <w:szCs w:val="20"/>
          </w:rPr>
          <w:t xml:space="preserve">Endozoicomonas </w:t>
        </w:r>
        <w:r w:rsidR="0045598B" w:rsidRPr="009B411B">
          <w:rPr>
            <w:rFonts w:ascii="Arial" w:eastAsia="Times New Roman" w:hAnsi="Arial" w:cs="Arial"/>
            <w:strike/>
            <w:sz w:val="20"/>
            <w:szCs w:val="20"/>
          </w:rPr>
          <w:t>with coral disease susceptibility deserves greater scrutiny</w:t>
        </w:r>
        <w:commentRangeStart w:id="398"/>
        <w:commentRangeEnd w:id="398"/>
        <w:r w:rsidR="0045598B" w:rsidRPr="009B411B">
          <w:rPr>
            <w:rStyle w:val="CommentReference"/>
            <w:rFonts w:ascii="Times New Roman" w:eastAsia="Times New Roman" w:hAnsi="Times New Roman" w:cs="Times New Roman"/>
            <w:strike/>
          </w:rPr>
          <w:commentReference w:id="398"/>
        </w:r>
        <w:r w:rsidR="0045598B" w:rsidRPr="009B411B">
          <w:rPr>
            <w:rFonts w:ascii="Arial" w:eastAsia="Times New Roman" w:hAnsi="Arial" w:cs="Arial"/>
            <w:strike/>
            <w:sz w:val="20"/>
            <w:szCs w:val="20"/>
          </w:rPr>
          <w:t>.</w:t>
        </w:r>
        <w:r w:rsidR="0045598B" w:rsidRPr="00961490">
          <w:rPr>
            <w:rFonts w:ascii="Arial" w:eastAsia="Times New Roman" w:hAnsi="Arial" w:cs="Arial"/>
            <w:sz w:val="20"/>
            <w:szCs w:val="20"/>
          </w:rPr>
          <w:t xml:space="preserve"> </w:t>
        </w:r>
      </w:ins>
      <w:ins w:id="399" w:author="Microsoft Office User" w:date="2024-11-04T10:35:00Z">
        <w:r w:rsidR="0045598B">
          <w:rPr>
            <w:rFonts w:ascii="Arial" w:eastAsia="Times New Roman" w:hAnsi="Arial" w:cs="Arial"/>
            <w:sz w:val="20"/>
            <w:szCs w:val="20"/>
          </w:rPr>
          <w:t xml:space="preserve">If the pattern of relative abundance reported here corresponds to absolute </w:t>
        </w:r>
        <w:r w:rsidR="0045598B">
          <w:rPr>
            <w:rFonts w:ascii="Arial" w:eastAsia="Times New Roman" w:hAnsi="Arial" w:cs="Arial"/>
            <w:i/>
            <w:iCs/>
            <w:sz w:val="20"/>
            <w:szCs w:val="20"/>
          </w:rPr>
          <w:t xml:space="preserve">Endozoicomonas </w:t>
        </w:r>
        <w:r w:rsidR="0045598B">
          <w:rPr>
            <w:rFonts w:ascii="Arial" w:eastAsia="Times New Roman" w:hAnsi="Arial" w:cs="Arial"/>
            <w:sz w:val="20"/>
            <w:szCs w:val="20"/>
          </w:rPr>
          <w:t xml:space="preserve">abundances, </w:t>
        </w:r>
      </w:ins>
      <w:del w:id="400" w:author="Microsoft Office User" w:date="2024-10-28T15:36:00Z">
        <w:r w:rsidRPr="00961490" w:rsidDel="009E7CFE">
          <w:rPr>
            <w:rFonts w:ascii="Arial" w:eastAsia="Times New Roman" w:hAnsi="Arial" w:cs="Arial"/>
            <w:sz w:val="20"/>
            <w:szCs w:val="20"/>
          </w:rPr>
          <w:delText xml:space="preserve"> </w:delText>
        </w:r>
      </w:del>
      <w:ins w:id="401" w:author="Microsoft Office User" w:date="2024-11-04T10:35:00Z">
        <w:r w:rsidR="0045598B">
          <w:rPr>
            <w:rFonts w:ascii="Arial" w:eastAsia="Times New Roman" w:hAnsi="Arial" w:cs="Arial"/>
            <w:sz w:val="20"/>
            <w:szCs w:val="20"/>
          </w:rPr>
          <w:t>p</w:t>
        </w:r>
      </w:ins>
      <w:del w:id="402" w:author="Microsoft Office User" w:date="2024-10-28T13:48:00Z">
        <w:r w:rsidRPr="00961490" w:rsidDel="005A4D34">
          <w:rPr>
            <w:rFonts w:ascii="Arial" w:eastAsia="Times New Roman" w:hAnsi="Arial" w:cs="Arial"/>
            <w:sz w:val="20"/>
            <w:szCs w:val="20"/>
          </w:rPr>
          <w:delText>p</w:delText>
        </w:r>
      </w:del>
      <w:r w:rsidRPr="00961490">
        <w:rPr>
          <w:rFonts w:ascii="Arial" w:eastAsia="Times New Roman" w:hAnsi="Arial" w:cs="Arial"/>
          <w:sz w:val="20"/>
          <w:szCs w:val="20"/>
        </w:rPr>
        <w:t>otential explanations fall into three main categories: ecological, structural, or immunological.</w:t>
      </w:r>
    </w:p>
    <w:p w14:paraId="4C66DA3C" w14:textId="103EF749" w:rsidR="00961490" w:rsidRPr="00961490" w:rsidRDefault="00961490" w:rsidP="00961490">
      <w:pPr>
        <w:rPr>
          <w:rFonts w:ascii="Arial" w:eastAsia="Times New Roman" w:hAnsi="Arial" w:cs="Arial"/>
          <w:sz w:val="20"/>
          <w:szCs w:val="20"/>
        </w:rPr>
      </w:pPr>
      <w:r w:rsidRPr="00961490">
        <w:rPr>
          <w:rFonts w:ascii="Arial" w:eastAsia="Times New Roman" w:hAnsi="Arial" w:cs="Arial"/>
          <w:sz w:val="20"/>
          <w:szCs w:val="20"/>
        </w:rPr>
        <w:t xml:space="preserve">Many coral microbes (but not </w:t>
      </w:r>
      <w:r w:rsidRPr="00961490">
        <w:rPr>
          <w:rFonts w:ascii="Arial" w:eastAsia="Times New Roman" w:hAnsi="Arial" w:cs="Arial"/>
          <w:i/>
          <w:sz w:val="20"/>
          <w:szCs w:val="20"/>
        </w:rPr>
        <w:t>Endozoicomonas</w:t>
      </w:r>
      <w:r w:rsidRPr="00961490">
        <w:rPr>
          <w:rFonts w:ascii="Arial" w:eastAsia="Times New Roman" w:hAnsi="Arial" w:cs="Arial"/>
          <w:sz w:val="20"/>
          <w:szCs w:val="20"/>
        </w:rPr>
        <w:t>) are thought to protect against pathogenic disease by mechanisms such as antibiotic secretion</w:t>
      </w:r>
      <w:r w:rsidR="00AE7C6A">
        <w:rPr>
          <w:rFonts w:ascii="Arial" w:eastAsia="Times New Roman" w:hAnsi="Arial" w:cs="Arial"/>
          <w:sz w:val="20"/>
          <w:szCs w:val="20"/>
        </w:rPr>
        <w:fldChar w:fldCharType="begin"/>
      </w:r>
      <w:r w:rsidR="007372D3">
        <w:rPr>
          <w:rFonts w:ascii="Arial" w:eastAsia="Times New Roman" w:hAnsi="Arial" w:cs="Arial"/>
          <w:sz w:val="20"/>
          <w:szCs w:val="20"/>
        </w:rPr>
        <w:instrText xml:space="preserve"> ADDIN ZOTERO_ITEM CSL_CITATION {"citationID":"52TLUaOL","properties":{"formattedCitation":"\\super 24\\nosupersub{}","plainCitation":"24","noteIndex":0},"citationItems":[{"id":1794,"uris":["http://zotero.org/groups/2769688/items/W7KF478B"],"itemData":{"id":1794,"type":"article-journal","abstract":"Global increases in coral disease prevalence have been linked to ocean warming through changes in coral-associated bacterial communities, pathogen virulence and immune system function. However, the interactive effects of temperature and pathogens on the coral holobiont are poorly understood. Here, we assessed three compartments of the holobiont (host, Symbiodinium and bacterial community) of the coral Montipora aequituberculata challenged with the pathogen Vibrio coralliilyticus and the commensal bacterium Oceanospirillales sp. under ambient (27°C) and elevated (29.5 and 32°C) seawater temperatures. Few visual signs of bleaching and disease development were apparent in any of the treatments, but responses were detected in the holobiont compartments. V. coralliilyticus acted synergistically and negatively impacted the photochemical efficiency of Symbiodinium at 32°C, while Oceanospirillales had no significant effect on photosynthetic efficiency. The coral, however, exhibited a minor response to the bacterial challenges, with the response towards V. coralliilyticus being significantly more pronounced, and involving the prophenoloxidase-activating system and multiple immune system-related genes. Elevated seawater temperatures did not induce shifts in the coral-associated bacterial community, but caused significant gene expression modulation in both Symbiodinium and the coral host. While Symbiodinium exhibited an antiviral response and upregulated stress response genes, M. aequituberculata showed regulation of genes involved in stress and innate immune response processes, including immune and cytokine receptor signalling, the complement system, immune cell activation and phagocytosis, as well as molecular chaperones. These observations show that M. aequituberculata is capable of maintaining a stable bacterial community under elevated seawater temperatures and thereby contributes to preventing disease development.","container-title":"Molecular Ecology","DOI":"10.1111/mec.14489","ISSN":"1365-294X","issue":"4","language":"en","note":"_eprint: https://onlinelibrary.wiley.com/doi/pdf/10.1111/mec.14489","page":"1065-1080","source":"Wiley Online Library","title":"Antimicrobial and stress responses to increased temperature and bacterial pathogen challenge in the holobiont of a reef-building coral","volume":"27","author":[{"family":"Water","given":"Jeroen A. J. M.","non-dropping-particle":"van de"},{"family":"Chaib De Mares","given":"Maryam"},{"family":"Dixon","given":"Groves B."},{"family":"Raina","given":"Jean-Baptiste"},{"family":"Willis","given":"Bette L."},{"family":"Bourne","given":"David G."},{"family":"Oppen","given":"Madeleine J. H.","non-dropping-particle":"van"}],"issued":{"date-parts":[["2018"]]}}}],"schema":"https://github.com/citation-style-language/schema/raw/master/csl-citation.json"} </w:instrText>
      </w:r>
      <w:r w:rsidR="00AE7C6A">
        <w:rPr>
          <w:rFonts w:ascii="Arial" w:eastAsia="Times New Roman" w:hAnsi="Arial" w:cs="Arial"/>
          <w:sz w:val="20"/>
          <w:szCs w:val="20"/>
        </w:rPr>
        <w:fldChar w:fldCharType="separate"/>
      </w:r>
      <w:r w:rsidR="00AE7C6A" w:rsidRPr="00AE7C6A">
        <w:rPr>
          <w:rFonts w:ascii="Arial" w:hAnsi="Arial" w:cs="Arial"/>
          <w:sz w:val="20"/>
          <w:vertAlign w:val="superscript"/>
        </w:rPr>
        <w:t>24</w:t>
      </w:r>
      <w:r w:rsidR="00AE7C6A">
        <w:rPr>
          <w:rFonts w:ascii="Arial" w:eastAsia="Times New Roman" w:hAnsi="Arial" w:cs="Arial"/>
          <w:sz w:val="20"/>
          <w:szCs w:val="20"/>
        </w:rPr>
        <w:fldChar w:fldCharType="end"/>
      </w:r>
      <w:r w:rsidR="00AE7C6A">
        <w:rPr>
          <w:rFonts w:ascii="Arial" w:eastAsia="Times New Roman" w:hAnsi="Arial" w:cs="Arial"/>
          <w:sz w:val="20"/>
          <w:szCs w:val="20"/>
        </w:rPr>
        <w:t>,</w:t>
      </w:r>
      <w:r w:rsidRPr="00961490">
        <w:rPr>
          <w:rFonts w:ascii="Arial" w:eastAsia="Times New Roman" w:hAnsi="Arial" w:cs="Arial"/>
          <w:sz w:val="20"/>
          <w:szCs w:val="20"/>
        </w:rPr>
        <w:t xml:space="preserve"> direct predation</w:t>
      </w:r>
      <w:r w:rsidR="00AE7C6A">
        <w:rPr>
          <w:rFonts w:ascii="Arial" w:eastAsia="Times New Roman" w:hAnsi="Arial" w:cs="Arial"/>
          <w:sz w:val="20"/>
          <w:szCs w:val="20"/>
        </w:rPr>
        <w:fldChar w:fldCharType="begin"/>
      </w:r>
      <w:r w:rsidR="007372D3">
        <w:rPr>
          <w:rFonts w:ascii="Arial" w:eastAsia="Times New Roman" w:hAnsi="Arial" w:cs="Arial"/>
          <w:sz w:val="20"/>
          <w:szCs w:val="20"/>
        </w:rPr>
        <w:instrText xml:space="preserve"> ADDIN ZOTERO_ITEM CSL_CITATION {"citationID":"6oh7QTgv","properties":{"formattedCitation":"\\super 25\\nosupersub{}","plainCitation":"25","noteIndex":0},"citationItems":[{"id":2086,"uris":["http://zotero.org/groups/2769688/items/KIPVZSC9"],"itemData":{"id":2086,"type":"article-journal","abstract":"In many ecological communities, predation has a key role in regulating community structure or function. Although predation has been extensively explored in animals and microbial eukaryotes, predation by bacteria is less well understood. Here we show that predatory bacteria of the genus Halobacteriovorax are prevalent and active predators on the surface of several genera of reef-building corals. Across a library of 198 16S rRNA samples spanning three coral genera, 79% were positive for carriage of Halobacteriovorax. Cultured Halobacteriovorax from Porites asteroides corals tested positive for predation on the putative coral pathogens Vibrio corallyticus and Vibrio harveyii. Co-occurrence network analysis showed that Halobacteriovorax’s interactions with other bacteria are influenced by temperature and inorganic nutrient concentration, and further suggested that this bacterial predator’s abundance may be driven by prey availability. Thus, animal microbiomes can harbor active bacterial predators, which may regulate microbiome structure and protect the host by consuming potential pathogens.","container-title":"The ISME Journal","DOI":"10.1038/ismej.2015.219","ISSN":"1751-7370","issue":"6","journalAbbreviation":"ISME J","language":"en","license":"2015 International Society for Microbial Ecology","note":"number: 6\npublisher: Nature Publishing Group","page":"1540-1544","source":"www.nature.com","title":"Bacterial predation in a marine host-associated microbiome","volume":"10","author":[{"family":"Welsh","given":"Rory M."},{"family":"Zaneveld","given":"Jesse R."},{"family":"Rosales","given":"Stephanie M."},{"family":"Payet","given":"Jérôme P."},{"family":"Burkepile","given":"Deron E."},{"family":"Thurber","given":"Rebecca Vega"}],"issued":{"date-parts":[["2016",6]]}}}],"schema":"https://github.com/citation-style-language/schema/raw/master/csl-citation.json"} </w:instrText>
      </w:r>
      <w:r w:rsidR="00AE7C6A">
        <w:rPr>
          <w:rFonts w:ascii="Arial" w:eastAsia="Times New Roman" w:hAnsi="Arial" w:cs="Arial"/>
          <w:sz w:val="20"/>
          <w:szCs w:val="20"/>
        </w:rPr>
        <w:fldChar w:fldCharType="separate"/>
      </w:r>
      <w:r w:rsidR="00AE7C6A" w:rsidRPr="00AE7C6A">
        <w:rPr>
          <w:rFonts w:ascii="Arial" w:hAnsi="Arial" w:cs="Arial"/>
          <w:sz w:val="20"/>
          <w:vertAlign w:val="superscript"/>
        </w:rPr>
        <w:t>25</w:t>
      </w:r>
      <w:r w:rsidR="00AE7C6A">
        <w:rPr>
          <w:rFonts w:ascii="Arial" w:eastAsia="Times New Roman" w:hAnsi="Arial" w:cs="Arial"/>
          <w:sz w:val="20"/>
          <w:szCs w:val="20"/>
        </w:rPr>
        <w:fldChar w:fldCharType="end"/>
      </w:r>
      <w:r w:rsidRPr="00961490">
        <w:rPr>
          <w:rFonts w:ascii="Arial" w:eastAsia="Times New Roman" w:hAnsi="Arial" w:cs="Arial"/>
          <w:sz w:val="20"/>
          <w:szCs w:val="20"/>
        </w:rPr>
        <w:t>, jamming of quorum signaling</w:t>
      </w:r>
      <w:r w:rsidR="00AE7C6A">
        <w:rPr>
          <w:rFonts w:ascii="Arial" w:eastAsia="Times New Roman" w:hAnsi="Arial" w:cs="Arial"/>
          <w:sz w:val="20"/>
          <w:szCs w:val="20"/>
        </w:rPr>
        <w:fldChar w:fldCharType="begin"/>
      </w:r>
      <w:r w:rsidR="007372D3">
        <w:rPr>
          <w:rFonts w:ascii="Arial" w:eastAsia="Times New Roman" w:hAnsi="Arial" w:cs="Arial"/>
          <w:sz w:val="20"/>
          <w:szCs w:val="20"/>
        </w:rPr>
        <w:instrText xml:space="preserve"> ADDIN ZOTERO_ITEM CSL_CITATION {"citationID":"L7ulLWHk","properties":{"formattedCitation":"\\super 26\\nosupersub{}","plainCitation":"26","noteIndex":0},"citationItems":[{"id":1822,"uris":["http://zotero.org/groups/2769688/items/LY4TUSGY"],"itemData":{"id":1822,"type":"article-journal","container-title":"Coral Reefs","ISSN":"1432-0975","issue":"4","journalAbbreviation":"Coral Reefs","note":"publisher: Springer","page":"1235-1241","title":"Production of quorum-sensing signals by bacteria in the coral mucus layer","volume":"36","author":[{"family":"Li","given":"Jie"},{"family":"Kuang","given":"Weiqi"},{"family":"Long","given":"Lijuan"},{"family":"Zhang","given":"Si"}],"issued":{"date-parts":[["2017"]]}}}],"schema":"https://github.com/citation-style-language/schema/raw/master/csl-citation.json"} </w:instrText>
      </w:r>
      <w:r w:rsidR="00AE7C6A">
        <w:rPr>
          <w:rFonts w:ascii="Arial" w:eastAsia="Times New Roman" w:hAnsi="Arial" w:cs="Arial"/>
          <w:sz w:val="20"/>
          <w:szCs w:val="20"/>
        </w:rPr>
        <w:fldChar w:fldCharType="separate"/>
      </w:r>
      <w:r w:rsidR="00AE7C6A" w:rsidRPr="00AE7C6A">
        <w:rPr>
          <w:rFonts w:ascii="Arial" w:hAnsi="Arial" w:cs="Arial"/>
          <w:sz w:val="20"/>
          <w:vertAlign w:val="superscript"/>
        </w:rPr>
        <w:t>26</w:t>
      </w:r>
      <w:r w:rsidR="00AE7C6A">
        <w:rPr>
          <w:rFonts w:ascii="Arial" w:eastAsia="Times New Roman" w:hAnsi="Arial" w:cs="Arial"/>
          <w:sz w:val="20"/>
          <w:szCs w:val="20"/>
        </w:rPr>
        <w:fldChar w:fldCharType="end"/>
      </w:r>
      <w:r w:rsidRPr="00961490">
        <w:rPr>
          <w:rFonts w:ascii="Arial" w:eastAsia="Times New Roman" w:hAnsi="Arial" w:cs="Arial"/>
          <w:sz w:val="20"/>
          <w:szCs w:val="20"/>
        </w:rPr>
        <w:t xml:space="preserve">, and through physically occupying space close to host tissues that may restrict binding sites for opportunists and pathogens. </w:t>
      </w:r>
      <w:del w:id="403" w:author="Microsoft Office User" w:date="2024-10-28T15:41:00Z">
        <w:r w:rsidR="00133DAB" w:rsidDel="00133DAB">
          <w:rPr>
            <w:rFonts w:ascii="Arial" w:eastAsia="Times New Roman" w:hAnsi="Arial" w:cs="Arial"/>
            <w:sz w:val="20"/>
            <w:szCs w:val="20"/>
          </w:rPr>
          <w:fldChar w:fldCharType="begin"/>
        </w:r>
        <w:r w:rsidR="00133DAB" w:rsidDel="00133DAB">
          <w:rPr>
            <w:rFonts w:ascii="Arial" w:eastAsia="Times New Roman" w:hAnsi="Arial" w:cs="Arial"/>
            <w:sz w:val="20"/>
            <w:szCs w:val="20"/>
          </w:rPr>
          <w:delInstrText xml:space="preserve"> ADDIN ZOTERO_ITEM CSL_CITATION {"citationID":"JhdgBbqn","properties":{"formattedCitation":"\\super 40,41\\nosupersub{}","plainCitation":"40,41","noteIndex":0},"citationItems":[{"id":2641,"uris":["http://zotero.org/groups/2769688/items/6FHAB459"],"itemData":{"id":2641,"type":"article-journal","abstract":"The global decline of coral reefs heightens the need to understand how corals respond to changing environmental conditions. Corals are metaorganisms, so-called holobionts, and restructuring of the associated bacterial community has been suggested as a means of holobiont adaptation. However, the potential for restructuring of bacterial communities across coral species in different environments has not been systematically investigated. Here we show that bacterial community structure responds in a coral host-specific manner upon cross-transplantation between reef sites with differing levels of anthropogenic impact. The coral Acropora hemprichii harbors a highly flexible microbiome that differs between each level of anthropogenic impact to which the corals had been transplanted. In contrast, the microbiome of the coral Pocillopora verrucosa remains remarkably stable. Interestingly, upon cross-transplantation to unaffected sites, we find that microbiomes become indistinguishable from back-transplanted controls, suggesting the ability of microbiomes to recover. It remains unclear whether differences to associate with bacteria flexibly reflects different holobiont adaptation mechanisms to respond to environmental change.","container-title":"Nature Communications","DOI":"10.1038/s41467-019-10969-5","ISSN":"2041-1723","issue":"1","journalAbbreviation":"Nat Commun","language":"en","license":"2019 The Author(s)","note":"publisher: Nature Publishing Group","page":"3092","source":"www.nature.com","title":"Coral bacterial community structure responds to environmental change in a host-specific manner","volume":"10","author":[{"family":"Ziegler","given":"Maren"},{"family":"Grupstra","given":"Carsten G. B."},{"family":"Barreto","given":"Marcelle M."},{"family":"Eaton","given":"Martin"},{"family":"BaOmar","given":"Jaafar"},{"family":"Zubier","given":"Khalid"},{"family":"Al-Sofyani","given":"Abdulmohsin"},{"family":"Turki","given":"Adnan J."},{"family":"Ormond","given":"Rupert"},{"family":"Voolstra","given":"Christian R."}],"issued":{"date-parts":[["2019",7,12]]}}},{"id":2637,"uris":["http://zotero.org/groups/2769688/items/VRYN77EI"],"itemData":{"id":2637,"type":"article-journal","abstract":"Animals and plants are metaorganisms and associate with microbes that affect their physiology, stress tolerance, and fitness. Here the hypothesis that alteration of the microbiome may constitute a fast-response mechanism to environmental change is examined. This is supported by recent reciprocal transplant experiments with reef corals, which have shown that their microbiome adapts to thermally variable habitats and changes over time when transplanted into different environments. Further, inoculation of corals with beneficial bacteria increases their stress tolerance. But corals differ in their ability to flexibly associate with different bacteria. How scales of microbiome flexibility may reflect different metaorganism adaptation mechanisms is discussed and future directions for research are pinpointed. It is posited that microbiome flexibility is a broad phenomenon that contributes to the ability of organisms to respond to environmental change. Importantly, adapting with microbial help may provide an alternate route to organismal adaptation that facilitates rapid responses.","container-title":"BioEssays","DOI":"10.1002/bies.202000004","ISSN":"1521-1878","issue":"7","language":"en","license":"© 2020 The Authors. BioEssays published by Wiley Periodicals LLC","note":"_eprint: https://onlinelibrary.wiley.com/doi/pdf/10.1002/bies.202000004","page":"2000004","source":"Wiley Online Library","title":"Adapting with Microbial Help: Microbiome Flexibility Facilitates Rapid Responses to Environmental Change","title-short":"Adapting with Microbial Help","volume":"42","author":[{"family":"Voolstra","given":"Christian R."},{"family":"Ziegler","given":"Maren"}],"issued":{"date-parts":[["2020"]]}}}],"schema":"https://github.com/citation-style-language/schema/raw/master/csl-citation.json"} </w:delInstrText>
        </w:r>
        <w:r w:rsidR="00133DAB" w:rsidDel="00133DAB">
          <w:rPr>
            <w:rFonts w:ascii="Arial" w:eastAsia="Times New Roman" w:hAnsi="Arial" w:cs="Arial"/>
            <w:sz w:val="20"/>
            <w:szCs w:val="20"/>
          </w:rPr>
          <w:fldChar w:fldCharType="separate"/>
        </w:r>
        <w:r w:rsidR="00133DAB" w:rsidRPr="00133DAB" w:rsidDel="00133DAB">
          <w:rPr>
            <w:rFonts w:ascii="Arial" w:hAnsi="Arial" w:cs="Arial"/>
            <w:sz w:val="20"/>
            <w:vertAlign w:val="superscript"/>
          </w:rPr>
          <w:delText>40,41</w:delText>
        </w:r>
        <w:r w:rsidR="00133DAB" w:rsidDel="00133DAB">
          <w:rPr>
            <w:rFonts w:ascii="Arial" w:eastAsia="Times New Roman" w:hAnsi="Arial" w:cs="Arial"/>
            <w:sz w:val="20"/>
            <w:szCs w:val="20"/>
          </w:rPr>
          <w:fldChar w:fldCharType="end"/>
        </w:r>
      </w:del>
      <w:r w:rsidRPr="00961490">
        <w:rPr>
          <w:rFonts w:ascii="Arial" w:eastAsia="Times New Roman" w:hAnsi="Arial" w:cs="Arial"/>
          <w:sz w:val="20"/>
          <w:szCs w:val="20"/>
        </w:rPr>
        <w:t>In theory, it is possible that</w:t>
      </w:r>
      <w:ins w:id="404" w:author="Microsoft Office User" w:date="2024-10-28T14:16:00Z">
        <w:r w:rsidR="008242C9">
          <w:rPr>
            <w:rFonts w:ascii="Arial" w:eastAsia="Times New Roman" w:hAnsi="Arial" w:cs="Arial"/>
            <w:sz w:val="20"/>
            <w:szCs w:val="20"/>
          </w:rPr>
          <w:t xml:space="preserve"> high dominance of</w:t>
        </w:r>
      </w:ins>
      <w:r w:rsidRPr="00961490">
        <w:rPr>
          <w:rFonts w:ascii="Arial" w:eastAsia="Times New Roman" w:hAnsi="Arial" w:cs="Arial"/>
          <w:sz w:val="20"/>
          <w:szCs w:val="20"/>
        </w:rPr>
        <w:t xml:space="preserve"> </w:t>
      </w:r>
      <w:r w:rsidRPr="00961490">
        <w:rPr>
          <w:rFonts w:ascii="Arial" w:eastAsia="Times New Roman" w:hAnsi="Arial" w:cs="Arial"/>
          <w:i/>
          <w:sz w:val="20"/>
          <w:szCs w:val="20"/>
        </w:rPr>
        <w:t xml:space="preserve">Endozoicomonas </w:t>
      </w:r>
      <w:del w:id="405" w:author="Microsoft Office User" w:date="2024-10-28T14:16:00Z">
        <w:r w:rsidRPr="00961490" w:rsidDel="008242C9">
          <w:rPr>
            <w:rFonts w:ascii="Arial" w:eastAsia="Times New Roman" w:hAnsi="Arial" w:cs="Arial"/>
            <w:sz w:val="20"/>
            <w:szCs w:val="20"/>
          </w:rPr>
          <w:delText>abundance may interact with other aspects of coral microbial ecology</w:delText>
        </w:r>
      </w:del>
      <w:ins w:id="406" w:author="Microsoft Office User" w:date="2024-10-28T14:17:00Z">
        <w:r w:rsidR="008242C9">
          <w:rPr>
            <w:rFonts w:ascii="Arial" w:eastAsia="Times New Roman" w:hAnsi="Arial" w:cs="Arial"/>
            <w:sz w:val="20"/>
            <w:szCs w:val="20"/>
          </w:rPr>
          <w:t xml:space="preserve">may </w:t>
        </w:r>
      </w:ins>
      <w:ins w:id="407" w:author="Microsoft Office User" w:date="2024-10-28T14:18:00Z">
        <w:r w:rsidR="008242C9">
          <w:rPr>
            <w:rFonts w:ascii="Arial" w:eastAsia="Times New Roman" w:hAnsi="Arial" w:cs="Arial"/>
            <w:sz w:val="20"/>
            <w:szCs w:val="20"/>
          </w:rPr>
          <w:t xml:space="preserve">impact </w:t>
        </w:r>
      </w:ins>
      <w:ins w:id="408" w:author="Microsoft Office User" w:date="2024-10-28T14:17:00Z">
        <w:r w:rsidR="008242C9">
          <w:rPr>
            <w:rFonts w:ascii="Arial" w:eastAsia="Times New Roman" w:hAnsi="Arial" w:cs="Arial"/>
            <w:sz w:val="20"/>
            <w:szCs w:val="20"/>
          </w:rPr>
          <w:t xml:space="preserve">the </w:t>
        </w:r>
      </w:ins>
      <w:ins w:id="409" w:author="Microsoft Office User" w:date="2024-10-28T14:19:00Z">
        <w:r w:rsidR="008242C9">
          <w:rPr>
            <w:rFonts w:ascii="Arial" w:eastAsia="Times New Roman" w:hAnsi="Arial" w:cs="Arial"/>
            <w:sz w:val="20"/>
            <w:szCs w:val="20"/>
          </w:rPr>
          <w:t xml:space="preserve">overall </w:t>
        </w:r>
      </w:ins>
      <w:ins w:id="410" w:author="Microsoft Office User" w:date="2024-10-28T14:17:00Z">
        <w:r w:rsidR="008242C9">
          <w:rPr>
            <w:rFonts w:ascii="Arial" w:eastAsia="Times New Roman" w:hAnsi="Arial" w:cs="Arial"/>
            <w:sz w:val="20"/>
            <w:szCs w:val="20"/>
          </w:rPr>
          <w:t>diversity or richness of the coral microbiome, effectively</w:t>
        </w:r>
      </w:ins>
      <w:ins w:id="411" w:author="Microsoft Office User" w:date="2024-10-28T14:18:00Z">
        <w:r w:rsidR="008242C9">
          <w:rPr>
            <w:rFonts w:ascii="Arial" w:eastAsia="Times New Roman" w:hAnsi="Arial" w:cs="Arial"/>
            <w:sz w:val="20"/>
            <w:szCs w:val="20"/>
          </w:rPr>
          <w:t xml:space="preserve"> </w:t>
        </w:r>
      </w:ins>
      <w:del w:id="412" w:author="Microsoft Office User" w:date="2024-10-28T14:18:00Z">
        <w:r w:rsidRPr="00961490" w:rsidDel="008242C9">
          <w:rPr>
            <w:rFonts w:ascii="Arial" w:eastAsia="Times New Roman" w:hAnsi="Arial" w:cs="Arial"/>
            <w:sz w:val="20"/>
            <w:szCs w:val="20"/>
          </w:rPr>
          <w:delText xml:space="preserve">, thereby </w:delText>
        </w:r>
      </w:del>
      <w:r w:rsidRPr="00961490">
        <w:rPr>
          <w:rFonts w:ascii="Arial" w:eastAsia="Times New Roman" w:hAnsi="Arial" w:cs="Arial"/>
          <w:sz w:val="20"/>
          <w:szCs w:val="20"/>
        </w:rPr>
        <w:t>r</w:t>
      </w:r>
      <w:del w:id="413" w:author="Microsoft Office User" w:date="2024-10-28T15:36:00Z">
        <w:r w:rsidRPr="00961490" w:rsidDel="009E7CFE">
          <w:rPr>
            <w:rFonts w:ascii="Arial" w:eastAsia="Times New Roman" w:hAnsi="Arial" w:cs="Arial"/>
            <w:sz w:val="20"/>
            <w:szCs w:val="20"/>
          </w:rPr>
          <w:delText>educing</w:delText>
        </w:r>
      </w:del>
      <w:ins w:id="414" w:author="Microsoft Office User" w:date="2024-10-28T15:36:00Z">
        <w:r w:rsidR="009E7CFE">
          <w:rPr>
            <w:rFonts w:ascii="Arial" w:eastAsia="Times New Roman" w:hAnsi="Arial" w:cs="Arial"/>
            <w:sz w:val="20"/>
            <w:szCs w:val="20"/>
          </w:rPr>
          <w:t>estricting</w:t>
        </w:r>
      </w:ins>
      <w:r w:rsidRPr="00961490">
        <w:rPr>
          <w:rFonts w:ascii="Arial" w:eastAsia="Times New Roman" w:hAnsi="Arial" w:cs="Arial"/>
          <w:sz w:val="20"/>
          <w:szCs w:val="20"/>
        </w:rPr>
        <w:t xml:space="preserve"> </w:t>
      </w:r>
      <w:ins w:id="415" w:author="Microsoft Office User" w:date="2024-10-28T14:17:00Z">
        <w:r w:rsidR="008242C9">
          <w:rPr>
            <w:rFonts w:ascii="Arial" w:eastAsia="Times New Roman" w:hAnsi="Arial" w:cs="Arial"/>
            <w:sz w:val="20"/>
            <w:szCs w:val="20"/>
          </w:rPr>
          <w:t xml:space="preserve">the </w:t>
        </w:r>
      </w:ins>
      <w:ins w:id="416" w:author="Microsoft Office User" w:date="2024-10-28T14:18:00Z">
        <w:r w:rsidR="008242C9">
          <w:rPr>
            <w:rFonts w:ascii="Arial" w:eastAsia="Times New Roman" w:hAnsi="Arial" w:cs="Arial"/>
            <w:sz w:val="20"/>
            <w:szCs w:val="20"/>
          </w:rPr>
          <w:t xml:space="preserve">diversity of </w:t>
        </w:r>
      </w:ins>
      <w:ins w:id="417" w:author="Microsoft Office User" w:date="2024-10-28T14:19:00Z">
        <w:r w:rsidR="008242C9">
          <w:rPr>
            <w:rFonts w:ascii="Arial" w:eastAsia="Times New Roman" w:hAnsi="Arial" w:cs="Arial"/>
            <w:sz w:val="20"/>
            <w:szCs w:val="20"/>
          </w:rPr>
          <w:t xml:space="preserve">potential </w:t>
        </w:r>
      </w:ins>
      <w:ins w:id="418" w:author="Microsoft Office User" w:date="2024-10-28T14:18:00Z">
        <w:r w:rsidR="008242C9">
          <w:rPr>
            <w:rFonts w:ascii="Arial" w:eastAsia="Times New Roman" w:hAnsi="Arial" w:cs="Arial"/>
            <w:sz w:val="20"/>
            <w:szCs w:val="20"/>
          </w:rPr>
          <w:t>microbi</w:t>
        </w:r>
      </w:ins>
      <w:ins w:id="419" w:author="Microsoft Office User" w:date="2024-10-28T14:19:00Z">
        <w:r w:rsidR="008242C9">
          <w:rPr>
            <w:rFonts w:ascii="Arial" w:eastAsia="Times New Roman" w:hAnsi="Arial" w:cs="Arial"/>
            <w:sz w:val="20"/>
            <w:szCs w:val="20"/>
          </w:rPr>
          <w:t xml:space="preserve">al </w:t>
        </w:r>
      </w:ins>
      <w:ins w:id="420" w:author="Microsoft Office User" w:date="2024-10-28T14:18:00Z">
        <w:r w:rsidR="008242C9">
          <w:rPr>
            <w:rFonts w:ascii="Arial" w:eastAsia="Times New Roman" w:hAnsi="Arial" w:cs="Arial"/>
            <w:sz w:val="20"/>
            <w:szCs w:val="20"/>
          </w:rPr>
          <w:t>defense</w:t>
        </w:r>
      </w:ins>
      <w:ins w:id="421" w:author="Microsoft Office User" w:date="2024-10-28T14:19:00Z">
        <w:r w:rsidR="008242C9">
          <w:rPr>
            <w:rFonts w:ascii="Arial" w:eastAsia="Times New Roman" w:hAnsi="Arial" w:cs="Arial"/>
            <w:sz w:val="20"/>
            <w:szCs w:val="20"/>
          </w:rPr>
          <w:t>s</w:t>
        </w:r>
      </w:ins>
      <w:ins w:id="422" w:author="Microsoft Office User" w:date="2024-10-28T14:18:00Z">
        <w:r w:rsidR="008242C9">
          <w:rPr>
            <w:rFonts w:ascii="Arial" w:eastAsia="Times New Roman" w:hAnsi="Arial" w:cs="Arial"/>
            <w:sz w:val="20"/>
            <w:szCs w:val="20"/>
          </w:rPr>
          <w:t xml:space="preserve"> that may benefit the </w:t>
        </w:r>
      </w:ins>
      <w:ins w:id="423" w:author="Microsoft Office User" w:date="2024-10-28T14:20:00Z">
        <w:r w:rsidR="008242C9">
          <w:rPr>
            <w:rFonts w:ascii="Arial" w:eastAsia="Times New Roman" w:hAnsi="Arial" w:cs="Arial"/>
            <w:sz w:val="20"/>
            <w:szCs w:val="20"/>
          </w:rPr>
          <w:t xml:space="preserve">health of the coral. Similarly, </w:t>
        </w:r>
        <w:r w:rsidR="008242C9">
          <w:rPr>
            <w:rFonts w:ascii="Arial" w:eastAsia="Times New Roman" w:hAnsi="Arial" w:cs="Arial"/>
            <w:i/>
            <w:iCs/>
            <w:sz w:val="20"/>
            <w:szCs w:val="20"/>
          </w:rPr>
          <w:t xml:space="preserve">Endozoicomonas </w:t>
        </w:r>
        <w:r w:rsidR="008242C9">
          <w:rPr>
            <w:rFonts w:ascii="Arial" w:eastAsia="Times New Roman" w:hAnsi="Arial" w:cs="Arial"/>
            <w:sz w:val="20"/>
            <w:szCs w:val="20"/>
          </w:rPr>
          <w:t xml:space="preserve">may interact </w:t>
        </w:r>
      </w:ins>
      <w:ins w:id="424" w:author="Microsoft Office User" w:date="2024-10-28T14:21:00Z">
        <w:r w:rsidR="008242C9">
          <w:rPr>
            <w:rFonts w:ascii="Arial" w:eastAsia="Times New Roman" w:hAnsi="Arial" w:cs="Arial"/>
            <w:sz w:val="20"/>
            <w:szCs w:val="20"/>
          </w:rPr>
          <w:t xml:space="preserve">directly </w:t>
        </w:r>
      </w:ins>
      <w:ins w:id="425" w:author="Microsoft Office User" w:date="2024-10-28T14:20:00Z">
        <w:r w:rsidR="008242C9">
          <w:rPr>
            <w:rFonts w:ascii="Arial" w:eastAsia="Times New Roman" w:hAnsi="Arial" w:cs="Arial"/>
            <w:sz w:val="20"/>
            <w:szCs w:val="20"/>
          </w:rPr>
          <w:t xml:space="preserve">with </w:t>
        </w:r>
      </w:ins>
      <w:ins w:id="426" w:author="Microsoft Office User" w:date="2024-10-28T14:21:00Z">
        <w:r w:rsidR="008242C9">
          <w:rPr>
            <w:rFonts w:ascii="Arial" w:eastAsia="Times New Roman" w:hAnsi="Arial" w:cs="Arial"/>
            <w:sz w:val="20"/>
            <w:szCs w:val="20"/>
          </w:rPr>
          <w:t>other microbiome members in a way that reduces</w:t>
        </w:r>
      </w:ins>
      <w:ins w:id="427" w:author="Microsoft Office User" w:date="2024-10-28T14:18:00Z">
        <w:r w:rsidR="008242C9">
          <w:rPr>
            <w:rFonts w:ascii="Arial" w:eastAsia="Times New Roman" w:hAnsi="Arial" w:cs="Arial"/>
            <w:sz w:val="20"/>
            <w:szCs w:val="20"/>
          </w:rPr>
          <w:t xml:space="preserve"> </w:t>
        </w:r>
      </w:ins>
      <w:r w:rsidRPr="00961490">
        <w:rPr>
          <w:rFonts w:ascii="Arial" w:eastAsia="Times New Roman" w:hAnsi="Arial" w:cs="Arial"/>
          <w:sz w:val="20"/>
          <w:szCs w:val="20"/>
        </w:rPr>
        <w:t xml:space="preserve">microbially-derived host defenses. However, that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are frequently observed in discrete CAMAs complicates this possibility, as any effects on microbes outside the local area of these CAMAs would have to rely on indirect consequences of </w:t>
      </w:r>
      <w:r w:rsidRPr="00961490">
        <w:rPr>
          <w:rFonts w:ascii="Arial" w:eastAsia="Times New Roman" w:hAnsi="Arial" w:cs="Arial"/>
          <w:i/>
          <w:sz w:val="20"/>
          <w:szCs w:val="20"/>
        </w:rPr>
        <w:t>Endozoicomonas</w:t>
      </w:r>
      <w:r w:rsidRPr="00961490">
        <w:rPr>
          <w:rFonts w:ascii="Arial" w:eastAsia="Times New Roman" w:hAnsi="Arial" w:cs="Arial"/>
          <w:sz w:val="20"/>
          <w:szCs w:val="20"/>
        </w:rPr>
        <w:t>-coral interactions or secreted factors. Nevertheless, if this hypothesis were correct, the reductions in the abundance</w:t>
      </w:r>
      <w:ins w:id="428" w:author="Microsoft Office User" w:date="2024-10-28T13:44:00Z">
        <w:r w:rsidR="005A4D34">
          <w:rPr>
            <w:rFonts w:ascii="Arial" w:eastAsia="Times New Roman" w:hAnsi="Arial" w:cs="Arial"/>
            <w:sz w:val="20"/>
            <w:szCs w:val="20"/>
          </w:rPr>
          <w:t xml:space="preserve"> or relative abundance</w:t>
        </w:r>
      </w:ins>
      <w:r w:rsidRPr="00961490">
        <w:rPr>
          <w:rFonts w:ascii="Arial" w:eastAsia="Times New Roman" w:hAnsi="Arial" w:cs="Arial"/>
          <w:sz w:val="20"/>
          <w:szCs w:val="20"/>
        </w:rPr>
        <w:t xml:space="preserve"> of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that are often reported in diseased coral phenotypes (e.g.,</w:t>
      </w:r>
      <w:r w:rsidR="00AE7C6A">
        <w:rPr>
          <w:rFonts w:ascii="Arial" w:eastAsia="Times New Roman" w:hAnsi="Arial" w:cs="Arial"/>
          <w:sz w:val="20"/>
          <w:szCs w:val="20"/>
        </w:rPr>
        <w:fldChar w:fldCharType="begin"/>
      </w:r>
      <w:r w:rsidR="007372D3">
        <w:rPr>
          <w:rFonts w:ascii="Arial" w:eastAsia="Times New Roman" w:hAnsi="Arial" w:cs="Arial"/>
          <w:sz w:val="20"/>
          <w:szCs w:val="20"/>
        </w:rPr>
        <w:instrText xml:space="preserve"> ADDIN ZOTERO_ITEM CSL_CITATION {"citationID":"vZmW63Hi","properties":{"formattedCitation":"\\super 33\\nosupersub{}","plainCitation":"33","noteIndex":0},"citationItems":[{"id":157,"uris":["http://zotero.org/users/5951735/items/VFSLLWK8"],"itemData":{"id":157,"type":"article-journal","container-title":"The ISME Journal","DOI":"10.1038/ismej.2007.112","ISSN":"1751-7362, 1751-7370","issue":"4","journalAbbreviation":"ISME J","language":"en","page":"350-363","source":"DOI.org (Crossref)","title":"Changes in coral-associated microbial communities during a bleaching event","volume":"2","author":[{"family":"Bourne","given":"David"},{"family":"Iida","given":"Yuki"},{"family":"Uthicke","given":"Sven"},{"family":"Smith-Keune","given":"Carolyn"}],"issued":{"date-parts":[["2008",4]]}}}],"schema":"https://github.com/citation-style-language/schema/raw/master/csl-citation.json"} </w:instrText>
      </w:r>
      <w:r w:rsidR="00AE7C6A">
        <w:rPr>
          <w:rFonts w:ascii="Arial" w:eastAsia="Times New Roman" w:hAnsi="Arial" w:cs="Arial"/>
          <w:sz w:val="20"/>
          <w:szCs w:val="20"/>
        </w:rPr>
        <w:fldChar w:fldCharType="separate"/>
      </w:r>
      <w:r w:rsidR="00AE7C6A" w:rsidRPr="00AE7C6A">
        <w:rPr>
          <w:rFonts w:ascii="Arial" w:hAnsi="Arial" w:cs="Arial"/>
          <w:sz w:val="20"/>
          <w:vertAlign w:val="superscript"/>
        </w:rPr>
        <w:t>33</w:t>
      </w:r>
      <w:r w:rsidR="00AE7C6A">
        <w:rPr>
          <w:rFonts w:ascii="Arial" w:eastAsia="Times New Roman" w:hAnsi="Arial" w:cs="Arial"/>
          <w:sz w:val="20"/>
          <w:szCs w:val="20"/>
        </w:rPr>
        <w:fldChar w:fldCharType="end"/>
      </w:r>
      <w:r w:rsidRPr="00961490">
        <w:rPr>
          <w:rFonts w:ascii="Arial" w:eastAsia="Times New Roman" w:hAnsi="Arial" w:cs="Arial"/>
          <w:sz w:val="20"/>
          <w:szCs w:val="20"/>
        </w:rPr>
        <w:t xml:space="preserve">) would then be adaptive on the part of the host, by allowing proportionally greater growth of other, more protective microbes. This hypothesis could be tested by microbial inoculation experiments that increase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abundances prior to or concurrent with disease exposure, with the prediction that this would increase disease severity (although care must be taken to exclude nutritional benefits from corals directly eating the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confounding the results). More systematic studies of whether high abundances of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are exclusively found in visible CAMAs could also speak to the plausibility of this ecological hypothesis, by clarifying the likely routes for interaction between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and other coral-associated microbes.  </w:t>
      </w:r>
    </w:p>
    <w:p w14:paraId="403EB492" w14:textId="2AEC00CA" w:rsidR="00961490" w:rsidRPr="00961490" w:rsidRDefault="00961490" w:rsidP="00961490">
      <w:pPr>
        <w:rPr>
          <w:rFonts w:ascii="Arial" w:eastAsia="Times New Roman" w:hAnsi="Arial" w:cs="Arial"/>
          <w:sz w:val="20"/>
          <w:szCs w:val="20"/>
        </w:rPr>
      </w:pPr>
      <w:r w:rsidRPr="00961490">
        <w:rPr>
          <w:rFonts w:ascii="Arial" w:eastAsia="Times New Roman" w:hAnsi="Arial" w:cs="Arial"/>
          <w:sz w:val="20"/>
          <w:szCs w:val="20"/>
        </w:rPr>
        <w:lastRenderedPageBreak/>
        <w:t xml:space="preserve">In addition to ecological interactions, the </w:t>
      </w:r>
      <w:r w:rsidRPr="00961490">
        <w:rPr>
          <w:rFonts w:ascii="Arial" w:eastAsia="Times New Roman" w:hAnsi="Arial" w:cs="Arial"/>
          <w:i/>
          <w:sz w:val="20"/>
          <w:szCs w:val="20"/>
        </w:rPr>
        <w:t>Endozoicomonas</w:t>
      </w:r>
      <w:r w:rsidRPr="00961490">
        <w:rPr>
          <w:rFonts w:ascii="Arial" w:eastAsia="Times New Roman" w:hAnsi="Arial" w:cs="Arial"/>
          <w:sz w:val="20"/>
          <w:szCs w:val="20"/>
        </w:rPr>
        <w:t xml:space="preserve"> - disease susceptibility correlation may also arise as a result of host traits that are permissive for the formation of microbial aggregates. As the cellular processes involved in establishing mutualism, commensalism and pathogenesis often overlap, the same host-microbe interactions that allow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and some other microbes like</w:t>
      </w:r>
      <w:r w:rsidRPr="00961490">
        <w:rPr>
          <w:rFonts w:ascii="Arial" w:eastAsia="Times New Roman" w:hAnsi="Arial" w:cs="Arial"/>
          <w:i/>
          <w:sz w:val="20"/>
          <w:szCs w:val="20"/>
        </w:rPr>
        <w:t xml:space="preserve"> Simkania</w:t>
      </w:r>
      <w:r w:rsidR="00AE7C6A">
        <w:rPr>
          <w:rFonts w:ascii="Arial" w:eastAsia="Times New Roman" w:hAnsi="Arial" w:cs="Arial"/>
          <w:i/>
          <w:sz w:val="20"/>
          <w:szCs w:val="20"/>
        </w:rPr>
        <w:fldChar w:fldCharType="begin"/>
      </w:r>
      <w:r w:rsidR="007372D3">
        <w:rPr>
          <w:rFonts w:ascii="Arial" w:eastAsia="Times New Roman" w:hAnsi="Arial" w:cs="Arial"/>
          <w:i/>
          <w:sz w:val="20"/>
          <w:szCs w:val="20"/>
        </w:rPr>
        <w:instrText xml:space="preserve"> ADDIN ZOTERO_ITEM CSL_CITATION {"citationID":"MwJh6Tna","properties":{"formattedCitation":"\\super 32\\nosupersub{}","plainCitation":"32","noteIndex":0},"citationItems":[{"id":1834,"uris":["http://zotero.org/groups/2769688/items/BIJGWRYF"],"itemData":{"id":1834,"type":"article-journal","container-title":"Science Advances","DOI":"10.1126/sciadv.abo2431","issue":"27","note":"publisher: American Association for the Advancement of Science","page":"eabo2431","source":"science.org (Atypon)","title":"High-resolution spatial and genomic characterization of coral-associated microbial aggregates in the coral Stylophora pistillata","volume":"8","author":[{"family":"Wada","given":"Naohisa"},{"family":"Hsu","given":"Ming-Tsung"},{"family":"Tandon","given":"Kshitij"},{"family":"Hsiao","given":"Silver Sung-Yun"},{"family":"Chen","given":"Hsing-Ju"},{"family":"Chen","given":"Yu-Hsiang"},{"family":"Chiang","given":"Pei-Wen"},{"family":"Yu","given":"Sheng-Ping"},{"family":"Lu","given":"Chih-Ying"},{"family":"Chiou","given":"Yu-Jing"},{"family":"Tu","given":"Yung-Chi"},{"family":"Tian","given":"Xuejiao"},{"family":"Chen","given":"Bi-Chang"},{"family":"Lee","given":"Der-Chuen"},{"family":"Yamashiro","given":"Hideyuki"},{"family":"Bourne","given":"David G."},{"family":"Tang","given":"Sen-Lin"}],"issued":{"date-parts":[["2022",7,6]]}}}],"schema":"https://github.com/citation-style-language/schema/raw/master/csl-citation.json"} </w:instrText>
      </w:r>
      <w:r w:rsidR="00AE7C6A">
        <w:rPr>
          <w:rFonts w:ascii="Arial" w:eastAsia="Times New Roman" w:hAnsi="Arial" w:cs="Arial"/>
          <w:i/>
          <w:sz w:val="20"/>
          <w:szCs w:val="20"/>
        </w:rPr>
        <w:fldChar w:fldCharType="separate"/>
      </w:r>
      <w:r w:rsidR="00AE7C6A" w:rsidRPr="00AE7C6A">
        <w:rPr>
          <w:rFonts w:ascii="Arial" w:hAnsi="Arial" w:cs="Arial"/>
          <w:sz w:val="20"/>
          <w:vertAlign w:val="superscript"/>
        </w:rPr>
        <w:t>32</w:t>
      </w:r>
      <w:r w:rsidR="00AE7C6A">
        <w:rPr>
          <w:rFonts w:ascii="Arial" w:eastAsia="Times New Roman" w:hAnsi="Arial" w:cs="Arial"/>
          <w:i/>
          <w:sz w:val="20"/>
          <w:szCs w:val="20"/>
        </w:rPr>
        <w:fldChar w:fldCharType="end"/>
      </w:r>
      <w:r w:rsidRPr="00961490">
        <w:rPr>
          <w:rFonts w:ascii="Arial" w:eastAsia="Times New Roman" w:hAnsi="Arial" w:cs="Arial"/>
          <w:sz w:val="20"/>
          <w:szCs w:val="20"/>
        </w:rPr>
        <w:t xml:space="preserve"> to aggregate within coral tissues may also be more permissive towards invasion by pathogens. So far known coral pathogens have not been reported to be present within CAMAs. However, other structural mechanisms are possible.  For example, the density, morphology, or diversity of septate junctions — which form epithelial barriers similar to tight junctions in chordates</w:t>
      </w:r>
      <w:r w:rsidR="00AE7C6A">
        <w:rPr>
          <w:rFonts w:ascii="Arial" w:eastAsia="Times New Roman" w:hAnsi="Arial" w:cs="Arial"/>
          <w:sz w:val="20"/>
          <w:szCs w:val="20"/>
        </w:rPr>
        <w:fldChar w:fldCharType="begin"/>
      </w:r>
      <w:r w:rsidR="007372D3">
        <w:rPr>
          <w:rFonts w:ascii="Arial" w:eastAsia="Times New Roman" w:hAnsi="Arial" w:cs="Arial"/>
          <w:sz w:val="20"/>
          <w:szCs w:val="20"/>
        </w:rPr>
        <w:instrText xml:space="preserve"> ADDIN ZOTERO_ITEM CSL_CITATION {"citationID":"6wREOkP6","properties":{"formattedCitation":"\\super 45\\nosupersub{}","plainCitation":"45","noteIndex":0},"citationItems":[{"id":1931,"uris":["http://zotero.org/groups/2769688/items/UUNJ7FD5"],"itemData":{"id":1931,"type":"article-journal","abstract":"Septate junctions (SJs) insure barrier properties and control paracellular diffusion of solutes across epithelia in invertebrates. However, the origin and evolution of their molecular constituents in Metazoa have not been firmly established. Here, we investigated the genomes of early branching metazoan representatives to reconstruct the phylogeny of the molecular components of SJs. Although Claudins and SJ cytoplasmic adaptor components appeared successively throughout metazoan evolution, the structural components of SJs arose at the time of Placozoa/Cnidaria/Bilateria radiation. We also show that in the scleractinian coral Stylophora pistillata, the structural SJ component Neurexin IV colocalizes with the cortical actin network at the apical border of the cells, at the place of SJs. We propose a model for SJ components in Cnidaria. Moreover, our study reveals an unanticipated diversity of SJ structural component variants in cnidarians. This diversity correlates with gene-specific expression in calcifying and noncalcifying tissues, suggesting specific paracellular pathways across the cell layers of these diploblastic animals.","container-title":"Molecular Biology and Evolution","DOI":"10.1093/molbev/msu265","ISSN":"1537-1719","issue":"1","journalAbbreviation":"Mol Biol Evol","language":"eng","note":"PMID: 25246700","page":"44-62","source":"PubMed","title":"Structural molecular components of septate junctions in cnidarians point to the origin of epithelial junctions in eukaryotes","volume":"32","author":[{"family":"Ganot","given":"Philippe"},{"family":"Zoccola","given":"Didier"},{"family":"Tambutté","given":"Eric"},{"family":"Voolstra","given":"Christian R."},{"family":"Aranda","given":"Manuel"},{"family":"Allemand","given":"Denis"},{"family":"Tambutté","given":"Sylvie"}],"issued":{"date-parts":[["2015",1]]}}}],"schema":"https://github.com/citation-style-language/schema/raw/master/csl-citation.json"} </w:instrText>
      </w:r>
      <w:r w:rsidR="00AE7C6A">
        <w:rPr>
          <w:rFonts w:ascii="Arial" w:eastAsia="Times New Roman" w:hAnsi="Arial" w:cs="Arial"/>
          <w:sz w:val="20"/>
          <w:szCs w:val="20"/>
        </w:rPr>
        <w:fldChar w:fldCharType="separate"/>
      </w:r>
      <w:r w:rsidR="007372D3" w:rsidRPr="007372D3">
        <w:rPr>
          <w:rFonts w:ascii="Arial" w:hAnsi="Arial" w:cs="Arial"/>
          <w:sz w:val="20"/>
          <w:vertAlign w:val="superscript"/>
        </w:rPr>
        <w:t>45</w:t>
      </w:r>
      <w:r w:rsidR="00AE7C6A">
        <w:rPr>
          <w:rFonts w:ascii="Arial" w:eastAsia="Times New Roman" w:hAnsi="Arial" w:cs="Arial"/>
          <w:sz w:val="20"/>
          <w:szCs w:val="20"/>
        </w:rPr>
        <w:fldChar w:fldCharType="end"/>
      </w:r>
      <w:r w:rsidRPr="00961490">
        <w:rPr>
          <w:rFonts w:ascii="Arial" w:eastAsia="Times New Roman" w:hAnsi="Arial" w:cs="Arial"/>
          <w:sz w:val="20"/>
          <w:szCs w:val="20"/>
        </w:rPr>
        <w:t xml:space="preserve"> — might, in theory, influence the ability of both </w:t>
      </w:r>
      <w:r w:rsidRPr="00961490">
        <w:rPr>
          <w:rFonts w:ascii="Arial" w:eastAsia="Times New Roman" w:hAnsi="Arial" w:cs="Arial"/>
          <w:i/>
          <w:sz w:val="20"/>
          <w:szCs w:val="20"/>
        </w:rPr>
        <w:t>Endozoicomonas</w:t>
      </w:r>
      <w:r w:rsidRPr="00961490">
        <w:rPr>
          <w:rFonts w:ascii="Arial" w:eastAsia="Times New Roman" w:hAnsi="Arial" w:cs="Arial"/>
          <w:sz w:val="20"/>
          <w:szCs w:val="20"/>
        </w:rPr>
        <w:t xml:space="preserve"> and pathogenic microbes to enter coral tissues. This idea could be tested by examining cellular morphology, sequence similarity, and/or gene expression of septate junctions and their constituent components in coral species in which CAMAs did or did not form. </w:t>
      </w:r>
    </w:p>
    <w:p w14:paraId="25A459A1" w14:textId="1ED56D33" w:rsidR="00961490" w:rsidRPr="00961490" w:rsidRDefault="00961490" w:rsidP="00961490">
      <w:pPr>
        <w:rPr>
          <w:rFonts w:ascii="Arial" w:eastAsia="Times New Roman" w:hAnsi="Arial" w:cs="Arial"/>
          <w:sz w:val="20"/>
          <w:szCs w:val="20"/>
        </w:rPr>
      </w:pPr>
      <w:r w:rsidRPr="00961490">
        <w:rPr>
          <w:rFonts w:ascii="Arial" w:eastAsia="Times New Roman" w:hAnsi="Arial" w:cs="Arial"/>
          <w:sz w:val="20"/>
          <w:szCs w:val="20"/>
        </w:rPr>
        <w:t xml:space="preserve">Finally, it is possible that coral immunological strategies that permit symbiosis with high abundances of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also tend to make corals more vulnerable to pathogens. Coral species vary in immune investment (as measured by immune parameters like melanin abundance, phenoloxidase activity, etc</w:t>
      </w:r>
      <w:r>
        <w:rPr>
          <w:rFonts w:ascii="Arial" w:eastAsia="Times New Roman" w:hAnsi="Arial" w:cs="Arial"/>
          <w:sz w:val="20"/>
          <w:szCs w:val="20"/>
        </w:rPr>
        <w:t>.</w:t>
      </w:r>
      <w:r w:rsidRPr="00961490">
        <w:rPr>
          <w:rFonts w:ascii="Arial" w:eastAsia="Times New Roman" w:hAnsi="Arial" w:cs="Arial"/>
          <w:sz w:val="20"/>
          <w:szCs w:val="20"/>
        </w:rPr>
        <w:t>), and low immune investment has been observed to correlate with disease susceptibility</w:t>
      </w:r>
      <w:r w:rsidR="00AE7C6A">
        <w:rPr>
          <w:rFonts w:ascii="Arial" w:eastAsia="Times New Roman" w:hAnsi="Arial" w:cs="Arial"/>
          <w:sz w:val="20"/>
          <w:szCs w:val="20"/>
        </w:rPr>
        <w:fldChar w:fldCharType="begin"/>
      </w:r>
      <w:r w:rsidR="007372D3">
        <w:rPr>
          <w:rFonts w:ascii="Arial" w:eastAsia="Times New Roman" w:hAnsi="Arial" w:cs="Arial"/>
          <w:sz w:val="20"/>
          <w:szCs w:val="20"/>
        </w:rPr>
        <w:instrText xml:space="preserve"> ADDIN ZOTERO_ITEM CSL_CITATION {"citationID":"x2R6Cqus","properties":{"formattedCitation":"\\super 46\\nosupersub{}","plainCitation":"46","noteIndex":0},"citationItems":[{"id":1936,"uris":["http://zotero.org/groups/2769688/items/6MRULHAE"],"itemData":{"id":1936,"type":"article-journal","abstract":"Immunity is a key life history trait that may explain hierarchies in the susceptibility of corals to disease and thermal bleaching, two of the greatest current threats to coral health and the persistence of tropical reefs. Despite their ongoing and rapid global decline, there have been few investigations into the immunity mechanisms of reef-building corals. Variables commonly associated with invertebrate immunity, including the presence of melanin, size of melanin-containing granular cells, and phenoloxidase (PO) activity, as well as concentrations of fluorescent proteins (FPs), were investigated in hard (Scleractinia) and soft (Alcyonacea) corals spanning 10 families from the Great Barrier Reef. Detectable levels of these indicators were present in all corals investigated, although relative investment differed among coral taxa. Overall levels of investment were inversely correlated to thermal bleaching and disease susceptibility. In addition, PO activity, melanin-containing granular cell size, and FP concentration were each found to be significant predictors of susceptibility and thus may play key roles in coral immunity. Correlative evidence that taxonomic (family-level) variation in the levels of these constituent immunity parameters underpins susceptibility to both thermal bleaching and disease indicates that baseline immunity underlies the vulnerability of corals to these two threats. This reinforces the necessity of a holistic approach to understanding bleaching and disease in order to accurately determine the resilience of coral reefs.","container-title":"FASEB journal: official publication of the Federation of American Societies for Experimental Biology","DOI":"10.1096/fj.09-152447","ISSN":"1530-6860","issue":"6","journalAbbreviation":"FASEB J","language":"eng","note":"PMID: 20124432","page":"1935-1946","source":"PubMed","title":"Levels of immunity parameters underpin bleaching and disease susceptibility of reef corals","volume":"24","author":[{"family":"Palmer","given":"Caroline V."},{"family":"Bythell","given":"John C."},{"family":"Willis","given":"Bette L."}],"issued":{"date-parts":[["2010",6]]}}}],"schema":"https://github.com/citation-style-language/schema/raw/master/csl-citation.json"} </w:instrText>
      </w:r>
      <w:r w:rsidR="00AE7C6A">
        <w:rPr>
          <w:rFonts w:ascii="Arial" w:eastAsia="Times New Roman" w:hAnsi="Arial" w:cs="Arial"/>
          <w:sz w:val="20"/>
          <w:szCs w:val="20"/>
        </w:rPr>
        <w:fldChar w:fldCharType="separate"/>
      </w:r>
      <w:r w:rsidR="007372D3" w:rsidRPr="007372D3">
        <w:rPr>
          <w:rFonts w:ascii="Arial" w:hAnsi="Arial" w:cs="Arial"/>
          <w:sz w:val="20"/>
          <w:vertAlign w:val="superscript"/>
        </w:rPr>
        <w:t>46</w:t>
      </w:r>
      <w:r w:rsidR="00AE7C6A">
        <w:rPr>
          <w:rFonts w:ascii="Arial" w:eastAsia="Times New Roman" w:hAnsi="Arial" w:cs="Arial"/>
          <w:sz w:val="20"/>
          <w:szCs w:val="20"/>
        </w:rPr>
        <w:fldChar w:fldCharType="end"/>
      </w:r>
      <w:r w:rsidRPr="00961490">
        <w:rPr>
          <w:rFonts w:ascii="Arial" w:eastAsia="Times New Roman" w:hAnsi="Arial" w:cs="Arial"/>
          <w:sz w:val="20"/>
          <w:szCs w:val="20"/>
        </w:rPr>
        <w:t>. Some theory predicts that the evolution of more permissive immunological strategies is favored by symbionts that provide metabolic benefits to the host</w:t>
      </w:r>
      <w:r w:rsidR="00AE7C6A">
        <w:rPr>
          <w:rFonts w:ascii="Arial" w:eastAsia="Times New Roman" w:hAnsi="Arial" w:cs="Arial"/>
          <w:sz w:val="20"/>
          <w:szCs w:val="20"/>
        </w:rPr>
        <w:fldChar w:fldCharType="begin"/>
      </w:r>
      <w:r w:rsidR="007372D3">
        <w:rPr>
          <w:rFonts w:ascii="Arial" w:eastAsia="Times New Roman" w:hAnsi="Arial" w:cs="Arial"/>
          <w:sz w:val="20"/>
          <w:szCs w:val="20"/>
        </w:rPr>
        <w:instrText xml:space="preserve"> ADDIN ZOTERO_ITEM CSL_CITATION {"citationID":"gHeygVii","properties":{"formattedCitation":"\\super 47\\nosupersub{}","plainCitation":"47","noteIndex":0},"citationItems":[{"id":1890,"uris":["http://zotero.org/groups/2769688/items/H87MPI5R"],"itemData":{"id":1890,"type":"article-journal","abstract":"The evolution of host immunity occurs in the context of the microbiome, but little theory exists to predict how resistance against pathogens might be influenced by the need to tolerate and regulate commensal microbiota. We present a general model to explore the optimal investment in host immunity under conditions in which the host can, versus cannot easily distinguish among commensal versus pathogenic bacteria, and when commensal microbiota can, versus cannot protect the host against the impacts of pathogen infection. We find that a loss of immune vigilance associated with innate immunity over evolutionary time can occur due to the challenge of discriminating between pathogenic and other microbe species. Further, we find the greater the protective effect of microbiome species, acting either directly or via competition with a pathogen, or the higher the costs of immunity, the more likely the loss of immune vigilance is. Conversely, this effect can be reversed when pathogens increase host mortality. Generally, the magnitude of costs of immunity required to allow evolution of decreased immune vigilance are predicted to be lowest when microbiome and pathogen species most resemble each other (in terms of host recognition), and when immune effects on the pathogen are weak. Our model framework makes explicit the core trade-offs likely to shape the evolution of immunity in the context of microbiome/pathogen discrimination. We discuss how this informs interpretation of patterns and process in natural systems, including vulnerability to pathogen emergence.","container-title":"Evolution Letters","DOI":"10.1002/evl3.140","ISSN":"2056-3744","issue":"5","language":"en","note":"_eprint: https://onlinelibrary.wiley.com/doi/pdf/10.1002/evl3.140","page":"534-543","source":"Wiley Online Library","title":"Protective microbiomes can limit the evolution of host pathogen defense","volume":"3","author":[{"family":"Metcalf","given":"C. Jessica E."},{"family":"Koskella","given":"Britt"}],"issued":{"date-parts":[["2019"]]}}}],"schema":"https://github.com/citation-style-language/schema/raw/master/csl-citation.json"} </w:instrText>
      </w:r>
      <w:r w:rsidR="00AE7C6A">
        <w:rPr>
          <w:rFonts w:ascii="Arial" w:eastAsia="Times New Roman" w:hAnsi="Arial" w:cs="Arial"/>
          <w:sz w:val="20"/>
          <w:szCs w:val="20"/>
        </w:rPr>
        <w:fldChar w:fldCharType="separate"/>
      </w:r>
      <w:r w:rsidR="007372D3" w:rsidRPr="007372D3">
        <w:rPr>
          <w:rFonts w:ascii="Arial" w:hAnsi="Arial" w:cs="Arial"/>
          <w:sz w:val="20"/>
          <w:vertAlign w:val="superscript"/>
        </w:rPr>
        <w:t>47</w:t>
      </w:r>
      <w:r w:rsidR="00AE7C6A">
        <w:rPr>
          <w:rFonts w:ascii="Arial" w:eastAsia="Times New Roman" w:hAnsi="Arial" w:cs="Arial"/>
          <w:sz w:val="20"/>
          <w:szCs w:val="20"/>
        </w:rPr>
        <w:fldChar w:fldCharType="end"/>
      </w:r>
      <w:r w:rsidRPr="00961490">
        <w:rPr>
          <w:rFonts w:ascii="Arial" w:eastAsia="Times New Roman" w:hAnsi="Arial" w:cs="Arial"/>
          <w:sz w:val="20"/>
          <w:szCs w:val="20"/>
        </w:rPr>
        <w:t>. In corals specifically, immune repertoires in key gene families such as TIR-domain containing genes vary greatly between species, which has been hypothesized to influence microbiome structure</w:t>
      </w:r>
      <w:r w:rsidR="00AE7C6A">
        <w:rPr>
          <w:rFonts w:ascii="Arial" w:eastAsia="Times New Roman" w:hAnsi="Arial" w:cs="Arial"/>
          <w:sz w:val="20"/>
          <w:szCs w:val="20"/>
        </w:rPr>
        <w:fldChar w:fldCharType="begin"/>
      </w:r>
      <w:r w:rsidR="007372D3">
        <w:rPr>
          <w:rFonts w:ascii="Arial" w:eastAsia="Times New Roman" w:hAnsi="Arial" w:cs="Arial"/>
          <w:sz w:val="20"/>
          <w:szCs w:val="20"/>
        </w:rPr>
        <w:instrText xml:space="preserve"> ADDIN ZOTERO_ITEM CSL_CITATION {"citationID":"nPLLhP2a","properties":{"formattedCitation":"\\super 48\\nosupersub{}","plainCitation":"48","noteIndex":0},"citationItems":[{"id":2090,"uris":["http://zotero.org/groups/2769688/items/QVSGZYSU"],"itemData":{"id":2090,"type":"article-journal","abstract":"The intracellular toll/interleukin-1 receptor (TIR) domain plays an important role in vertebrate immunity, but the evolution and function of invertebrate TIR-domain-containing proteins is not fully understood. This study characterized and compared the TIR-domain-containing protein repertoire of nine cnidarians in class Anthozoa. A diverse set of proteins, including MyD88 (myeloid differentiation primary response protein 88), toll-like receptor (TLR)-like, interleukin-1 receptor (IL-1R)-like, and TIR-only proteins are present in the species surveyed. Increased numbers of TIR-only proteins were observed in corals compared to anemones, especially in the Acroporid and Pocilloporid coral families. This expansion could be linked to diversity of the microbial community on or in hosts and managing both positive and negative associations. Phylogenetic analysis indicates there are two groups of proteins with IL-1R-like domain architecture in anthozoans that potentially evolved independently of the vertebrate family. Bacterial-like TIR_2 domain proteins are also present, including one sequence with novel domain architecture. Overall this work promotes a better understanding of the anthozoan immune repertoire, which is important in the context learning about ancestral immune pathways and host–microbe interactions.","container-title":"Developmental &amp; Comparative Immunology","DOI":"10.1016/j.dci.2014.06.002","ISSN":"0145-305X","issue":"2","journalAbbreviation":"Developmental &amp; Comparative Immunology","page":"480-488","source":"ScienceDirect","title":"TIR-domain-containing protein repertoire of nine anthozoan species reveals coral–specific expansions and uncharacterized proteins","volume":"46","author":[{"family":"Poole","given":"Angela Z."},{"family":"Weis","given":"Virginia M."}],"issued":{"date-parts":[["2014",10,1]]}}}],"schema":"https://github.com/citation-style-language/schema/raw/master/csl-citation.json"} </w:instrText>
      </w:r>
      <w:r w:rsidR="00AE7C6A">
        <w:rPr>
          <w:rFonts w:ascii="Arial" w:eastAsia="Times New Roman" w:hAnsi="Arial" w:cs="Arial"/>
          <w:sz w:val="20"/>
          <w:szCs w:val="20"/>
        </w:rPr>
        <w:fldChar w:fldCharType="separate"/>
      </w:r>
      <w:r w:rsidR="007372D3" w:rsidRPr="007372D3">
        <w:rPr>
          <w:rFonts w:ascii="Arial" w:hAnsi="Arial" w:cs="Arial"/>
          <w:sz w:val="20"/>
          <w:vertAlign w:val="superscript"/>
        </w:rPr>
        <w:t>48</w:t>
      </w:r>
      <w:r w:rsidR="00AE7C6A">
        <w:rPr>
          <w:rFonts w:ascii="Arial" w:eastAsia="Times New Roman" w:hAnsi="Arial" w:cs="Arial"/>
          <w:sz w:val="20"/>
          <w:szCs w:val="20"/>
        </w:rPr>
        <w:fldChar w:fldCharType="end"/>
      </w:r>
      <w:r w:rsidRPr="00961490">
        <w:rPr>
          <w:rFonts w:ascii="Arial" w:eastAsia="Times New Roman" w:hAnsi="Arial" w:cs="Arial"/>
          <w:sz w:val="20"/>
          <w:szCs w:val="20"/>
        </w:rPr>
        <w:t xml:space="preserve">. Indeed, in sequenced coral genomes the copy number of some of these, such as IL-1R receptors, appear to correlate with several features of coral microbiomes, including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abundance</w:t>
      </w:r>
      <w:r w:rsidR="00AE7C6A">
        <w:rPr>
          <w:rFonts w:ascii="Arial" w:eastAsia="Times New Roman" w:hAnsi="Arial" w:cs="Arial"/>
          <w:sz w:val="20"/>
          <w:szCs w:val="20"/>
        </w:rPr>
        <w:fldChar w:fldCharType="begin"/>
      </w:r>
      <w:r w:rsidR="007372D3">
        <w:rPr>
          <w:rFonts w:ascii="Arial" w:eastAsia="Times New Roman" w:hAnsi="Arial" w:cs="Arial"/>
          <w:sz w:val="20"/>
          <w:szCs w:val="20"/>
        </w:rPr>
        <w:instrText xml:space="preserve"> ADDIN ZOTERO_ITEM CSL_CITATION {"citationID":"huf7IQK1","properties":{"formattedCitation":"\\super 49\\nosupersub{}","plainCitation":"49","noteIndex":0},"citationItems":[{"id":1977,"uris":["http://zotero.org/groups/2769688/items/589BVLFM"],"itemData":{"id":1977,"type":"article","abstract":"Tropical reef-building corals exist in intimate symbiosis with diverse microbes and viruses. Coral microbiomes are generally much less diverse than their environment, but across studied corals, the biodiversity of these microbiomes varies greatly. It has previously been hypothesized that differences in coral innate immunity in general, and the copy number of TIR-domain containing innate immune genes in particular, may drive interspecific differences in microbiome structure. Despite many existing studies of coral microbiomes, this hypothesis has previously been difficult to test due to a lack of consistently collected cross-species data on coral microbiomes. In this manuscript, we reannotate TIR-domain containing genes across diverse coral genomes, and use phylogenetic comparative methods to compare these innate immune gene copy numbers against 16S rRNA marker gene data on coral mucus, tissue, and skeleton microbiomes from the Global Coral Microbiome Project (GCMP). The copy number of Toll-like receptor (TLRs) and Interleukin-1 receptor (IL-1Rs) gene families, as well as the total genomic count of their constituent domains (LRR and TIR domains; and Ig and TIR domains, respectively), explained most interspecific differences in microbiome richness and beta-diversity among corals with sequenced genomes. We find that these correlations are also anatomically specific, with an especially strong correlation between IL-1R gene copy numbers and microbiome richness in the coral's endolithic skeleton. Together, these results suggest innate immunity may play a key role in sculpting microbiome structure in corals.","DOI":"10.1101/2023.04.26.538298","language":"en","license":"© 2023, Posted by Cold Spring Harbor Laboratory. This pre-print is available under a Creative Commons License (Attribution-NonCommercial 4.0 International), CC BY-NC 4.0, as described at http://creativecommons.org/licenses/by-nc/4.0/","note":"page: 2023.04.26.538298\nsection: New Results","publisher":"bioRxiv","source":"bioRxiv","title":"Anatomically-specific coupling between innate immune gene repertoire and microbiome structure during coral evolution.","URL":"https://www.biorxiv.org/content/10.1101/2023.04.26.538298v2","author":[{"family":"Brown","given":"Tanya"},{"family":"Sonett","given":"Dylan"},{"family":"McMinds","given":"Ryan"},{"family":"Pollock","given":"F. Joseph"},{"family":"Medina","given":"Mónica"},{"family":"Zaneveld","given":"Jesse Robert"}],"accessed":{"date-parts":[["2023",5,1]]},"issued":{"date-parts":[["2023",4,29]]}}}],"schema":"https://github.com/citation-style-language/schema/raw/master/csl-citation.json"} </w:instrText>
      </w:r>
      <w:r w:rsidR="00AE7C6A">
        <w:rPr>
          <w:rFonts w:ascii="Arial" w:eastAsia="Times New Roman" w:hAnsi="Arial" w:cs="Arial"/>
          <w:sz w:val="20"/>
          <w:szCs w:val="20"/>
        </w:rPr>
        <w:fldChar w:fldCharType="separate"/>
      </w:r>
      <w:r w:rsidR="007372D3" w:rsidRPr="007372D3">
        <w:rPr>
          <w:rFonts w:ascii="Arial" w:hAnsi="Arial" w:cs="Arial"/>
          <w:sz w:val="20"/>
          <w:vertAlign w:val="superscript"/>
        </w:rPr>
        <w:t>49</w:t>
      </w:r>
      <w:r w:rsidR="00AE7C6A">
        <w:rPr>
          <w:rFonts w:ascii="Arial" w:eastAsia="Times New Roman" w:hAnsi="Arial" w:cs="Arial"/>
          <w:sz w:val="20"/>
          <w:szCs w:val="20"/>
        </w:rPr>
        <w:fldChar w:fldCharType="end"/>
      </w:r>
      <w:r w:rsidRPr="00961490">
        <w:rPr>
          <w:rFonts w:ascii="Arial" w:eastAsia="Times New Roman" w:hAnsi="Arial" w:cs="Arial"/>
          <w:sz w:val="20"/>
          <w:szCs w:val="20"/>
        </w:rPr>
        <w:t xml:space="preserve">. Thus, symbiosis with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may</w:t>
      </w:r>
      <w:r w:rsidRPr="00961490">
        <w:rPr>
          <w:rFonts w:ascii="Arial" w:eastAsia="Times New Roman" w:hAnsi="Arial" w:cs="Arial"/>
          <w:i/>
          <w:sz w:val="20"/>
          <w:szCs w:val="20"/>
        </w:rPr>
        <w:t xml:space="preserve"> </w:t>
      </w:r>
      <w:r w:rsidRPr="00961490">
        <w:rPr>
          <w:rFonts w:ascii="Arial" w:eastAsia="Times New Roman" w:hAnsi="Arial" w:cs="Arial"/>
          <w:sz w:val="20"/>
          <w:szCs w:val="20"/>
        </w:rPr>
        <w:t>promote lower immune investment in corals, which in turn increases disease susceptibility. This hypothesis could be tested by comparing the length of coral-</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associations, to see whether longer histories of association lead to low immune investment, or by examining selection on innate immune genes in low vs. high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coral lineages (e.g., by dN/dS ratios).</w:t>
      </w:r>
    </w:p>
    <w:p w14:paraId="3C5DDDFA" w14:textId="52DB4265" w:rsidR="00961490" w:rsidRPr="00961490" w:rsidRDefault="00961490" w:rsidP="00961490">
      <w:pPr>
        <w:rPr>
          <w:rFonts w:ascii="Arial" w:eastAsia="Times New Roman" w:hAnsi="Arial" w:cs="Arial"/>
          <w:sz w:val="20"/>
          <w:szCs w:val="20"/>
        </w:rPr>
      </w:pPr>
      <w:r w:rsidRPr="00961490">
        <w:rPr>
          <w:rFonts w:ascii="Arial" w:eastAsia="Times New Roman" w:hAnsi="Arial" w:cs="Arial"/>
          <w:sz w:val="20"/>
          <w:szCs w:val="20"/>
        </w:rPr>
        <w:t xml:space="preserve">A related immunological explanation would occur if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itself achieves high</w:t>
      </w:r>
      <w:r w:rsidR="00847C6F">
        <w:rPr>
          <w:rFonts w:ascii="Arial" w:eastAsia="Times New Roman" w:hAnsi="Arial" w:cs="Arial"/>
          <w:sz w:val="20"/>
          <w:szCs w:val="20"/>
        </w:rPr>
        <w:t xml:space="preserve"> </w:t>
      </w:r>
      <w:ins w:id="429" w:author="Microsoft Office User" w:date="2024-10-28T13:39:00Z">
        <w:r w:rsidR="00847C6F">
          <w:rPr>
            <w:rFonts w:ascii="Arial" w:eastAsia="Times New Roman" w:hAnsi="Arial" w:cs="Arial"/>
            <w:sz w:val="20"/>
            <w:szCs w:val="20"/>
          </w:rPr>
          <w:t xml:space="preserve">relative </w:t>
        </w:r>
      </w:ins>
      <w:r w:rsidRPr="00961490">
        <w:rPr>
          <w:rFonts w:ascii="Arial" w:eastAsia="Times New Roman" w:hAnsi="Arial" w:cs="Arial"/>
          <w:sz w:val="20"/>
          <w:szCs w:val="20"/>
        </w:rPr>
        <w:t xml:space="preserve">abundances by suppressing aspects of host immunity. Genomic studies of host-associated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identified variation in the proportion of eukaryote-derived genes and domains as a key feature of strain variation, including some domains thought to suppress immunity-induced apoptosis</w:t>
      </w:r>
      <w:r w:rsidR="00A32B03">
        <w:rPr>
          <w:rFonts w:ascii="Arial" w:eastAsia="Times New Roman" w:hAnsi="Arial" w:cs="Arial"/>
          <w:sz w:val="20"/>
          <w:szCs w:val="20"/>
        </w:rPr>
        <w:fldChar w:fldCharType="begin"/>
      </w:r>
      <w:r w:rsidR="007372D3">
        <w:rPr>
          <w:rFonts w:ascii="Arial" w:eastAsia="Times New Roman" w:hAnsi="Arial" w:cs="Arial"/>
          <w:sz w:val="20"/>
          <w:szCs w:val="20"/>
        </w:rPr>
        <w:instrText xml:space="preserve"> ADDIN ZOTERO_ITEM CSL_CITATION {"citationID":"nC6SZtSf","properties":{"formattedCitation":"\\super 50\\nosupersub{}","plainCitation":"50","noteIndex":0},"citationItems":[{"id":1879,"uris":["http://zotero.org/groups/2769688/items/63QGZW6F"],"itemData":{"id":1879,"type":"article-journal","abstract":"Endozoicomonas bacteria symbiosis with various marine organisms is hypothesized as a potential indicator of health in corals. Although many amplicon analyses using 16S rRNA gene have suggested the diversity of Endozoicomonas species, genome analysis has been limited due to contamination of host-derived sequences and difficulties in culture and metagenomic analysis. Therefore, the evolutionary and functional potential of individual Endozoicomonas species symbiotic with the same coral species remains unresolved.","container-title":"Microbiome","DOI":"10.1186/s40168-022-01395-9","ISSN":"2049-2618","issue":"1","journalAbbreviation":"Microbiome","page":"220","source":"BioMed Central","title":"Targeted single-cell genomics reveals novel host adaptation strategies of the symbiotic bacteria Endozoicomonas in Acropora tenuis coral","volume":"10","author":[{"family":"Ide","given":"Keigo"},{"family":"Nishikawa","given":"Yohei"},{"family":"Maruyama","given":"Toru"},{"family":"Tsukada","given":"Yuko"},{"family":"Kogawa","given":"Masato"},{"family":"Takeda","given":"Hiroki"},{"family":"Ito","given":"Haruka"},{"family":"Wagatsuma","given":"Ryota"},{"family":"Miyaoka","given":"Rimi"},{"family":"Nakano","given":"Yoshikatsu"},{"family":"Kinjo","given":"Koji"},{"family":"Ito","given":"Michihiro"},{"family":"Hosokawa","given":"Masahito"},{"family":"Yura","given":"Kei"},{"family":"Suda","given":"Shoichiro"},{"family":"Takeyama","given":"Haruko"}],"issued":{"date-parts":[["2022",12,12]]}}}],"schema":"https://github.com/citation-style-language/schema/raw/master/csl-citation.json"} </w:instrText>
      </w:r>
      <w:r w:rsidR="00A32B03">
        <w:rPr>
          <w:rFonts w:ascii="Arial" w:eastAsia="Times New Roman" w:hAnsi="Arial" w:cs="Arial"/>
          <w:sz w:val="20"/>
          <w:szCs w:val="20"/>
        </w:rPr>
        <w:fldChar w:fldCharType="separate"/>
      </w:r>
      <w:r w:rsidR="007372D3" w:rsidRPr="007372D3">
        <w:rPr>
          <w:rFonts w:ascii="Arial" w:hAnsi="Arial" w:cs="Arial"/>
          <w:sz w:val="20"/>
          <w:vertAlign w:val="superscript"/>
        </w:rPr>
        <w:t>50</w:t>
      </w:r>
      <w:r w:rsidR="00A32B03">
        <w:rPr>
          <w:rFonts w:ascii="Arial" w:eastAsia="Times New Roman" w:hAnsi="Arial" w:cs="Arial"/>
          <w:sz w:val="20"/>
          <w:szCs w:val="20"/>
        </w:rPr>
        <w:fldChar w:fldCharType="end"/>
      </w:r>
      <w:r w:rsidRPr="00961490">
        <w:rPr>
          <w:rFonts w:ascii="Arial" w:eastAsia="Times New Roman" w:hAnsi="Arial" w:cs="Arial"/>
          <w:sz w:val="20"/>
          <w:szCs w:val="20"/>
        </w:rPr>
        <w:t>.</w:t>
      </w:r>
      <w:ins w:id="430" w:author="Microsoft Office User" w:date="2024-11-01T13:00:00Z">
        <w:r w:rsidR="00A143DC">
          <w:rPr>
            <w:rFonts w:ascii="Arial" w:eastAsia="Times New Roman" w:hAnsi="Arial" w:cs="Arial"/>
            <w:sz w:val="20"/>
            <w:szCs w:val="20"/>
          </w:rPr>
          <w:t xml:space="preserve"> </w:t>
        </w:r>
        <w:r w:rsidR="00A143DC">
          <w:rPr>
            <w:rFonts w:ascii="Arial" w:eastAsia="Times New Roman" w:hAnsi="Arial" w:cs="Arial"/>
            <w:i/>
            <w:iCs/>
            <w:sz w:val="20"/>
            <w:szCs w:val="20"/>
          </w:rPr>
          <w:t xml:space="preserve">Endozoicomonas </w:t>
        </w:r>
        <w:r w:rsidR="00A143DC">
          <w:rPr>
            <w:rFonts w:ascii="Arial" w:eastAsia="Times New Roman" w:hAnsi="Arial" w:cs="Arial"/>
            <w:sz w:val="20"/>
            <w:szCs w:val="20"/>
          </w:rPr>
          <w:t>has also recently been suggested to play a role in coral hormone homeostasis</w:t>
        </w:r>
      </w:ins>
      <w:ins w:id="431" w:author="Microsoft Office User" w:date="2024-11-01T13:24:00Z">
        <w:r w:rsidR="00EF57E3">
          <w:rPr>
            <w:rFonts w:ascii="Arial" w:hAnsi="Arial" w:cs="Arial"/>
            <w:sz w:val="20"/>
            <w:szCs w:val="20"/>
          </w:rPr>
          <w:fldChar w:fldCharType="begin"/>
        </w:r>
      </w:ins>
      <w:r w:rsidR="007372D3">
        <w:rPr>
          <w:rFonts w:ascii="Arial" w:hAnsi="Arial" w:cs="Arial"/>
          <w:sz w:val="20"/>
          <w:szCs w:val="20"/>
        </w:rPr>
        <w:instrText xml:space="preserve"> ADDIN ZOTERO_ITEM CSL_CITATION {"citationID":"mTQs7wk5","properties":{"formattedCitation":"\\super 37\\nosupersub{}","plainCitation":"37","noteIndex":0},"citationItems":[{"id":2150,"uris":["http://zotero.org/groups/2769688/items/8ZCEF283"],"itemData":{"id":2150,"type":"article","abstract":"Summary Paragraph\nRising temperatures are devastating coral populations throughout the globe1. The coral microbiome is believed to play a critical role in sustaining corals and enabling their adaptation to environmental changes, particularly thermal stress2–4. A ubiquitous group of coral-associated bacteria, known as Endozoicomonas, are hypothesized to provide their host with essential metabolites5. However, the nature of coral-Endozoicomonas symbiosis and the role these bacteria play in adaptation to thermal stress are largely unknown. Here, we show that symbiotic Endozoicomonas adapt to the host environment by gaining the ability to degrade coral-derived steroids and Symbiodiniaceae-derived galactose while losing the ability to synthesize iron-binding siderophores, a common feature of free-living marine bacteria6. More importantly, under thermal stress Endozoicomonas utilizes coral-derived cholesterol partially as a carbon source while simultaneously converting it to the hormones testosterone and progesterone. Both steroids prime the innate immune system and inhibit pathogenic bacteria and fungi7. These findings highlight an unknown interaction between corals and their microbiome that may be critical to coral health as oceans warm up. The ability of bacteria to synthesize eukaryotic steroid hormones underscores the importance of these molecules in inter-kingdom interactions and suggests that their origin may have evolved as a result of eukaryogenesis.","DOI":"10.1101/2023.09.19.558257","language":"en","license":"© 2023, Posted by Cold Spring Harbor Laboratory. This pre-print is available under a Creative Commons License (Attribution-NonCommercial-NoDerivs 4.0 International), CC BY-NC-ND 4.0, as described at http://creativecommons.org/licenses/by-nc-nd/4.0/","note":"page: 2023.09.19.558257\nsection: New Results","publisher":"bioRxiv","source":"bioRxiv","title":"Endozoicomonas provides corals with steroid hormones during thermal stress","URL":"https://www.biorxiv.org/content/10.1101/2023.09.19.558257v1","author":[{"family":"Ochsenkühn","given":"Michael A."},{"family":"Mohamed","given":"Amin R."},{"family":"Haydon","given":"Trent D."},{"family":"Coe","given":"Lisa S. Y."},{"family":"Abrego","given":"David"},{"family":"Amin","given":"Shady A."}],"accessed":{"date-parts":[["2024",3,18]]},"issued":{"date-parts":[["2023",9,19]]}}}],"schema":"https://github.com/citation-style-language/schema/raw/master/csl-citation.json"} </w:instrText>
      </w:r>
      <w:ins w:id="432" w:author="Microsoft Office User" w:date="2024-11-01T13:24:00Z">
        <w:r w:rsidR="00EF57E3">
          <w:rPr>
            <w:rFonts w:ascii="Arial" w:hAnsi="Arial" w:cs="Arial"/>
            <w:sz w:val="20"/>
            <w:szCs w:val="20"/>
          </w:rPr>
          <w:fldChar w:fldCharType="separate"/>
        </w:r>
        <w:r w:rsidR="00EF57E3" w:rsidRPr="00F44CA0">
          <w:rPr>
            <w:rFonts w:ascii="Arial" w:hAnsi="Arial" w:cs="Arial"/>
            <w:sz w:val="20"/>
            <w:vertAlign w:val="superscript"/>
          </w:rPr>
          <w:t>37</w:t>
        </w:r>
        <w:r w:rsidR="00EF57E3">
          <w:rPr>
            <w:rFonts w:ascii="Arial" w:hAnsi="Arial" w:cs="Arial"/>
            <w:sz w:val="20"/>
            <w:szCs w:val="20"/>
          </w:rPr>
          <w:fldChar w:fldCharType="end"/>
        </w:r>
      </w:ins>
      <w:ins w:id="433" w:author="Microsoft Office User" w:date="2024-11-01T13:00:00Z">
        <w:r w:rsidR="00A143DC">
          <w:rPr>
            <w:rFonts w:ascii="Arial" w:eastAsia="Times New Roman" w:hAnsi="Arial" w:cs="Arial"/>
            <w:sz w:val="20"/>
            <w:szCs w:val="20"/>
          </w:rPr>
          <w:t>, which could have multiple physiological effects</w:t>
        </w:r>
      </w:ins>
      <w:ins w:id="434" w:author="Microsoft Office User" w:date="2024-11-01T13:03:00Z">
        <w:r w:rsidR="00A143DC">
          <w:rPr>
            <w:rFonts w:ascii="Arial" w:eastAsia="Times New Roman" w:hAnsi="Arial" w:cs="Arial"/>
            <w:sz w:val="20"/>
            <w:szCs w:val="20"/>
          </w:rPr>
          <w:t xml:space="preserve"> on coral tissue</w:t>
        </w:r>
      </w:ins>
      <w:ins w:id="435" w:author="Microsoft Office User" w:date="2024-11-01T13:04:00Z">
        <w:r w:rsidR="00A143DC">
          <w:rPr>
            <w:rFonts w:ascii="Arial" w:eastAsia="Times New Roman" w:hAnsi="Arial" w:cs="Arial"/>
            <w:sz w:val="20"/>
            <w:szCs w:val="20"/>
          </w:rPr>
          <w:t>s (even those not in direct contact with CAMAs)</w:t>
        </w:r>
      </w:ins>
      <w:ins w:id="436" w:author="Microsoft Office User" w:date="2024-11-01T13:00:00Z">
        <w:r w:rsidR="00A143DC">
          <w:rPr>
            <w:rFonts w:ascii="Arial" w:eastAsia="Times New Roman" w:hAnsi="Arial" w:cs="Arial"/>
            <w:sz w:val="20"/>
            <w:szCs w:val="20"/>
          </w:rPr>
          <w:t>, including potentially influencing both growth rate and immunity.</w:t>
        </w:r>
      </w:ins>
      <w:ins w:id="437" w:author="Microsoft Office User" w:date="2024-11-01T12:57:00Z">
        <w:r w:rsidR="00A143DC">
          <w:rPr>
            <w:rFonts w:ascii="Arial" w:eastAsia="Times New Roman" w:hAnsi="Arial" w:cs="Arial"/>
            <w:sz w:val="20"/>
            <w:szCs w:val="20"/>
          </w:rPr>
          <w:t xml:space="preserve"> </w:t>
        </w:r>
      </w:ins>
      <w:del w:id="438" w:author="Microsoft Office User" w:date="2024-11-01T13:00:00Z">
        <w:r w:rsidRPr="00961490" w:rsidDel="00A143DC">
          <w:rPr>
            <w:rFonts w:ascii="Arial" w:eastAsia="Times New Roman" w:hAnsi="Arial" w:cs="Arial"/>
            <w:sz w:val="20"/>
            <w:szCs w:val="20"/>
          </w:rPr>
          <w:delText xml:space="preserve"> </w:delText>
        </w:r>
      </w:del>
      <w:r w:rsidRPr="00961490">
        <w:rPr>
          <w:rFonts w:ascii="Arial" w:eastAsia="Times New Roman" w:hAnsi="Arial" w:cs="Arial"/>
          <w:sz w:val="20"/>
          <w:szCs w:val="20"/>
        </w:rPr>
        <w:t xml:space="preserve">If representatives of </w:t>
      </w:r>
      <w:ins w:id="439" w:author="Microsoft Office User" w:date="2024-11-01T13:00:00Z">
        <w:r w:rsidR="00A143DC">
          <w:rPr>
            <w:rFonts w:ascii="Arial" w:eastAsia="Times New Roman" w:hAnsi="Arial" w:cs="Arial"/>
            <w:sz w:val="20"/>
            <w:szCs w:val="20"/>
          </w:rPr>
          <w:t xml:space="preserve">diverse </w:t>
        </w:r>
      </w:ins>
      <w:del w:id="440" w:author="Microsoft Office User" w:date="2024-11-01T13:00:00Z">
        <w:r w:rsidRPr="00961490" w:rsidDel="00A143DC">
          <w:rPr>
            <w:rFonts w:ascii="Arial" w:eastAsia="Times New Roman" w:hAnsi="Arial" w:cs="Arial"/>
            <w:sz w:val="20"/>
            <w:szCs w:val="20"/>
          </w:rPr>
          <w:delText xml:space="preserve">those different </w:delText>
        </w:r>
      </w:del>
      <w:r w:rsidRPr="00961490">
        <w:rPr>
          <w:rFonts w:ascii="Arial" w:eastAsia="Times New Roman" w:hAnsi="Arial" w:cs="Arial"/>
          <w:sz w:val="20"/>
          <w:szCs w:val="20"/>
        </w:rPr>
        <w:t xml:space="preserve">strains could be cultured, experiments adding exogenous </w:t>
      </w:r>
      <w:r w:rsidRPr="00961490">
        <w:rPr>
          <w:rFonts w:ascii="Arial" w:eastAsia="Times New Roman" w:hAnsi="Arial" w:cs="Arial"/>
          <w:i/>
          <w:sz w:val="20"/>
          <w:szCs w:val="20"/>
        </w:rPr>
        <w:t>Endozoicomonas</w:t>
      </w:r>
      <w:r w:rsidRPr="00961490">
        <w:rPr>
          <w:rFonts w:ascii="Arial" w:eastAsia="Times New Roman" w:hAnsi="Arial" w:cs="Arial"/>
          <w:sz w:val="20"/>
          <w:szCs w:val="20"/>
        </w:rPr>
        <w:t xml:space="preserve"> might clarify whether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strains have any direct effects on coral immunity, and if so whether they differ from strain to strain.</w:t>
      </w:r>
      <w:ins w:id="441" w:author="Microsoft Office User" w:date="2024-11-01T13:00:00Z">
        <w:r w:rsidR="00A143DC">
          <w:rPr>
            <w:rFonts w:ascii="Arial" w:eastAsia="Times New Roman" w:hAnsi="Arial" w:cs="Arial"/>
            <w:sz w:val="20"/>
            <w:szCs w:val="20"/>
          </w:rPr>
          <w:t xml:space="preserve"> </w:t>
        </w:r>
      </w:ins>
    </w:p>
    <w:p w14:paraId="087F21B3" w14:textId="20317F3E" w:rsidR="00961490" w:rsidRPr="00961490" w:rsidRDefault="00961490" w:rsidP="00961490">
      <w:pPr>
        <w:rPr>
          <w:rFonts w:ascii="Arial" w:eastAsia="Times New Roman" w:hAnsi="Arial" w:cs="Arial"/>
          <w:sz w:val="20"/>
          <w:szCs w:val="20"/>
        </w:rPr>
      </w:pPr>
      <w:r w:rsidRPr="00961490">
        <w:rPr>
          <w:rFonts w:ascii="Arial" w:eastAsia="Times New Roman" w:hAnsi="Arial" w:cs="Arial"/>
          <w:b/>
          <w:sz w:val="20"/>
          <w:szCs w:val="20"/>
        </w:rPr>
        <w:t xml:space="preserve">Conclusions. </w:t>
      </w:r>
      <w:r w:rsidRPr="00961490">
        <w:rPr>
          <w:rFonts w:ascii="Arial" w:eastAsia="Times New Roman" w:hAnsi="Arial" w:cs="Arial"/>
          <w:sz w:val="20"/>
          <w:szCs w:val="20"/>
        </w:rPr>
        <w:t xml:space="preserve">Animals evolved in a microbial world. The resulting interactions between animal hosts and their associated microbes influence organismal fitness, and the history of these interactions across generations may influence eco-evolutionary patterns. Using evolutionary analyses of coral microbiomes, we provide evidence that symbiosis with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may mediate growth vs. disease resistance</w:t>
      </w:r>
      <w:del w:id="442" w:author="Microsoft Office User" w:date="2024-11-01T13:02:00Z">
        <w:r w:rsidRPr="00961490" w:rsidDel="00A143DC">
          <w:rPr>
            <w:rFonts w:ascii="Arial" w:eastAsia="Times New Roman" w:hAnsi="Arial" w:cs="Arial"/>
            <w:sz w:val="20"/>
            <w:szCs w:val="20"/>
          </w:rPr>
          <w:delText xml:space="preserve"> (defensive)</w:delText>
        </w:r>
      </w:del>
      <w:r w:rsidRPr="00961490">
        <w:rPr>
          <w:rFonts w:ascii="Arial" w:eastAsia="Times New Roman" w:hAnsi="Arial" w:cs="Arial"/>
          <w:sz w:val="20"/>
          <w:szCs w:val="20"/>
        </w:rPr>
        <w:t xml:space="preserve"> tradeoffs. While further manipulative studies are necessary to confirm this finding and determine the directionality of the relationship, evidence for this trend across the coral tree of life is compelling. </w:t>
      </w:r>
    </w:p>
    <w:p w14:paraId="7E70A7CE" w14:textId="75E5293C" w:rsidR="00961490" w:rsidRPr="00961490" w:rsidRDefault="00961490" w:rsidP="00961490">
      <w:pPr>
        <w:rPr>
          <w:rFonts w:ascii="Arial" w:eastAsia="Times New Roman" w:hAnsi="Arial" w:cs="Arial"/>
          <w:sz w:val="20"/>
          <w:szCs w:val="20"/>
        </w:rPr>
      </w:pPr>
      <w:r w:rsidRPr="00961490">
        <w:rPr>
          <w:rFonts w:ascii="Arial" w:eastAsia="Times New Roman" w:hAnsi="Arial" w:cs="Arial"/>
          <w:sz w:val="20"/>
          <w:szCs w:val="20"/>
        </w:rPr>
        <w:t xml:space="preserve">Our comparative approach suggests that </w:t>
      </w:r>
      <w:r w:rsidRPr="00961490">
        <w:rPr>
          <w:rFonts w:ascii="Arial" w:eastAsia="Times New Roman" w:hAnsi="Arial" w:cs="Arial"/>
          <w:i/>
          <w:sz w:val="20"/>
          <w:szCs w:val="20"/>
        </w:rPr>
        <w:t>Endozoicomonas</w:t>
      </w:r>
      <w:r w:rsidRPr="00961490">
        <w:rPr>
          <w:rFonts w:ascii="Arial" w:eastAsia="Times New Roman" w:hAnsi="Arial" w:cs="Arial"/>
          <w:sz w:val="20"/>
          <w:szCs w:val="20"/>
        </w:rPr>
        <w:t>-dominated lineages of corals may grow more quickly under ideal conditions but are more likely to succumb to coral disease. Because much other work has shown that coral disease is exacerbated by global and local stressors such as climate-change driven heat waves or local pollution events</w:t>
      </w:r>
      <w:r w:rsidR="00A32B03">
        <w:rPr>
          <w:rFonts w:ascii="Arial" w:eastAsia="Times New Roman" w:hAnsi="Arial" w:cs="Arial"/>
          <w:sz w:val="20"/>
          <w:szCs w:val="20"/>
        </w:rPr>
        <w:fldChar w:fldCharType="begin"/>
      </w:r>
      <w:r w:rsidR="007372D3">
        <w:rPr>
          <w:rFonts w:ascii="Arial" w:eastAsia="Times New Roman" w:hAnsi="Arial" w:cs="Arial"/>
          <w:sz w:val="20"/>
          <w:szCs w:val="20"/>
        </w:rPr>
        <w:instrText xml:space="preserve"> ADDIN ZOTERO_ITEM CSL_CITATION {"citationID":"c71QApSo","properties":{"formattedCitation":"\\super 51,52\\nosupersub{}","plainCitation":"51,52","noteIndex":0},"citationItems":[{"id":1839,"uris":["http://zotero.org/groups/2769688/items/NWBQPNLP"],"itemData":{"id":1839,"type":"article-journal","abstract":"Although knowledge on the diseases affecting corals has been accumulating exponentially since the 2000s, even more effort is required to summarize and guide further investigation. Here, we used the Web of Science database to review 226 studies published, between 2000 and 2020, to identify the major geographic and taxonomic gaps in the literature, and propose future directions for the study of coral diseases. We classified the studies according to the ocean, ecoregion, coral species, disease types, approach (e.g., observational or experimental), and depth. In total, 22 types of diseases were reported for 165 coral species. Acropora spp. was the most studied taxa with 12 types of diseases and 8.2% of the records. Black band, white plague, white syndromes, skeletal eroding, dark spot, and yellow band were the six most common diseases, accounting together for 76.8% of the records. As expected, most studies were conducted in the Caribbean and Indo-Pacific (34.0% and 28.7%, respectively), but only in 44 of the 141 global ecoregions that harbour corals. Observational approaches were the most frequent (75.6% of the records), while experimental approaches accounted for 19.9% and were mainly done on Acropora. The vast majority of studies (</w:instrText>
      </w:r>
      <w:r w:rsidR="007372D3">
        <w:rPr>
          <w:rFonts w:ascii="Cambria Math" w:eastAsia="Times New Roman" w:hAnsi="Cambria Math" w:cs="Cambria Math"/>
          <w:sz w:val="20"/>
          <w:szCs w:val="20"/>
        </w:rPr>
        <w:instrText>∼</w:instrText>
      </w:r>
      <w:r w:rsidR="007372D3">
        <w:rPr>
          <w:rFonts w:ascii="Arial" w:eastAsia="Times New Roman" w:hAnsi="Arial" w:cs="Arial"/>
          <w:sz w:val="20"/>
          <w:szCs w:val="20"/>
        </w:rPr>
        <w:instrText xml:space="preserve">98%) were performed in shallow waters (&lt;30 m depth). We conclude that over the past two decades, coral diseases have been assessed on a very small fraction of coral species, in very few locations around the globe, and at a limited range of their depth distribution. While monitoring bleaching is mandatory for reef ecology and conservation, the ecoepidemiology of coral diseases deserves more space in the research agenda of reef ecosystems.","container-title":"Environmental Advances","DOI":"10.1016/j.envadv.2022.100231","ISSN":"2666-7657","journalAbbreviation":"Environmental Advances","language":"en","page":"100231","source":"ScienceDirect","title":"A global synthesis of the current knowledge on the taxonomic and geographic distribution of major coral diseases","volume":"8","author":[{"family":"Morais","given":"Juliano"},{"family":"Cardoso","given":"Aiara P. L. R"},{"family":"Santos","given":"Bráulio A."}],"issued":{"date-parts":[["2022",7,1]]}}},{"id":1670,"uris":["http://zotero.org/groups/2769688/items/97SA2FIN"],"itemData":{"id":1670,"type":"article-journal","abstract":"Diseases of tropical reef organisms is an intensive area of study, but despite significant advances in methodology and the global knowledge base, identifying the proximate causes of disease outbreaks remains difficult. The dynamics of infectious wildlife diseases are known to be influenced by shifting interactions among the host, pathogen, and other members of the microbiome, and a collective body of work clearly demonstrates that this is also the case for the main foundation species on reefs, corals. Yet, among wildlife, outbreaks of coral diseases stand out as being driven largely by a changing environment. These outbreaks contributed not only to significant losses of coral species but also to whole ecosystem regime shifts. Here we suggest that to better decipher the disease dynamics of corals, we must integrate more holistic and modern paradigms that consider multiple and variable interactions among the three major players in epizootics: the host, its associated microbiome, and the environment. In this perspective, we discuss how expanding the pathogen component of the classic host-pathogen-environment disease triad to incorporate shifts in the microbiome leading to dysbiosis provides a better model for understanding coral disease dynamics. We outline and discuss issues arising when evaluating each component of this trio and make suggestions for bridging gaps between them. We further suggest that to best tackle these challenges, researchers must adjust standard paradigms, like the classic one pathogen-one disease model, that, to date, have been ineffectual at uncovering many of the emergent properties of coral reef disease dynamics. Lastly, we make recommendations for ways forward in the fields of marine disease ecology and the future of coral reef conservation and restoration given these observations.","container-title":"Frontiers in Ecology and Evolution","ISSN":"2296-701X","source":"Frontiers","title":"Deciphering Coral Disease Dynamics: Integrating Host, Microbiome, and the Changing Environment","title-short":"Deciphering Coral Disease Dynamics","URL":"https://www.frontiersin.org/articles/10.3389/fevo.2020.575927","volume":"8","author":[{"family":"Vega Thurber","given":"Rebecca"},{"family":"Mydlarz","given":"Laura D."},{"family":"Brandt","given":"Marilyn"},{"family":"Harvell","given":"Drew"},{"family":"Weil","given":"Ernesto"},{"family":"Raymundo","given":"Laurie"},{"family":"Willis","given":"Bette L."},{"family":"Langevin","given":"Stan"},{"family":"Tracy","given":"Allison M."},{"family":"Littman","given":"Raechel"},{"family":"Kemp","given":"Keri M."},{"family":"Dawkins","given":"Phoebe"},{"family":"Prager","given":"Katherine C."},{"family":"Garren","given":"Melissa"},{"family":"Lamb","given":"Joleah"}],"accessed":{"date-parts":[["2022",7,12]]},"issued":{"date-parts":[["2020"]]}}}],"schema":"https://github.com/citation-style-language/schema/raw/master/csl-citation.json"} </w:instrText>
      </w:r>
      <w:r w:rsidR="00A32B03">
        <w:rPr>
          <w:rFonts w:ascii="Arial" w:eastAsia="Times New Roman" w:hAnsi="Arial" w:cs="Arial"/>
          <w:sz w:val="20"/>
          <w:szCs w:val="20"/>
        </w:rPr>
        <w:fldChar w:fldCharType="separate"/>
      </w:r>
      <w:r w:rsidR="007372D3" w:rsidRPr="007372D3">
        <w:rPr>
          <w:rFonts w:ascii="Arial" w:hAnsi="Arial" w:cs="Arial"/>
          <w:sz w:val="20"/>
          <w:vertAlign w:val="superscript"/>
        </w:rPr>
        <w:t>51,52</w:t>
      </w:r>
      <w:r w:rsidR="00A32B03">
        <w:rPr>
          <w:rFonts w:ascii="Arial" w:eastAsia="Times New Roman" w:hAnsi="Arial" w:cs="Arial"/>
          <w:sz w:val="20"/>
          <w:szCs w:val="20"/>
        </w:rPr>
        <w:fldChar w:fldCharType="end"/>
      </w:r>
      <w:r w:rsidRPr="00961490">
        <w:rPr>
          <w:rFonts w:ascii="Arial" w:eastAsia="Times New Roman" w:hAnsi="Arial" w:cs="Arial"/>
          <w:sz w:val="20"/>
          <w:szCs w:val="20"/>
        </w:rPr>
        <w:t xml:space="preserve">, this may make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dominated coral especially vulnerable to environmental change (Fig</w:t>
      </w:r>
      <w:r w:rsidR="00DB72A3">
        <w:rPr>
          <w:rFonts w:ascii="Arial" w:eastAsia="Times New Roman" w:hAnsi="Arial" w:cs="Arial"/>
          <w:sz w:val="20"/>
          <w:szCs w:val="20"/>
        </w:rPr>
        <w:t>.</w:t>
      </w:r>
      <w:r w:rsidRPr="00961490">
        <w:rPr>
          <w:rFonts w:ascii="Arial" w:eastAsia="Times New Roman" w:hAnsi="Arial" w:cs="Arial"/>
          <w:sz w:val="20"/>
          <w:szCs w:val="20"/>
        </w:rPr>
        <w:t xml:space="preserve"> 4). </w:t>
      </w:r>
      <w:ins w:id="443" w:author="Microsoft Office User" w:date="2024-10-28T15:41:00Z">
        <w:r w:rsidR="00133DAB">
          <w:rPr>
            <w:rFonts w:ascii="Arial" w:eastAsia="Times New Roman" w:hAnsi="Arial" w:cs="Arial"/>
            <w:sz w:val="20"/>
            <w:szCs w:val="20"/>
          </w:rPr>
          <w:t>I</w:t>
        </w:r>
      </w:ins>
      <w:ins w:id="444" w:author="Microsoft Office User" w:date="2024-10-28T15:42:00Z">
        <w:r w:rsidR="00133DAB">
          <w:rPr>
            <w:rFonts w:ascii="Arial" w:eastAsia="Times New Roman" w:hAnsi="Arial" w:cs="Arial"/>
            <w:sz w:val="20"/>
            <w:szCs w:val="20"/>
          </w:rPr>
          <w:t xml:space="preserve">t has even been suggested that </w:t>
        </w:r>
      </w:ins>
      <w:ins w:id="445" w:author="Microsoft Office User" w:date="2024-10-28T15:41:00Z">
        <w:r w:rsidR="00133DAB">
          <w:rPr>
            <w:rFonts w:ascii="Arial" w:eastAsia="Times New Roman" w:hAnsi="Arial" w:cs="Arial"/>
            <w:sz w:val="20"/>
            <w:szCs w:val="20"/>
          </w:rPr>
          <w:t>high dominance</w:t>
        </w:r>
      </w:ins>
      <w:ins w:id="446" w:author="Microsoft Office User" w:date="2024-10-28T15:42:00Z">
        <w:r w:rsidR="00133DAB">
          <w:rPr>
            <w:rFonts w:ascii="Arial" w:eastAsia="Times New Roman" w:hAnsi="Arial" w:cs="Arial"/>
            <w:sz w:val="20"/>
            <w:szCs w:val="20"/>
          </w:rPr>
          <w:t xml:space="preserve"> of one microbial taxon</w:t>
        </w:r>
      </w:ins>
      <w:ins w:id="447" w:author="Microsoft Office User" w:date="2024-10-28T15:47:00Z">
        <w:r w:rsidR="00133DAB">
          <w:rPr>
            <w:rFonts w:ascii="Arial" w:eastAsia="Times New Roman" w:hAnsi="Arial" w:cs="Arial"/>
            <w:sz w:val="20"/>
            <w:szCs w:val="20"/>
          </w:rPr>
          <w:t xml:space="preserve"> </w:t>
        </w:r>
      </w:ins>
      <w:ins w:id="448" w:author="Microsoft Office User" w:date="2024-10-28T15:46:00Z">
        <w:r w:rsidR="00133DAB">
          <w:rPr>
            <w:rFonts w:ascii="Arial" w:eastAsia="Times New Roman" w:hAnsi="Arial" w:cs="Arial"/>
            <w:sz w:val="20"/>
            <w:szCs w:val="20"/>
          </w:rPr>
          <w:t xml:space="preserve">in the coral microbiome </w:t>
        </w:r>
      </w:ins>
      <w:ins w:id="449" w:author="Microsoft Office User" w:date="2024-10-28T15:41:00Z">
        <w:r w:rsidR="00133DAB">
          <w:rPr>
            <w:rFonts w:ascii="Arial" w:eastAsia="Times New Roman" w:hAnsi="Arial" w:cs="Arial"/>
            <w:sz w:val="20"/>
            <w:szCs w:val="20"/>
          </w:rPr>
          <w:t xml:space="preserve">may </w:t>
        </w:r>
      </w:ins>
      <w:ins w:id="450" w:author="Microsoft Office User" w:date="2024-10-28T15:43:00Z">
        <w:r w:rsidR="00133DAB">
          <w:rPr>
            <w:rFonts w:ascii="Arial" w:eastAsia="Times New Roman" w:hAnsi="Arial" w:cs="Arial"/>
            <w:sz w:val="20"/>
            <w:szCs w:val="20"/>
          </w:rPr>
          <w:t xml:space="preserve">have a stabilizing effect </w:t>
        </w:r>
      </w:ins>
      <w:ins w:id="451" w:author="Microsoft Office User" w:date="2024-10-28T15:46:00Z">
        <w:r w:rsidR="00133DAB">
          <w:rPr>
            <w:rFonts w:ascii="Arial" w:eastAsia="Times New Roman" w:hAnsi="Arial" w:cs="Arial"/>
            <w:sz w:val="20"/>
            <w:szCs w:val="20"/>
          </w:rPr>
          <w:t xml:space="preserve">on the rest of </w:t>
        </w:r>
      </w:ins>
      <w:ins w:id="452" w:author="Microsoft Office User" w:date="2024-10-28T15:48:00Z">
        <w:r w:rsidR="00133DAB">
          <w:rPr>
            <w:rFonts w:ascii="Arial" w:eastAsia="Times New Roman" w:hAnsi="Arial" w:cs="Arial"/>
            <w:sz w:val="20"/>
            <w:szCs w:val="20"/>
          </w:rPr>
          <w:t xml:space="preserve">the </w:t>
        </w:r>
      </w:ins>
      <w:ins w:id="453" w:author="Microsoft Office User" w:date="2024-10-28T15:46:00Z">
        <w:r w:rsidR="00133DAB">
          <w:rPr>
            <w:rFonts w:ascii="Arial" w:eastAsia="Times New Roman" w:hAnsi="Arial" w:cs="Arial"/>
            <w:sz w:val="20"/>
            <w:szCs w:val="20"/>
          </w:rPr>
          <w:t>community</w:t>
        </w:r>
      </w:ins>
      <w:r w:rsidR="00133DAB">
        <w:rPr>
          <w:rFonts w:ascii="Arial" w:eastAsia="Times New Roman" w:hAnsi="Arial" w:cs="Arial"/>
          <w:sz w:val="20"/>
          <w:szCs w:val="20"/>
        </w:rPr>
        <w:fldChar w:fldCharType="begin"/>
      </w:r>
      <w:r w:rsidR="007372D3">
        <w:rPr>
          <w:rFonts w:ascii="Arial" w:eastAsia="Times New Roman" w:hAnsi="Arial" w:cs="Arial"/>
          <w:sz w:val="20"/>
          <w:szCs w:val="20"/>
        </w:rPr>
        <w:instrText xml:space="preserve"> ADDIN ZOTERO_ITEM CSL_CITATION {"citationID":"OsKaSXgh","properties":{"formattedCitation":"\\super 53\\nosupersub{}","plainCitation":"53","noteIndex":0},"citationItems":[{"id":2641,"uris":["http://zotero.org/groups/2769688/items/6FHAB459"],"itemData":{"id":2641,"type":"article-journal","abstract":"The global decline of coral reefs heightens the need to understand how corals respond to changing environmental conditions. Corals are metaorganisms, so-called holobionts, and restructuring of the associated bacterial community has been suggested as a means of holobiont adaptation. However, the potential for restructuring of bacterial communities across coral species in different environments has not been systematically investigated. Here we show that bacterial community structure responds in a coral host-specific manner upon cross-transplantation between reef sites with differing levels of anthropogenic impact. The coral Acropora hemprichii harbors a highly flexible microbiome that differs between each level of anthropogenic impact to which the corals had been transplanted. In contrast, the microbiome of the coral Pocillopora verrucosa remains remarkably stable. Interestingly, upon cross-transplantation to unaffected sites, we find that microbiomes become indistinguishable from back-transplanted controls, suggesting the ability of microbiomes to recover. It remains unclear whether differences to associate with bacteria flexibly reflects different holobiont adaptation mechanisms to respond to environmental change.","container-title":"Nature Communications","DOI":"10.1038/s41467-019-10969-5","ISSN":"2041-1723","issue":"1","journalAbbreviation":"Nat Commun","language":"en","license":"2019 The Author(s)","note":"publisher: Nature Publishing Group","page":"3092","source":"www.nature.com","title":"Coral bacterial community structure responds to environmental change in a host-specific manner","volume":"10","author":[{"family":"Ziegler","given":"Maren"},{"family":"Grupstra","given":"Carsten G. B."},{"family":"Barreto","given":"Marcelle M."},{"family":"Eaton","given":"Martin"},{"family":"BaOmar","given":"Jaafar"},{"family":"Zubier","given":"Khalid"},{"family":"Al-Sofyani","given":"Abdulmohsin"},{"family":"Turki","given":"Adnan J."},{"family":"Ormond","given":"Rupert"},{"family":"Voolstra","given":"Christian R."}],"issued":{"date-parts":[["2019",7,12]]}}}],"schema":"https://github.com/citation-style-language/schema/raw/master/csl-citation.json"} </w:instrText>
      </w:r>
      <w:r w:rsidR="00133DAB">
        <w:rPr>
          <w:rFonts w:ascii="Arial" w:eastAsia="Times New Roman" w:hAnsi="Arial" w:cs="Arial"/>
          <w:sz w:val="20"/>
          <w:szCs w:val="20"/>
        </w:rPr>
        <w:fldChar w:fldCharType="separate"/>
      </w:r>
      <w:r w:rsidR="007372D3" w:rsidRPr="007372D3">
        <w:rPr>
          <w:rFonts w:ascii="Arial" w:hAnsi="Arial" w:cs="Arial"/>
          <w:sz w:val="20"/>
          <w:vertAlign w:val="superscript"/>
        </w:rPr>
        <w:t>53</w:t>
      </w:r>
      <w:r w:rsidR="00133DAB">
        <w:rPr>
          <w:rFonts w:ascii="Arial" w:eastAsia="Times New Roman" w:hAnsi="Arial" w:cs="Arial"/>
          <w:sz w:val="20"/>
          <w:szCs w:val="20"/>
        </w:rPr>
        <w:fldChar w:fldCharType="end"/>
      </w:r>
      <w:ins w:id="454" w:author="Microsoft Office User" w:date="2024-10-28T15:47:00Z">
        <w:r w:rsidR="00133DAB">
          <w:rPr>
            <w:rFonts w:ascii="Arial" w:eastAsia="Times New Roman" w:hAnsi="Arial" w:cs="Arial"/>
            <w:sz w:val="20"/>
            <w:szCs w:val="20"/>
          </w:rPr>
          <w:t xml:space="preserve">, thereby </w:t>
        </w:r>
      </w:ins>
      <w:ins w:id="455" w:author="Microsoft Office User" w:date="2024-10-28T15:43:00Z">
        <w:r w:rsidR="00133DAB">
          <w:rPr>
            <w:rFonts w:ascii="Arial" w:eastAsia="Times New Roman" w:hAnsi="Arial" w:cs="Arial"/>
            <w:sz w:val="20"/>
            <w:szCs w:val="20"/>
          </w:rPr>
          <w:t>l</w:t>
        </w:r>
      </w:ins>
      <w:ins w:id="456" w:author="Microsoft Office User" w:date="2024-10-28T15:41:00Z">
        <w:r w:rsidR="00133DAB">
          <w:rPr>
            <w:rFonts w:ascii="Arial" w:eastAsia="Times New Roman" w:hAnsi="Arial" w:cs="Arial"/>
            <w:sz w:val="20"/>
            <w:szCs w:val="20"/>
          </w:rPr>
          <w:t>imit</w:t>
        </w:r>
      </w:ins>
      <w:ins w:id="457" w:author="Microsoft Office User" w:date="2024-10-28T15:47:00Z">
        <w:r w:rsidR="00133DAB">
          <w:rPr>
            <w:rFonts w:ascii="Arial" w:eastAsia="Times New Roman" w:hAnsi="Arial" w:cs="Arial"/>
            <w:sz w:val="20"/>
            <w:szCs w:val="20"/>
          </w:rPr>
          <w:t xml:space="preserve">ing </w:t>
        </w:r>
      </w:ins>
      <w:ins w:id="458" w:author="Microsoft Office User" w:date="2024-10-28T15:41:00Z">
        <w:r w:rsidR="00133DAB">
          <w:rPr>
            <w:rFonts w:ascii="Arial" w:eastAsia="Times New Roman" w:hAnsi="Arial" w:cs="Arial"/>
            <w:sz w:val="20"/>
            <w:szCs w:val="20"/>
          </w:rPr>
          <w:t xml:space="preserve">the </w:t>
        </w:r>
      </w:ins>
      <w:ins w:id="459" w:author="Microsoft Office User" w:date="2024-10-28T15:44:00Z">
        <w:r w:rsidR="00133DAB">
          <w:rPr>
            <w:rFonts w:ascii="Arial" w:eastAsia="Times New Roman" w:hAnsi="Arial" w:cs="Arial"/>
            <w:sz w:val="20"/>
            <w:szCs w:val="20"/>
          </w:rPr>
          <w:t xml:space="preserve">flexibility of the </w:t>
        </w:r>
        <w:r w:rsidR="00133DAB">
          <w:rPr>
            <w:rFonts w:ascii="Arial" w:eastAsia="Times New Roman" w:hAnsi="Arial" w:cs="Arial"/>
            <w:sz w:val="20"/>
            <w:szCs w:val="20"/>
          </w:rPr>
          <w:lastRenderedPageBreak/>
          <w:t xml:space="preserve">microbiome to </w:t>
        </w:r>
      </w:ins>
      <w:ins w:id="460" w:author="Microsoft Office User" w:date="2024-10-28T15:47:00Z">
        <w:r w:rsidR="00133DAB">
          <w:rPr>
            <w:rFonts w:ascii="Arial" w:eastAsia="Times New Roman" w:hAnsi="Arial" w:cs="Arial"/>
            <w:sz w:val="20"/>
            <w:szCs w:val="20"/>
          </w:rPr>
          <w:t>func</w:t>
        </w:r>
      </w:ins>
      <w:ins w:id="461" w:author="Microsoft Office User" w:date="2024-10-28T15:48:00Z">
        <w:r w:rsidR="00133DAB">
          <w:rPr>
            <w:rFonts w:ascii="Arial" w:eastAsia="Times New Roman" w:hAnsi="Arial" w:cs="Arial"/>
            <w:sz w:val="20"/>
            <w:szCs w:val="20"/>
          </w:rPr>
          <w:t>tionally adapt</w:t>
        </w:r>
      </w:ins>
      <w:ins w:id="462" w:author="Microsoft Office User" w:date="2024-10-28T15:44:00Z">
        <w:r w:rsidR="00133DAB">
          <w:rPr>
            <w:rFonts w:ascii="Arial" w:eastAsia="Times New Roman" w:hAnsi="Arial" w:cs="Arial"/>
            <w:sz w:val="20"/>
            <w:szCs w:val="20"/>
          </w:rPr>
          <w:t xml:space="preserve"> </w:t>
        </w:r>
      </w:ins>
      <w:ins w:id="463" w:author="Microsoft Office User" w:date="2024-10-28T15:48:00Z">
        <w:r w:rsidR="00133DAB">
          <w:rPr>
            <w:rFonts w:ascii="Arial" w:eastAsia="Times New Roman" w:hAnsi="Arial" w:cs="Arial"/>
            <w:sz w:val="20"/>
            <w:szCs w:val="20"/>
          </w:rPr>
          <w:t xml:space="preserve">through restructuring </w:t>
        </w:r>
      </w:ins>
      <w:ins w:id="464" w:author="Microsoft Office User" w:date="2024-10-28T15:45:00Z">
        <w:r w:rsidR="00133DAB">
          <w:rPr>
            <w:rFonts w:ascii="Arial" w:eastAsia="Times New Roman" w:hAnsi="Arial" w:cs="Arial"/>
            <w:sz w:val="20"/>
            <w:szCs w:val="20"/>
          </w:rPr>
          <w:t>when exposed to environmental stressors</w:t>
        </w:r>
      </w:ins>
      <w:r w:rsidR="004730E9">
        <w:rPr>
          <w:rFonts w:ascii="Arial" w:eastAsia="Times New Roman" w:hAnsi="Arial" w:cs="Arial"/>
          <w:sz w:val="20"/>
          <w:szCs w:val="20"/>
        </w:rPr>
        <w:fldChar w:fldCharType="begin"/>
      </w:r>
      <w:r w:rsidR="007372D3">
        <w:rPr>
          <w:rFonts w:ascii="Arial" w:eastAsia="Times New Roman" w:hAnsi="Arial" w:cs="Arial"/>
          <w:sz w:val="20"/>
          <w:szCs w:val="20"/>
        </w:rPr>
        <w:instrText xml:space="preserve"> ADDIN ZOTERO_ITEM CSL_CITATION {"citationID":"sgOzXcsA","properties":{"formattedCitation":"\\super 54\\nosupersub{}","plainCitation":"54","noteIndex":0},"citationItems":[{"id":2637,"uris":["http://zotero.org/groups/2769688/items/VRYN77EI"],"itemData":{"id":2637,"type":"article-journal","abstract":"Animals and plants are metaorganisms and associate with microbes that affect their physiology, stress tolerance, and fitness. Here the hypothesis that alteration of the microbiome may constitute a fast-response mechanism to environmental change is examined. This is supported by recent reciprocal transplant experiments with reef corals, which have shown that their microbiome adapts to thermally variable habitats and changes over time when transplanted into different environments. Further, inoculation of corals with beneficial bacteria increases their stress tolerance. But corals differ in their ability to flexibly associate with different bacteria. How scales of microbiome flexibility may reflect different metaorganism adaptation mechanisms is discussed and future directions for research are pinpointed. It is posited that microbiome flexibility is a broad phenomenon that contributes to the ability of organisms to respond to environmental change. Importantly, adapting with microbial help may provide an alternate route to organismal adaptation that facilitates rapid responses.","container-title":"BioEssays","DOI":"10.1002/bies.202000004","ISSN":"1521-1878","issue":"7","language":"en","license":"© 2020 The Authors. BioEssays published by Wiley Periodicals LLC","note":"_eprint: https://onlinelibrary.wiley.com/doi/pdf/10.1002/bies.202000004","page":"2000004","source":"Wiley Online Library","title":"Adapting with Microbial Help: Microbiome Flexibility Facilitates Rapid Responses to Environmental Change","title-short":"Adapting with Microbial Help","volume":"42","author":[{"family":"Voolstra","given":"Christian R."},{"family":"Ziegler","given":"Maren"}],"issued":{"date-parts":[["2020"]]}}}],"schema":"https://github.com/citation-style-language/schema/raw/master/csl-citation.json"} </w:instrText>
      </w:r>
      <w:r w:rsidR="004730E9">
        <w:rPr>
          <w:rFonts w:ascii="Arial" w:eastAsia="Times New Roman" w:hAnsi="Arial" w:cs="Arial"/>
          <w:sz w:val="20"/>
          <w:szCs w:val="20"/>
        </w:rPr>
        <w:fldChar w:fldCharType="separate"/>
      </w:r>
      <w:r w:rsidR="007372D3" w:rsidRPr="007372D3">
        <w:rPr>
          <w:rFonts w:ascii="Arial" w:hAnsi="Arial" w:cs="Arial"/>
          <w:sz w:val="20"/>
          <w:vertAlign w:val="superscript"/>
        </w:rPr>
        <w:t>54</w:t>
      </w:r>
      <w:r w:rsidR="004730E9">
        <w:rPr>
          <w:rFonts w:ascii="Arial" w:eastAsia="Times New Roman" w:hAnsi="Arial" w:cs="Arial"/>
          <w:sz w:val="20"/>
          <w:szCs w:val="20"/>
        </w:rPr>
        <w:fldChar w:fldCharType="end"/>
      </w:r>
      <w:ins w:id="465" w:author="Microsoft Office User" w:date="2024-10-28T15:43:00Z">
        <w:r w:rsidR="00133DAB">
          <w:rPr>
            <w:rFonts w:ascii="Arial" w:eastAsia="Times New Roman" w:hAnsi="Arial" w:cs="Arial"/>
            <w:sz w:val="20"/>
            <w:szCs w:val="20"/>
          </w:rPr>
          <w:t>.</w:t>
        </w:r>
      </w:ins>
    </w:p>
    <w:p w14:paraId="2D9CAB3F" w14:textId="3DDBCE9D" w:rsidR="00961490" w:rsidRDefault="00961490" w:rsidP="00961490">
      <w:pPr>
        <w:rPr>
          <w:rFonts w:ascii="Arial" w:eastAsia="Times New Roman" w:hAnsi="Arial" w:cs="Arial"/>
          <w:sz w:val="20"/>
          <w:szCs w:val="20"/>
        </w:rPr>
      </w:pPr>
      <w:r w:rsidRPr="00961490">
        <w:rPr>
          <w:rFonts w:ascii="Arial" w:eastAsia="Times New Roman" w:hAnsi="Arial" w:cs="Arial"/>
          <w:sz w:val="20"/>
          <w:szCs w:val="20"/>
        </w:rPr>
        <w:t>If microbial symbiosis does play a causal role in coral life history tradeoffs in the present day, then identifying microbes underlying those tradeoffs may benefit microbiome manipulation for targeted coral conservation and restoration strategies. For example, microbial screening</w:t>
      </w:r>
      <w:r w:rsidR="00A32B03">
        <w:rPr>
          <w:rFonts w:ascii="Arial" w:eastAsia="Times New Roman" w:hAnsi="Arial" w:cs="Arial"/>
          <w:sz w:val="20"/>
          <w:szCs w:val="20"/>
        </w:rPr>
        <w:t>(e.g.,</w:t>
      </w:r>
      <w:r w:rsidR="00A32B03">
        <w:rPr>
          <w:rFonts w:ascii="Arial" w:eastAsia="Times New Roman" w:hAnsi="Arial" w:cs="Arial"/>
          <w:sz w:val="20"/>
          <w:szCs w:val="20"/>
        </w:rPr>
        <w:fldChar w:fldCharType="begin"/>
      </w:r>
      <w:r w:rsidR="007372D3">
        <w:rPr>
          <w:rFonts w:ascii="Arial" w:eastAsia="Times New Roman" w:hAnsi="Arial" w:cs="Arial"/>
          <w:sz w:val="20"/>
          <w:szCs w:val="20"/>
        </w:rPr>
        <w:instrText xml:space="preserve"> ADDIN ZOTERO_ITEM CSL_CITATION {"citationID":"TqtFiuVz","properties":{"formattedCitation":"\\super 55\\nosupersub{}","plainCitation":"55","noteIndex":0},"citationItems":[{"id":1831,"uris":["http://zotero.org/groups/2769688/items/CTDZX3JD"],"itemData":{"id":1831,"type":"article-journal","container-title":"Marine Biology","issue":"4","note":"publisher: Springer","page":"1–18","source":"Google Scholar","title":"Microbial indicators as a diagnostic tool for assessing water quality and climate stress in coral reef ecosystems","volume":"164","author":[{"family":"Glasl","given":"Bettina"},{"family":"Webster","given":"Nicole S."},{"family":"Bourne","given":"David G."}],"issued":{"date-parts":[["2017"]]}}}],"schema":"https://github.com/citation-style-language/schema/raw/master/csl-citation.json"} </w:instrText>
      </w:r>
      <w:r w:rsidR="00A32B03">
        <w:rPr>
          <w:rFonts w:ascii="Arial" w:eastAsia="Times New Roman" w:hAnsi="Arial" w:cs="Arial"/>
          <w:sz w:val="20"/>
          <w:szCs w:val="20"/>
        </w:rPr>
        <w:fldChar w:fldCharType="separate"/>
      </w:r>
      <w:r w:rsidR="007372D3" w:rsidRPr="007372D3">
        <w:rPr>
          <w:rFonts w:ascii="Arial" w:hAnsi="Arial" w:cs="Arial"/>
          <w:sz w:val="20"/>
          <w:vertAlign w:val="superscript"/>
        </w:rPr>
        <w:t>55</w:t>
      </w:r>
      <w:r w:rsidR="00A32B03">
        <w:rPr>
          <w:rFonts w:ascii="Arial" w:eastAsia="Times New Roman" w:hAnsi="Arial" w:cs="Arial"/>
          <w:sz w:val="20"/>
          <w:szCs w:val="20"/>
        </w:rPr>
        <w:fldChar w:fldCharType="end"/>
      </w:r>
      <w:r w:rsidR="00A32B03">
        <w:rPr>
          <w:rFonts w:ascii="Arial" w:eastAsia="Times New Roman" w:hAnsi="Arial" w:cs="Arial"/>
          <w:sz w:val="20"/>
          <w:szCs w:val="20"/>
        </w:rPr>
        <w:t>)</w:t>
      </w:r>
      <w:r w:rsidRPr="00961490">
        <w:rPr>
          <w:rFonts w:ascii="Arial" w:eastAsia="Times New Roman" w:hAnsi="Arial" w:cs="Arial"/>
          <w:sz w:val="20"/>
          <w:szCs w:val="20"/>
        </w:rPr>
        <w:t xml:space="preserve"> could help identify </w:t>
      </w:r>
      <w:r w:rsidRPr="00961490">
        <w:rPr>
          <w:rFonts w:ascii="Arial" w:eastAsia="Times New Roman" w:hAnsi="Arial" w:cs="Arial"/>
          <w:i/>
          <w:sz w:val="20"/>
          <w:szCs w:val="20"/>
        </w:rPr>
        <w:t>Endozoicomonas</w:t>
      </w:r>
      <w:r w:rsidRPr="00961490">
        <w:rPr>
          <w:rFonts w:ascii="Arial" w:eastAsia="Times New Roman" w:hAnsi="Arial" w:cs="Arial"/>
          <w:sz w:val="20"/>
          <w:szCs w:val="20"/>
        </w:rPr>
        <w:t>-dominated coral species or populations that may be more susceptible to disease and drive the conservation and protection of these individuals or their habitats. Identif</w:t>
      </w:r>
      <w:r w:rsidR="000F0E29">
        <w:rPr>
          <w:rFonts w:ascii="Arial" w:eastAsia="Times New Roman" w:hAnsi="Arial" w:cs="Arial"/>
          <w:sz w:val="20"/>
          <w:szCs w:val="20"/>
        </w:rPr>
        <w:t xml:space="preserve">ication of </w:t>
      </w:r>
      <w:r w:rsidRPr="00961490">
        <w:rPr>
          <w:rFonts w:ascii="Arial" w:eastAsia="Times New Roman" w:hAnsi="Arial" w:cs="Arial"/>
          <w:sz w:val="20"/>
          <w:szCs w:val="20"/>
        </w:rPr>
        <w:t>these target corals is perhaps most relevant for coral restoration initiatives that include breeding, nursery propagation and out</w:t>
      </w:r>
      <w:r w:rsidR="000F0E29">
        <w:rPr>
          <w:rFonts w:ascii="Arial" w:eastAsia="Times New Roman" w:hAnsi="Arial" w:cs="Arial"/>
          <w:sz w:val="20"/>
          <w:szCs w:val="20"/>
        </w:rPr>
        <w:t>-</w:t>
      </w:r>
      <w:r w:rsidRPr="00961490">
        <w:rPr>
          <w:rFonts w:ascii="Arial" w:eastAsia="Times New Roman" w:hAnsi="Arial" w:cs="Arial"/>
          <w:sz w:val="20"/>
          <w:szCs w:val="20"/>
        </w:rPr>
        <w:t xml:space="preserve">planting, where coral health is monitored closely and predicting disease susceptibility can inform decision-making. Depending on the mechanism underlying the </w:t>
      </w:r>
      <w:r w:rsidRPr="00961490">
        <w:rPr>
          <w:rFonts w:ascii="Arial" w:eastAsia="Times New Roman" w:hAnsi="Arial" w:cs="Arial"/>
          <w:i/>
          <w:sz w:val="20"/>
          <w:szCs w:val="20"/>
        </w:rPr>
        <w:t>Endozoicomonas-</w:t>
      </w:r>
      <w:r w:rsidRPr="00961490">
        <w:rPr>
          <w:rFonts w:ascii="Arial" w:eastAsia="Times New Roman" w:hAnsi="Arial" w:cs="Arial"/>
          <w:sz w:val="20"/>
          <w:szCs w:val="20"/>
        </w:rPr>
        <w:t xml:space="preserve">disease susceptibility correlations reported here, </w:t>
      </w:r>
      <w:r w:rsidRPr="00961490">
        <w:rPr>
          <w:rFonts w:ascii="Arial" w:eastAsia="Times New Roman" w:hAnsi="Arial" w:cs="Arial"/>
          <w:i/>
          <w:sz w:val="20"/>
          <w:szCs w:val="20"/>
        </w:rPr>
        <w:t>Endozoicomonas</w:t>
      </w:r>
      <w:r w:rsidRPr="00961490">
        <w:rPr>
          <w:rFonts w:ascii="Arial" w:eastAsia="Times New Roman" w:hAnsi="Arial" w:cs="Arial"/>
          <w:sz w:val="20"/>
          <w:szCs w:val="20"/>
        </w:rPr>
        <w:t>-dominated corals may further represent strong candidates for microbiome engineering (e.g., human-assisted manipulation of host-associated microbes</w:t>
      </w:r>
      <w:r w:rsidR="00A32B03">
        <w:rPr>
          <w:rFonts w:ascii="Arial" w:eastAsia="Times New Roman" w:hAnsi="Arial" w:cs="Arial"/>
          <w:sz w:val="20"/>
          <w:szCs w:val="20"/>
        </w:rPr>
        <w:fldChar w:fldCharType="begin"/>
      </w:r>
      <w:r w:rsidR="007372D3">
        <w:rPr>
          <w:rFonts w:ascii="Arial" w:eastAsia="Times New Roman" w:hAnsi="Arial" w:cs="Arial"/>
          <w:sz w:val="20"/>
          <w:szCs w:val="20"/>
        </w:rPr>
        <w:instrText xml:space="preserve"> ADDIN ZOTERO_ITEM CSL_CITATION {"citationID":"cEoUrwA2","properties":{"formattedCitation":"\\super 56\\nosupersub{}","plainCitation":"56","noteIndex":0},"citationItems":[{"id":63,"uris":["http://zotero.org/users/5951735/items/PMV83AYZ"],"itemData":{"id":63,"type":"article-journal","container-title":"Frontiers in Ecology and the Environment","DOI":"10.1002/fee.2001","ISSN":"1540-9295, 1540-9309","issue":"2","journalAbbreviation":"Front Ecol Environ","language":"en","page":"100-108","source":"DOI.org (Crossref)","title":"Microbiome engineering: enhancing climate resilience in corals","title-short":"Microbiome engineering","volume":"17","author":[{"family":"Epstein","given":"Hannah E"},{"family":"Smith","given":"Hillary A"},{"family":"Torda","given":"Gergely"},{"family":"Oppen","given":"Madeleine JH"}],"issued":{"date-parts":[["2019",3]]}}}],"schema":"https://github.com/citation-style-language/schema/raw/master/csl-citation.json"} </w:instrText>
      </w:r>
      <w:r w:rsidR="00A32B03">
        <w:rPr>
          <w:rFonts w:ascii="Arial" w:eastAsia="Times New Roman" w:hAnsi="Arial" w:cs="Arial"/>
          <w:sz w:val="20"/>
          <w:szCs w:val="20"/>
        </w:rPr>
        <w:fldChar w:fldCharType="separate"/>
      </w:r>
      <w:r w:rsidR="007372D3" w:rsidRPr="007372D3">
        <w:rPr>
          <w:rFonts w:ascii="Arial" w:hAnsi="Arial" w:cs="Arial"/>
          <w:sz w:val="20"/>
          <w:vertAlign w:val="superscript"/>
        </w:rPr>
        <w:t>56</w:t>
      </w:r>
      <w:r w:rsidR="00A32B03">
        <w:rPr>
          <w:rFonts w:ascii="Arial" w:eastAsia="Times New Roman" w:hAnsi="Arial" w:cs="Arial"/>
          <w:sz w:val="20"/>
          <w:szCs w:val="20"/>
        </w:rPr>
        <w:fldChar w:fldCharType="end"/>
      </w:r>
      <w:r w:rsidRPr="00961490">
        <w:rPr>
          <w:rFonts w:ascii="Arial" w:eastAsia="Times New Roman" w:hAnsi="Arial" w:cs="Arial"/>
          <w:sz w:val="20"/>
          <w:szCs w:val="20"/>
        </w:rPr>
        <w:t xml:space="preserve"> or the application of probiotics</w:t>
      </w:r>
      <w:r w:rsidR="00A32B03">
        <w:rPr>
          <w:rFonts w:ascii="Arial" w:eastAsia="Times New Roman" w:hAnsi="Arial" w:cs="Arial"/>
          <w:sz w:val="20"/>
          <w:szCs w:val="20"/>
        </w:rPr>
        <w:fldChar w:fldCharType="begin"/>
      </w:r>
      <w:r w:rsidR="007372D3">
        <w:rPr>
          <w:rFonts w:ascii="Arial" w:eastAsia="Times New Roman" w:hAnsi="Arial" w:cs="Arial"/>
          <w:sz w:val="20"/>
          <w:szCs w:val="20"/>
        </w:rPr>
        <w:instrText xml:space="preserve"> ADDIN ZOTERO_ITEM CSL_CITATION {"citationID":"mgrk7CCS","properties":{"formattedCitation":"\\super 14,57\\nosupersub{}","plainCitation":"14,57","noteIndex":0},"citationItems":[{"id":1799,"uris":["http://zotero.org/groups/2769688/items/SMX32XZZ"],"itemData":{"id":1799,"type":"article-journal","abstract":"Although the early coral reef-bleaching warning system (NOAA/USA) is established, there is no feasible treatment that can minimize temperature bleaching and/or disease impacts on corals in the field. Here, we present the first attempts to extrapolate the widespread and well-established use of bacterial consortia to protect or improve health in other organisms (e.g., humans and plants) to corals. Manipulation of the coral-associated microbiome was facilitated through addition of a consortium of native (isolated from Pocillopora damicornis and surrounding seawater) putatively beneficial microorganisms for corals (pBMCs), including five Pseudoalteromonas sp., a Halomonas taeanensis and a Cobetia marina-related species strains. The results from a controlled aquarium experiment in two temperature regimes (26 °C and 30 °C) and four treatments (pBMC; pBMC with pathogen challenge – Vibrio coralliilyticus, VC; pathogen challenge, VC; and control) revealed the ability of the pBMC consortium to partially mitigate coral bleaching. Significantly reduced coral-bleaching metrics were observed in pBMC-inoculated corals, in contrast to controls without pBMC addition, especially challenged corals, which displayed strong bleaching signs as indicated by significantly lower photopigment contents and Fv/Fm ratios. The structure of the coral microbiome community also differed between treatments and specific bioindicators were correlated with corals inoculated with pBMC (e.g., Cobetia sp.) or VC (e.g., Ruegeria sp.). Our results indicate that the microbiome in corals can be manipulated to lessen the effect of bleaching, thus helping to alleviate pathogen and temperature stresses, with the addition of BMCs representing a promising novel approach for minimizing coral mortality in the face of increasing environmental impacts.","container-title":"The ISME Journal","DOI":"10.1038/s41396-018-0323-6","ISSN":"1751-7370","issue":"4","journalAbbreviation":"ISME J","language":"en","license":"2018 The Author(s)","note":"number: 4\npublisher: Nature Publishing Group","page":"921-936","source":"www.nature.com","title":"Marine probiotics: increasing coral resistance to bleaching through microbiome manipulation","title-short":"Marine probiotics","volume":"13","author":[{"family":"Rosado","given":"Phillipe M."},{"family":"Leite","given":"Deborah C. A."},{"family":"Duarte","given":"Gustavo A. S."},{"family":"Chaloub","given":"Ricardo M."},{"family":"Jospin","given":"Guillaume"},{"family":"Nunes da Rocha","given":"Ulisses"},{"family":"P. Saraiva","given":"João"},{"family":"Dini-Andreote","given":"Francisco"},{"family":"Eisen","given":"Jonathan A."},{"family":"Bourne","given":"David G."},{"family":"Peixoto","given":"Raquel S."}],"issued":{"date-parts":[["2019",4]]}}},{"id":88,"uris":["http://zotero.org/users/5951735/items/A53MUWJQ"],"itemData":{"id":88,"type":"article-journal","abstract":"Emerging diseases have been responsible for the death of about 30% of corals worldwide during the last 30 years. Coral biologists have predicted that by 2050 most of the world’s coral reefs will be destroyed. This prediction is based on the assumption that corals can not adapt rapidly enough to environmental stress-related conditions and emerging diseases. Our recent studies of the Vibrio shiloi/Oculina patagonica model system of the coral bleaching disease indicate that corals can indeed adapt rapidly to changing environmental conditions by altering their population of symbiotic bacteria. These studies have led us to propose the Coral Probiotic Hypothesis. This hypothesis posits that a dynamic relationship exists between symbiotic microorganisms and environmental conditions which brings about the selection of the most advantageous coral holobiont. Changing their microbial partners would allow the corals to adapt to changing environmental conditions more rapidly (days to weeks) than via mutation and selection (many years). An important outcome of the Probiotic Hypothesis would be development of resistance of the coral holobiont to diseases. The following evidence supports this hypothesis: (i) Corals contain a large and diverse bacterial population associated with their mucus and tissues; (ii) the coral-associated bacterial population undergoes a rapid change when environmental conditions are altered; and (iii) although lacking an adaptive immune system (no antibodies), corals can develop resistance to pathogens. The Coral Probiotic Hypothesis may help explain the evolutionary success of corals and moderate the predictions of their demise.","container-title":"Environmental Microbiology","DOI":"10.1111/j.1462-2920.2006.01148.x","ISSN":"1462-2912, 1462-2920","issue":"12","journalAbbreviation":"Environ Microbiol","language":"en","page":"2068-2073","source":"DOI.org (Crossref)","title":"The Coral Probiotic Hypothesis","volume":"8","author":[{"family":"Reshef","given":"Leah"},{"family":"Koren","given":"Omry"},{"family":"Loya","given":"Yossi"},{"family":"Zilber-Rosenberg","given":"Ilana"},{"family":"Rosenberg","given":"Eugene"}],"issued":{"date-parts":[["2006",12]]}}}],"schema":"https://github.com/citation-style-language/schema/raw/master/csl-citation.json"} </w:instrText>
      </w:r>
      <w:r w:rsidR="00A32B03">
        <w:rPr>
          <w:rFonts w:ascii="Arial" w:eastAsia="Times New Roman" w:hAnsi="Arial" w:cs="Arial"/>
          <w:sz w:val="20"/>
          <w:szCs w:val="20"/>
        </w:rPr>
        <w:fldChar w:fldCharType="separate"/>
      </w:r>
      <w:r w:rsidR="007372D3" w:rsidRPr="007372D3">
        <w:rPr>
          <w:rFonts w:ascii="Arial" w:hAnsi="Arial" w:cs="Arial"/>
          <w:sz w:val="20"/>
          <w:vertAlign w:val="superscript"/>
        </w:rPr>
        <w:t>14,57</w:t>
      </w:r>
      <w:r w:rsidR="00A32B03">
        <w:rPr>
          <w:rFonts w:ascii="Arial" w:eastAsia="Times New Roman" w:hAnsi="Arial" w:cs="Arial"/>
          <w:sz w:val="20"/>
          <w:szCs w:val="20"/>
        </w:rPr>
        <w:fldChar w:fldCharType="end"/>
      </w:r>
      <w:r w:rsidRPr="00961490">
        <w:rPr>
          <w:rFonts w:ascii="Arial" w:eastAsia="Times New Roman" w:hAnsi="Arial" w:cs="Arial"/>
          <w:sz w:val="20"/>
          <w:szCs w:val="20"/>
        </w:rPr>
        <w:t>) to enhance host resilience in anticipation of stress events by decreasing microbiome dominance. That said, we emphasize that microbiome manipulation and other restoration initiatives are not replacements for efforts to decarbonize global economies to limit greenhouse gas emissions.</w:t>
      </w:r>
    </w:p>
    <w:p w14:paraId="36E04416" w14:textId="49DDAE36" w:rsidR="00980C22" w:rsidRPr="00961490" w:rsidRDefault="00961490" w:rsidP="00961490">
      <w:pPr>
        <w:rPr>
          <w:rFonts w:ascii="Arial" w:eastAsia="Times New Roman" w:hAnsi="Arial" w:cs="Arial"/>
          <w:sz w:val="20"/>
          <w:szCs w:val="20"/>
        </w:rPr>
      </w:pPr>
      <w:r w:rsidRPr="00961490">
        <w:rPr>
          <w:rFonts w:ascii="Arial" w:eastAsia="Times New Roman" w:hAnsi="Arial" w:cs="Arial"/>
          <w:sz w:val="20"/>
          <w:szCs w:val="20"/>
        </w:rPr>
        <w:t xml:space="preserve">The results presented here provide the first evidence of a likely microbe-mediated life-history tradeoff in </w:t>
      </w:r>
      <w:r w:rsidR="00993F13">
        <w:rPr>
          <w:rFonts w:ascii="Arial" w:eastAsia="Times New Roman" w:hAnsi="Arial" w:cs="Arial"/>
          <w:sz w:val="20"/>
          <w:szCs w:val="20"/>
        </w:rPr>
        <w:t>S</w:t>
      </w:r>
      <w:r w:rsidRPr="00961490">
        <w:rPr>
          <w:rFonts w:ascii="Arial" w:eastAsia="Times New Roman" w:hAnsi="Arial" w:cs="Arial"/>
          <w:sz w:val="20"/>
          <w:szCs w:val="20"/>
        </w:rPr>
        <w:t>cleractinian corals. Further exploration of this and other such potential tradeoffs may shed light on the evolutionary interplay between microbes and the physiology and ecology of their animal hosts.</w:t>
      </w:r>
    </w:p>
    <w:p w14:paraId="154FF09C" w14:textId="4E94225D" w:rsidR="007141C2" w:rsidRDefault="007141C2" w:rsidP="00961490">
      <w:pPr>
        <w:pBdr>
          <w:top w:val="nil"/>
          <w:left w:val="nil"/>
          <w:bottom w:val="nil"/>
          <w:right w:val="nil"/>
          <w:between w:val="nil"/>
        </w:pBdr>
        <w:spacing w:after="0"/>
        <w:rPr>
          <w:rFonts w:ascii="Arial" w:hAnsi="Arial" w:cs="Arial"/>
          <w:b/>
          <w:color w:val="000000"/>
          <w:sz w:val="20"/>
          <w:szCs w:val="20"/>
        </w:rPr>
      </w:pPr>
      <w:r>
        <w:rPr>
          <w:rFonts w:ascii="Arial" w:hAnsi="Arial" w:cs="Arial"/>
          <w:b/>
          <w:color w:val="000000"/>
          <w:sz w:val="20"/>
          <w:szCs w:val="20"/>
        </w:rPr>
        <w:t>Online Methods</w:t>
      </w:r>
    </w:p>
    <w:p w14:paraId="22533BFD" w14:textId="77777777" w:rsidR="00961490" w:rsidRPr="00961490" w:rsidRDefault="00961490" w:rsidP="00961490">
      <w:pPr>
        <w:pBdr>
          <w:top w:val="nil"/>
          <w:left w:val="nil"/>
          <w:bottom w:val="nil"/>
          <w:right w:val="nil"/>
          <w:between w:val="nil"/>
        </w:pBdr>
        <w:spacing w:after="0"/>
        <w:rPr>
          <w:rFonts w:ascii="Arial" w:hAnsi="Arial" w:cs="Arial"/>
          <w:color w:val="000000"/>
          <w:sz w:val="20"/>
          <w:szCs w:val="20"/>
        </w:rPr>
      </w:pPr>
    </w:p>
    <w:p w14:paraId="3A629E4E" w14:textId="618E6BDE" w:rsidR="00961490" w:rsidRPr="00961490" w:rsidRDefault="00961490" w:rsidP="00961490">
      <w:pPr>
        <w:rPr>
          <w:rFonts w:ascii="Arial" w:eastAsia="Times New Roman" w:hAnsi="Arial" w:cs="Arial"/>
          <w:sz w:val="20"/>
          <w:szCs w:val="20"/>
        </w:rPr>
      </w:pPr>
      <w:r w:rsidRPr="00961490">
        <w:rPr>
          <w:rFonts w:ascii="Arial" w:eastAsia="Times New Roman" w:hAnsi="Arial" w:cs="Arial"/>
          <w:b/>
          <w:sz w:val="20"/>
          <w:szCs w:val="20"/>
        </w:rPr>
        <w:t xml:space="preserve">Coral sample collection and 16S rRNA pre-processing. </w:t>
      </w:r>
      <w:r w:rsidRPr="00961490">
        <w:rPr>
          <w:rFonts w:ascii="Arial" w:eastAsia="Times New Roman" w:hAnsi="Arial" w:cs="Arial"/>
          <w:sz w:val="20"/>
          <w:szCs w:val="20"/>
        </w:rPr>
        <w:t>16S rRNA sequence data w</w:t>
      </w:r>
      <w:r w:rsidR="00311725">
        <w:rPr>
          <w:rFonts w:ascii="Arial" w:eastAsia="Times New Roman" w:hAnsi="Arial" w:cs="Arial"/>
          <w:sz w:val="20"/>
          <w:szCs w:val="20"/>
        </w:rPr>
        <w:t>ere</w:t>
      </w:r>
      <w:r w:rsidRPr="00961490">
        <w:rPr>
          <w:rFonts w:ascii="Arial" w:eastAsia="Times New Roman" w:hAnsi="Arial" w:cs="Arial"/>
          <w:sz w:val="20"/>
          <w:szCs w:val="20"/>
        </w:rPr>
        <w:t xml:space="preserve"> obtained from visibly healthy coral DNA extractions collected and processed for the Global Coral Microbiome Project (GCMP). This included coral samples taken from </w:t>
      </w:r>
      <w:r w:rsidR="00311725">
        <w:rPr>
          <w:rFonts w:ascii="Arial" w:eastAsia="Times New Roman" w:hAnsi="Arial" w:cs="Arial"/>
          <w:sz w:val="20"/>
          <w:szCs w:val="20"/>
        </w:rPr>
        <w:t>E</w:t>
      </w:r>
      <w:r w:rsidRPr="00961490">
        <w:rPr>
          <w:rFonts w:ascii="Arial" w:eastAsia="Times New Roman" w:hAnsi="Arial" w:cs="Arial"/>
          <w:sz w:val="20"/>
          <w:szCs w:val="20"/>
        </w:rPr>
        <w:t xml:space="preserve">astern and </w:t>
      </w:r>
      <w:r w:rsidR="00311725">
        <w:rPr>
          <w:rFonts w:ascii="Arial" w:eastAsia="Times New Roman" w:hAnsi="Arial" w:cs="Arial"/>
          <w:sz w:val="20"/>
          <w:szCs w:val="20"/>
        </w:rPr>
        <w:t>W</w:t>
      </w:r>
      <w:r w:rsidRPr="00961490">
        <w:rPr>
          <w:rFonts w:ascii="Arial" w:eastAsia="Times New Roman" w:hAnsi="Arial" w:cs="Arial"/>
          <w:sz w:val="20"/>
          <w:szCs w:val="20"/>
        </w:rPr>
        <w:t>estern Australia that were used in a previous study by Pollock and co-authors</w:t>
      </w:r>
      <w:r w:rsidR="00DA6924">
        <w:rPr>
          <w:rFonts w:ascii="Arial" w:eastAsia="Times New Roman" w:hAnsi="Arial" w:cs="Arial"/>
          <w:sz w:val="20"/>
          <w:szCs w:val="20"/>
        </w:rPr>
        <w:fldChar w:fldCharType="begin"/>
      </w:r>
      <w:r w:rsidR="007372D3">
        <w:rPr>
          <w:rFonts w:ascii="Arial" w:eastAsia="Times New Roman" w:hAnsi="Arial" w:cs="Arial"/>
          <w:sz w:val="20"/>
          <w:szCs w:val="20"/>
        </w:rPr>
        <w:instrText xml:space="preserve"> ADDIN ZOTERO_ITEM CSL_CITATION {"citationID":"4Bn6ZRSv","properties":{"formattedCitation":"\\super 16\\nosupersub{}","plainCitation":"16","noteIndex":0},"citationItems":[{"id":1151,"uris":["http://zotero.org/groups/2769688/items/8XBZWD3W"],"itemData":{"id":1151,"type":"article-journal","abstract":"Associations between corals and symbiotic microorganisms could be driven by the environment or shared evolutionary history. Here, the authors examine relationships between coral phylogenies and associated microbiomes, finding evidence of phylosymbiosis in microbes from coral skeleton and tissue, but not mucus.","container-title":"Nature Communications","DOI":"10.1038/s41467-018-07275-x","ISSN":"2041-1723","issue":"1","language":"en","license":"2018 The Author(s)","note":"number: 1\npublisher: Nature Publishing Group","page":"1-13","source":"www.nature.com","title":"Coral-associated bacteria demonstrate phylosymbiosis and cophylogeny","volume":"9","author":[{"family":"Pollock","given":"F. Joseph"},{"family":"McMinds","given":"Ryan"},{"family":"Smith","given":"Styles"},{"family":"Bourne","given":"David G."},{"family":"Willis","given":"Bette L."},{"family":"Medina","given":"Mónica"},{"family":"Thurber","given":"Rebecca Vega"},{"family":"Zaneveld","given":"Jesse R."}],"issued":{"date-parts":[["2018",11,22]]}}}],"schema":"https://github.com/citation-style-language/schema/raw/master/csl-citation.json"} </w:instrText>
      </w:r>
      <w:r w:rsidR="00DA6924">
        <w:rPr>
          <w:rFonts w:ascii="Arial" w:eastAsia="Times New Roman" w:hAnsi="Arial" w:cs="Arial"/>
          <w:sz w:val="20"/>
          <w:szCs w:val="20"/>
        </w:rPr>
        <w:fldChar w:fldCharType="separate"/>
      </w:r>
      <w:r w:rsidR="00DA6924" w:rsidRPr="00DA6924">
        <w:rPr>
          <w:rFonts w:ascii="Arial" w:hAnsi="Arial" w:cs="Arial"/>
          <w:sz w:val="20"/>
          <w:vertAlign w:val="superscript"/>
        </w:rPr>
        <w:t>16</w:t>
      </w:r>
      <w:r w:rsidR="00DA6924">
        <w:rPr>
          <w:rFonts w:ascii="Arial" w:eastAsia="Times New Roman" w:hAnsi="Arial" w:cs="Arial"/>
          <w:sz w:val="20"/>
          <w:szCs w:val="20"/>
        </w:rPr>
        <w:fldChar w:fldCharType="end"/>
      </w:r>
      <w:r w:rsidRPr="00961490">
        <w:rPr>
          <w:rFonts w:ascii="Arial" w:eastAsia="Times New Roman" w:hAnsi="Arial" w:cs="Arial"/>
          <w:sz w:val="20"/>
          <w:szCs w:val="20"/>
        </w:rPr>
        <w:t xml:space="preserve"> in addition to coral samples taken from the Red Sea, Indian Ocean, Coral Triangle, Caribbean, and Eastern Pacific. All samples compared in this study were collected, processed, and sequenced using consistent protocols as outlined below. In total, 1,440 coral, outgroup, and environmental samples were collected. Of these GCMP samples, the 1,283 scleractinian coral and outgroup samples were used in the present study (Supplementary Data Table 1a). These comprise 132 species and 64 genera of corals originating from 42 reefs spanning the Pacific, Indian, and Atlantic oceans.</w:t>
      </w:r>
      <w:r w:rsidR="00E227EE">
        <w:rPr>
          <w:rFonts w:ascii="Arial" w:eastAsia="Times New Roman" w:hAnsi="Arial" w:cs="Arial"/>
          <w:sz w:val="20"/>
          <w:szCs w:val="20"/>
        </w:rPr>
        <w:t xml:space="preserve"> </w:t>
      </w:r>
      <w:r w:rsidR="00E227EE">
        <w:rPr>
          <w:rFonts w:ascii="Arial" w:hAnsi="Arial" w:cs="Arial"/>
          <w:color w:val="000000"/>
          <w:sz w:val="20"/>
          <w:szCs w:val="20"/>
        </w:rPr>
        <w:t xml:space="preserve">Excluding outgroups, these data included an average of </w:t>
      </w:r>
      <w:r w:rsidR="00E227EE" w:rsidRPr="00C64009">
        <w:rPr>
          <w:rFonts w:ascii="Arial" w:eastAsia="Times New Roman" w:hAnsi="Arial" w:cs="Arial"/>
          <w:sz w:val="20"/>
          <w:szCs w:val="20"/>
        </w:rPr>
        <w:t xml:space="preserve">22.3 </w:t>
      </w:r>
      <w:r w:rsidR="00E227EE" w:rsidRPr="00C64009">
        <w:rPr>
          <w:rFonts w:ascii="Arial" w:hAnsi="Arial" w:cs="Arial"/>
          <w:color w:val="000000"/>
          <w:sz w:val="20"/>
          <w:szCs w:val="20"/>
        </w:rPr>
        <w:t>± 3.3</w:t>
      </w:r>
      <w:r w:rsidR="00E227EE">
        <w:rPr>
          <w:rFonts w:ascii="Arial" w:hAnsi="Arial" w:cs="Arial"/>
          <w:color w:val="000000"/>
          <w:sz w:val="20"/>
          <w:szCs w:val="20"/>
        </w:rPr>
        <w:t xml:space="preserve"> samples per genus, with a minimum of n of 2 in the genus </w:t>
      </w:r>
      <w:r w:rsidR="00E227EE" w:rsidRPr="00C64009">
        <w:rPr>
          <w:rFonts w:ascii="Arial" w:hAnsi="Arial" w:cs="Arial"/>
          <w:i/>
          <w:iCs/>
          <w:color w:val="000000"/>
          <w:sz w:val="20"/>
          <w:szCs w:val="20"/>
        </w:rPr>
        <w:t>Lithophyllon</w:t>
      </w:r>
      <w:r w:rsidR="00E227EE">
        <w:rPr>
          <w:rFonts w:ascii="Arial" w:hAnsi="Arial" w:cs="Arial"/>
          <w:color w:val="000000"/>
          <w:sz w:val="20"/>
          <w:szCs w:val="20"/>
        </w:rPr>
        <w:t xml:space="preserve"> (Supplementary Data Table 1a, d).</w:t>
      </w:r>
    </w:p>
    <w:p w14:paraId="20A1B39B" w14:textId="4D77B3C2" w:rsidR="00961490" w:rsidRPr="00961490" w:rsidRDefault="00961490" w:rsidP="00961490">
      <w:pPr>
        <w:rPr>
          <w:rFonts w:ascii="Arial" w:eastAsia="Times New Roman" w:hAnsi="Arial" w:cs="Arial"/>
          <w:sz w:val="20"/>
          <w:szCs w:val="20"/>
        </w:rPr>
      </w:pPr>
      <w:r w:rsidRPr="00961490">
        <w:rPr>
          <w:rFonts w:ascii="Arial" w:eastAsia="Times New Roman" w:hAnsi="Arial" w:cs="Arial"/>
          <w:sz w:val="20"/>
          <w:szCs w:val="20"/>
        </w:rPr>
        <w:t>The collection and processing of these coral samples followed the methods outlined in Pollock et al</w:t>
      </w:r>
      <w:r w:rsidR="00DA6924">
        <w:rPr>
          <w:rFonts w:ascii="Arial" w:eastAsia="Times New Roman" w:hAnsi="Arial" w:cs="Arial"/>
          <w:sz w:val="20"/>
          <w:szCs w:val="20"/>
        </w:rPr>
        <w:t>.</w:t>
      </w:r>
      <w:r w:rsidR="00DA6924">
        <w:rPr>
          <w:rFonts w:ascii="Arial" w:eastAsia="Times New Roman" w:hAnsi="Arial" w:cs="Arial"/>
          <w:sz w:val="20"/>
          <w:szCs w:val="20"/>
        </w:rPr>
        <w:fldChar w:fldCharType="begin"/>
      </w:r>
      <w:r w:rsidR="007372D3">
        <w:rPr>
          <w:rFonts w:ascii="Arial" w:eastAsia="Times New Roman" w:hAnsi="Arial" w:cs="Arial"/>
          <w:sz w:val="20"/>
          <w:szCs w:val="20"/>
        </w:rPr>
        <w:instrText xml:space="preserve"> ADDIN ZOTERO_ITEM CSL_CITATION {"citationID":"5i8tGA0z","properties":{"formattedCitation":"\\super 16\\nosupersub{}","plainCitation":"16","noteIndex":0},"citationItems":[{"id":1151,"uris":["http://zotero.org/groups/2769688/items/8XBZWD3W"],"itemData":{"id":1151,"type":"article-journal","abstract":"Associations between corals and symbiotic microorganisms could be driven by the environment or shared evolutionary history. Here, the authors examine relationships between coral phylogenies and associated microbiomes, finding evidence of phylosymbiosis in microbes from coral skeleton and tissue, but not mucus.","container-title":"Nature Communications","DOI":"10.1038/s41467-018-07275-x","ISSN":"2041-1723","issue":"1","language":"en","license":"2018 The Author(s)","note":"number: 1\npublisher: Nature Publishing Group","page":"1-13","source":"www.nature.com","title":"Coral-associated bacteria demonstrate phylosymbiosis and cophylogeny","volume":"9","author":[{"family":"Pollock","given":"F. Joseph"},{"family":"McMinds","given":"Ryan"},{"family":"Smith","given":"Styles"},{"family":"Bourne","given":"David G."},{"family":"Willis","given":"Bette L."},{"family":"Medina","given":"Mónica"},{"family":"Thurber","given":"Rebecca Vega"},{"family":"Zaneveld","given":"Jesse R."}],"issued":{"date-parts":[["2018",11,22]]}}}],"schema":"https://github.com/citation-style-language/schema/raw/master/csl-citation.json"} </w:instrText>
      </w:r>
      <w:r w:rsidR="00DA6924">
        <w:rPr>
          <w:rFonts w:ascii="Arial" w:eastAsia="Times New Roman" w:hAnsi="Arial" w:cs="Arial"/>
          <w:sz w:val="20"/>
          <w:szCs w:val="20"/>
        </w:rPr>
        <w:fldChar w:fldCharType="separate"/>
      </w:r>
      <w:r w:rsidR="00DA6924" w:rsidRPr="00DA6924">
        <w:rPr>
          <w:rFonts w:ascii="Arial" w:hAnsi="Arial" w:cs="Arial"/>
          <w:sz w:val="20"/>
          <w:vertAlign w:val="superscript"/>
        </w:rPr>
        <w:t>16</w:t>
      </w:r>
      <w:r w:rsidR="00DA6924">
        <w:rPr>
          <w:rFonts w:ascii="Arial" w:eastAsia="Times New Roman" w:hAnsi="Arial" w:cs="Arial"/>
          <w:sz w:val="20"/>
          <w:szCs w:val="20"/>
        </w:rPr>
        <w:fldChar w:fldCharType="end"/>
      </w:r>
      <w:r w:rsidRPr="00961490">
        <w:rPr>
          <w:rFonts w:ascii="Arial" w:eastAsia="Times New Roman" w:hAnsi="Arial" w:cs="Arial"/>
          <w:sz w:val="20"/>
          <w:szCs w:val="20"/>
        </w:rPr>
        <w:t xml:space="preserve"> and are compatible with samples processed for the Earth Microbiome Project</w:t>
      </w:r>
      <w:r w:rsidR="00DA6924">
        <w:rPr>
          <w:rFonts w:ascii="Arial" w:eastAsia="Times New Roman" w:hAnsi="Arial" w:cs="Arial"/>
          <w:sz w:val="20"/>
          <w:szCs w:val="20"/>
        </w:rPr>
        <w:fldChar w:fldCharType="begin"/>
      </w:r>
      <w:r w:rsidR="007372D3">
        <w:rPr>
          <w:rFonts w:ascii="Arial" w:eastAsia="Times New Roman" w:hAnsi="Arial" w:cs="Arial"/>
          <w:sz w:val="20"/>
          <w:szCs w:val="20"/>
        </w:rPr>
        <w:instrText xml:space="preserve"> ADDIN ZOTERO_ITEM CSL_CITATION {"citationID":"VzBTbrhD","properties":{"formattedCitation":"\\super 58\\nosupersub{}","plainCitation":"58","noteIndex":0},"citationItems":[{"id":656,"uris":["http://zotero.org/users/5951735/items/VPIIKRUS"],"itemData":{"id":656,"type":"article-journal","container-title":"Nature","DOI":"10.1038/nature24621","ISSN":"0028-0836, 1476-4687","issue":"7681","journalAbbreviation":"Nature","language":"en","page":"457-463","source":"DOI.org (Crossref)","title":"A communal catalogue reveals Earth’s multiscale microbial diversity","volume":"551","author":[{"literal":"The Earth Microbiome Project Consortium"},{"family":"Thompson","given":"Luke R."},{"family":"Sanders","given":"Jon G."},{"family":"McDonald","given":"Daniel"},{"family":"Amir","given":"Amnon"},{"family":"Ladau","given":"Joshua"},{"family":"Locey","given":"Kenneth J."},{"family":"Prill","given":"Robert J."},{"family":"Tripathi","given":"Anupriya"},{"family":"Gibbons","given":"Sean M."},{"family":"Ackermann","given":"Gail"},{"family":"Navas-Molina","given":"Jose A."},{"family":"Janssen","given":"Stefan"},{"family":"Kopylova","given":"Evguenia"},{"family":"Vázquez-Baeza","given":"Yoshiki"},{"family":"González","given":"Antonio"},{"family":"Morton","given":"James T."},{"family":"Mirarab","given":"Siavash"},{"family":"Zech Xu","given":"Zhenjiang"},{"family":"Jiang","given":"Lingjing"},{"family":"Haroon","given":"Mohamed F."},{"family":"Kanbar","given":"Jad"},{"family":"Zhu","given":"Qiyun"},{"family":"Jin Song","given":"Se"},{"family":"Kosciolek","given":"Tomasz"},{"family":"Bokulich","given":"Nicholas A."},{"family":"Lefler","given":"Joshua"},{"family":"Brislawn","given":"Colin J."},{"family":"Humphrey","given":"Gregory"},{"family":"Owens","given":"Sarah M."},{"family":"Hampton-Marcell","given":"Jarrad"},{"family":"Berg-Lyons","given":"Donna"},{"family":"McKenzie","given":"Valerie"},{"family":"Fierer","given":"Noah"},{"family":"Fuhrman","given":"Jed A."},{"family":"Clauset","given":"Aaron"},{"family":"Stevens","given":"Rick L."},{"family":"Shade","given":"Ashley"},{"family":"Pollard","given":"Katherine S."},{"family":"Goodwin","given":"Kelly D."},{"family":"Jansson","given":"Janet K."},{"family":"Gilbert","given":"Jack A."},{"family":"Knight","given":"Rob"}],"issued":{"date-parts":[["2017",11]]}}}],"schema":"https://github.com/citation-style-language/schema/raw/master/csl-citation.json"} </w:instrText>
      </w:r>
      <w:r w:rsidR="00DA6924">
        <w:rPr>
          <w:rFonts w:ascii="Arial" w:eastAsia="Times New Roman" w:hAnsi="Arial" w:cs="Arial"/>
          <w:sz w:val="20"/>
          <w:szCs w:val="20"/>
        </w:rPr>
        <w:fldChar w:fldCharType="separate"/>
      </w:r>
      <w:r w:rsidR="007372D3" w:rsidRPr="007372D3">
        <w:rPr>
          <w:rFonts w:ascii="Arial" w:hAnsi="Arial" w:cs="Arial"/>
          <w:sz w:val="20"/>
          <w:vertAlign w:val="superscript"/>
        </w:rPr>
        <w:t>58</w:t>
      </w:r>
      <w:r w:rsidR="00DA6924">
        <w:rPr>
          <w:rFonts w:ascii="Arial" w:eastAsia="Times New Roman" w:hAnsi="Arial" w:cs="Arial"/>
          <w:sz w:val="20"/>
          <w:szCs w:val="20"/>
        </w:rPr>
        <w:fldChar w:fldCharType="end"/>
      </w:r>
      <w:r w:rsidRPr="00961490">
        <w:rPr>
          <w:rFonts w:ascii="Arial" w:eastAsia="Times New Roman" w:hAnsi="Arial" w:cs="Arial"/>
          <w:sz w:val="20"/>
          <w:szCs w:val="20"/>
        </w:rPr>
        <w:t>. Briefly, three coral compartments were targeted for each sample: tissue, mucus, and skeleton. Mucus was released through agitation of coral surface using a blunt 10mL syringe for approximately 30 seconds and collected via suction into a cryogenic vial. Small coral fragments were collected by hammer and chisel or bone shears for both tissue and skeleton samples into sterile WhirlPaks (Nasco Sampling, Madison, WI). All samples were frozen in liquid nitrogen on immediate return to the surface prior to processing. In the laboratory, snap frozen coral fragments were washed with sterile seawater and the tissue was separated from skeleton using sterilized pressurized air at between 800-2000 PSI. Tissue and skeleton samples were then preserved in PowerSoil DNA Isolation kit (MoBio Laboratories, Carlsbad, CA; now Qiagen, Venlo, Netherlands) bead tubes, which contain a guanidinium preservative, and stored at -80</w:t>
      </w:r>
      <w:r w:rsidRPr="00961490">
        <w:rPr>
          <w:rFonts w:ascii="Cambria Math" w:eastAsia="Times New Roman" w:hAnsi="Cambria Math" w:cs="Cambria Math"/>
          <w:sz w:val="20"/>
          <w:szCs w:val="20"/>
        </w:rPr>
        <w:t>℃</w:t>
      </w:r>
      <w:r w:rsidRPr="00961490">
        <w:rPr>
          <w:rFonts w:ascii="Arial" w:eastAsia="Times New Roman" w:hAnsi="Arial" w:cs="Arial"/>
          <w:sz w:val="20"/>
          <w:szCs w:val="20"/>
        </w:rPr>
        <w:t xml:space="preserve"> to await further processing. Outgroup non-scleractinian Anthozoans were also opportunistically collected and stored similarly, including healthy samples of the genera </w:t>
      </w:r>
      <w:r w:rsidRPr="00961490">
        <w:rPr>
          <w:rFonts w:ascii="Arial" w:eastAsia="Times New Roman" w:hAnsi="Arial" w:cs="Arial"/>
          <w:i/>
          <w:sz w:val="20"/>
          <w:szCs w:val="20"/>
        </w:rPr>
        <w:t xml:space="preserve">Millepora </w:t>
      </w:r>
      <w:r w:rsidRPr="00961490">
        <w:rPr>
          <w:rFonts w:ascii="Arial" w:eastAsia="Times New Roman" w:hAnsi="Arial" w:cs="Arial"/>
          <w:sz w:val="20"/>
          <w:szCs w:val="20"/>
        </w:rPr>
        <w:t xml:space="preserve">(hydrozoan fire coral), </w:t>
      </w:r>
      <w:r w:rsidRPr="00961490">
        <w:rPr>
          <w:rFonts w:ascii="Arial" w:eastAsia="Times New Roman" w:hAnsi="Arial" w:cs="Arial"/>
          <w:i/>
          <w:sz w:val="20"/>
          <w:szCs w:val="20"/>
        </w:rPr>
        <w:t xml:space="preserve">Palythoa </w:t>
      </w:r>
      <w:r w:rsidRPr="00961490">
        <w:rPr>
          <w:rFonts w:ascii="Arial" w:eastAsia="Times New Roman" w:hAnsi="Arial" w:cs="Arial"/>
          <w:sz w:val="20"/>
          <w:szCs w:val="20"/>
        </w:rPr>
        <w:t xml:space="preserve">(zoanthid), </w:t>
      </w:r>
      <w:r w:rsidRPr="00961490">
        <w:rPr>
          <w:rFonts w:ascii="Arial" w:eastAsia="Times New Roman" w:hAnsi="Arial" w:cs="Arial"/>
          <w:i/>
          <w:sz w:val="20"/>
          <w:szCs w:val="20"/>
        </w:rPr>
        <w:t xml:space="preserve">Heliopora </w:t>
      </w:r>
      <w:r w:rsidRPr="00961490">
        <w:rPr>
          <w:rFonts w:ascii="Arial" w:eastAsia="Times New Roman" w:hAnsi="Arial" w:cs="Arial"/>
          <w:sz w:val="20"/>
          <w:szCs w:val="20"/>
        </w:rPr>
        <w:t xml:space="preserve">(blue coral), </w:t>
      </w:r>
      <w:r w:rsidRPr="00961490">
        <w:rPr>
          <w:rFonts w:ascii="Arial" w:eastAsia="Times New Roman" w:hAnsi="Arial" w:cs="Arial"/>
          <w:i/>
          <w:sz w:val="20"/>
          <w:szCs w:val="20"/>
        </w:rPr>
        <w:t xml:space="preserve">Tubipora </w:t>
      </w:r>
      <w:r w:rsidRPr="00961490">
        <w:rPr>
          <w:rFonts w:ascii="Arial" w:eastAsia="Times New Roman" w:hAnsi="Arial" w:cs="Arial"/>
          <w:sz w:val="20"/>
          <w:szCs w:val="20"/>
        </w:rPr>
        <w:t xml:space="preserve">(organ pipe coral), and </w:t>
      </w:r>
      <w:r w:rsidRPr="00961490">
        <w:rPr>
          <w:rFonts w:ascii="Arial" w:eastAsia="Times New Roman" w:hAnsi="Arial" w:cs="Arial"/>
          <w:i/>
          <w:sz w:val="20"/>
          <w:szCs w:val="20"/>
        </w:rPr>
        <w:t xml:space="preserve">Xenia </w:t>
      </w:r>
      <w:r w:rsidRPr="00961490">
        <w:rPr>
          <w:rFonts w:ascii="Arial" w:eastAsia="Times New Roman" w:hAnsi="Arial" w:cs="Arial"/>
          <w:sz w:val="20"/>
          <w:szCs w:val="20"/>
        </w:rPr>
        <w:t xml:space="preserve">and </w:t>
      </w:r>
      <w:r w:rsidRPr="00961490">
        <w:rPr>
          <w:rFonts w:ascii="Arial" w:eastAsia="Times New Roman" w:hAnsi="Arial" w:cs="Arial"/>
          <w:i/>
          <w:sz w:val="20"/>
          <w:szCs w:val="20"/>
        </w:rPr>
        <w:t xml:space="preserve">Lobophytum </w:t>
      </w:r>
      <w:r w:rsidRPr="00961490">
        <w:rPr>
          <w:rFonts w:ascii="Arial" w:eastAsia="Times New Roman" w:hAnsi="Arial" w:cs="Arial"/>
          <w:sz w:val="20"/>
          <w:szCs w:val="20"/>
        </w:rPr>
        <w:t xml:space="preserve">(soft corals). </w:t>
      </w:r>
    </w:p>
    <w:p w14:paraId="5D6AE7AF" w14:textId="154C08E5" w:rsidR="00961490" w:rsidRPr="00961490" w:rsidRDefault="00961490" w:rsidP="00961490">
      <w:pPr>
        <w:rPr>
          <w:rFonts w:ascii="Arial" w:eastAsia="Times New Roman" w:hAnsi="Arial" w:cs="Arial"/>
          <w:sz w:val="20"/>
          <w:szCs w:val="20"/>
        </w:rPr>
      </w:pPr>
      <w:r w:rsidRPr="00961490">
        <w:rPr>
          <w:rFonts w:ascii="Arial" w:eastAsia="Times New Roman" w:hAnsi="Arial" w:cs="Arial"/>
          <w:sz w:val="20"/>
          <w:szCs w:val="20"/>
        </w:rPr>
        <w:lastRenderedPageBreak/>
        <w:t>Bacterial and archaeal DNA were extracted using the PowerSoil DNA Isolation Kit (MoBio Laboratories, Carlsbad, CA; now Qiagen, Venlo, Netherlands). To select for the 16S rRNA V4 gene region, polymerase chain reaction (PCR) was performed using the following primers with illumina adapter sequences (underlined) at the 5’ ends: 5</w:t>
      </w:r>
      <w:r w:rsidRPr="00961490">
        <w:rPr>
          <w:rFonts w:ascii="Arial" w:eastAsia="Times New Roman" w:hAnsi="Arial" w:cs="Arial"/>
          <w:color w:val="222222"/>
          <w:sz w:val="20"/>
          <w:szCs w:val="20"/>
          <w:highlight w:val="white"/>
        </w:rPr>
        <w:t>15F</w:t>
      </w:r>
      <w:r w:rsidR="00DA6924">
        <w:rPr>
          <w:rFonts w:ascii="Arial" w:eastAsia="Times New Roman" w:hAnsi="Arial" w:cs="Arial"/>
          <w:color w:val="222222"/>
          <w:sz w:val="20"/>
          <w:szCs w:val="20"/>
          <w:highlight w:val="white"/>
        </w:rPr>
        <w:fldChar w:fldCharType="begin"/>
      </w:r>
      <w:r w:rsidR="007372D3">
        <w:rPr>
          <w:rFonts w:ascii="Arial" w:eastAsia="Times New Roman" w:hAnsi="Arial" w:cs="Arial"/>
          <w:color w:val="222222"/>
          <w:sz w:val="20"/>
          <w:szCs w:val="20"/>
          <w:highlight w:val="white"/>
        </w:rPr>
        <w:instrText xml:space="preserve"> ADDIN ZOTERO_ITEM CSL_CITATION {"citationID":"y3F4tVUc","properties":{"formattedCitation":"\\super 59\\nosupersub{}","plainCitation":"59","noteIndex":0},"citationItems":[{"id":645,"uris":["http://zotero.org/users/5951735/items/A6GHDKZC"],"itemData":{"id":645,"type":"article-journal","abstract":"Microbial community analysis via high-throughput sequencing of amplified 16S rRNA genes is an essential microbiology tool. We found the popular primer pair 515F (515F-C) and 806R greatly underestimated (e.g. SAR11) or overestimated (e.g. Gammaproteobacteria) common marine taxa. We evaluated marine samples and mock communities (containing 11 or 27 marine 16S clones), showing alternative primers 515F-Y (5′-GTGYCAGCMGCCGCGGTAA) and 926R (5′-CCGYCAATTYMTTTRAGTTT) yield more accurate estimates of mock community abundances, produce longer amplicons that can differentiate taxa unresolvable with 515F-C/806R, and amplify eukaryotic 18S rRNA. Mock communities amplified with 515F-Y/926R yielded closer observed community composition versus expected (r2 = 0.95) compared with 515F-Y/806R (r2 </w:instrText>
      </w:r>
      <w:r w:rsidR="007372D3">
        <w:rPr>
          <w:rFonts w:ascii="Cambria Math" w:eastAsia="Times New Roman" w:hAnsi="Cambria Math" w:cs="Cambria Math"/>
          <w:color w:val="222222"/>
          <w:sz w:val="20"/>
          <w:szCs w:val="20"/>
          <w:highlight w:val="white"/>
        </w:rPr>
        <w:instrText>∼</w:instrText>
      </w:r>
      <w:r w:rsidR="007372D3">
        <w:rPr>
          <w:rFonts w:ascii="Arial" w:eastAsia="Times New Roman" w:hAnsi="Arial" w:cs="Arial"/>
          <w:color w:val="222222"/>
          <w:sz w:val="20"/>
          <w:szCs w:val="20"/>
          <w:highlight w:val="white"/>
        </w:rPr>
        <w:instrText xml:space="preserve"> 0.5). Unexpectedly, biases with 515F-Y/806R against SAR11 in field samples (</w:instrText>
      </w:r>
      <w:r w:rsidR="007372D3">
        <w:rPr>
          <w:rFonts w:ascii="Cambria Math" w:eastAsia="Times New Roman" w:hAnsi="Cambria Math" w:cs="Cambria Math"/>
          <w:color w:val="222222"/>
          <w:sz w:val="20"/>
          <w:szCs w:val="20"/>
          <w:highlight w:val="white"/>
        </w:rPr>
        <w:instrText>∼</w:instrText>
      </w:r>
      <w:r w:rsidR="007372D3">
        <w:rPr>
          <w:rFonts w:ascii="Arial" w:eastAsia="Times New Roman" w:hAnsi="Arial" w:cs="Arial"/>
          <w:color w:val="222222"/>
          <w:sz w:val="20"/>
          <w:szCs w:val="20"/>
          <w:highlight w:val="white"/>
        </w:rPr>
        <w:instrText>4–10-fold) were stronger than in mock communities (</w:instrText>
      </w:r>
      <w:r w:rsidR="007372D3">
        <w:rPr>
          <w:rFonts w:ascii="Cambria Math" w:eastAsia="Times New Roman" w:hAnsi="Cambria Math" w:cs="Cambria Math"/>
          <w:color w:val="222222"/>
          <w:sz w:val="20"/>
          <w:szCs w:val="20"/>
          <w:highlight w:val="white"/>
        </w:rPr>
        <w:instrText>∼</w:instrText>
      </w:r>
      <w:r w:rsidR="007372D3">
        <w:rPr>
          <w:rFonts w:ascii="Arial" w:eastAsia="Times New Roman" w:hAnsi="Arial" w:cs="Arial"/>
          <w:color w:val="222222"/>
          <w:sz w:val="20"/>
          <w:szCs w:val="20"/>
          <w:highlight w:val="white"/>
        </w:rPr>
        <w:instrText xml:space="preserve">2-fold). Correcting a mismatch to Thaumarchaea in the 515F-C increased their apparent abundance in field samples, but not as much as using 926R rather than 806R. With plankton samples rich in eukaryotic DNA (&gt; 1 μm size fraction), 18S sequences averaged </w:instrText>
      </w:r>
      <w:r w:rsidR="007372D3">
        <w:rPr>
          <w:rFonts w:ascii="Cambria Math" w:eastAsia="Times New Roman" w:hAnsi="Cambria Math" w:cs="Cambria Math"/>
          <w:color w:val="222222"/>
          <w:sz w:val="20"/>
          <w:szCs w:val="20"/>
          <w:highlight w:val="white"/>
        </w:rPr>
        <w:instrText>∼</w:instrText>
      </w:r>
      <w:r w:rsidR="007372D3">
        <w:rPr>
          <w:rFonts w:ascii="Arial" w:eastAsia="Times New Roman" w:hAnsi="Arial" w:cs="Arial"/>
          <w:color w:val="222222"/>
          <w:sz w:val="20"/>
          <w:szCs w:val="20"/>
          <w:highlight w:val="white"/>
        </w:rPr>
        <w:instrText xml:space="preserve">17% of all sequences. A single mismatch can strongly bias amplification, but even perfectly matched primers can exhibit preferential amplification. We show that beyond in silico predictions, testing with mock communities and field samples is important in primer selection.","container-title":"Environmental Microbiology","DOI":"10.1111/1462-2920.13023","ISSN":"1462-2920","issue":"5","language":"en","license":"© 2015 Society for Applied Microbiology and John Wiley &amp; Sons Ltd","note":"_eprint: https://sfamjournals.onlinelibrary.wiley.com/doi/pdf/10.1111/1462-2920.13023","page":"1403-1414","source":"Wiley Online Library","title":"Every base matters: assessing small subunit rRNA primers for marine microbiomes with mock communities, time series and global field samples","title-short":"Every base matters","volume":"18","author":[{"family":"Parada","given":"Alma E."},{"family":"Needham","given":"David M."},{"family":"Fuhrman","given":"Jed A."}],"issued":{"date-parts":[["2016"]]}}}],"schema":"https://github.com/citation-style-language/schema/raw/master/csl-citation.json"} </w:instrText>
      </w:r>
      <w:r w:rsidR="00DA6924">
        <w:rPr>
          <w:rFonts w:ascii="Arial" w:eastAsia="Times New Roman" w:hAnsi="Arial" w:cs="Arial"/>
          <w:color w:val="222222"/>
          <w:sz w:val="20"/>
          <w:szCs w:val="20"/>
          <w:highlight w:val="white"/>
        </w:rPr>
        <w:fldChar w:fldCharType="separate"/>
      </w:r>
      <w:r w:rsidR="007372D3" w:rsidRPr="007372D3">
        <w:rPr>
          <w:rFonts w:ascii="Arial" w:hAnsi="Arial" w:cs="Arial"/>
          <w:color w:val="000000"/>
          <w:sz w:val="20"/>
          <w:vertAlign w:val="superscript"/>
        </w:rPr>
        <w:t>59</w:t>
      </w:r>
      <w:r w:rsidR="00DA6924">
        <w:rPr>
          <w:rFonts w:ascii="Arial" w:eastAsia="Times New Roman" w:hAnsi="Arial" w:cs="Arial"/>
          <w:color w:val="222222"/>
          <w:sz w:val="20"/>
          <w:szCs w:val="20"/>
          <w:highlight w:val="white"/>
        </w:rPr>
        <w:fldChar w:fldCharType="end"/>
      </w:r>
      <w:r w:rsidRPr="00961490">
        <w:rPr>
          <w:rFonts w:ascii="Arial" w:eastAsia="Gungsuh" w:hAnsi="Arial" w:cs="Arial"/>
          <w:color w:val="222222"/>
          <w:sz w:val="20"/>
          <w:szCs w:val="20"/>
          <w:highlight w:val="white"/>
        </w:rPr>
        <w:t xml:space="preserve"> 5′−</w:t>
      </w:r>
      <w:r w:rsidRPr="00961490">
        <w:rPr>
          <w:rFonts w:ascii="Arial" w:eastAsia="Times New Roman" w:hAnsi="Arial" w:cs="Arial"/>
          <w:sz w:val="20"/>
          <w:szCs w:val="20"/>
        </w:rPr>
        <w:t xml:space="preserve"> </w:t>
      </w:r>
      <w:r w:rsidRPr="00961490">
        <w:rPr>
          <w:rFonts w:ascii="Arial" w:eastAsia="Times New Roman" w:hAnsi="Arial" w:cs="Arial"/>
          <w:sz w:val="20"/>
          <w:szCs w:val="20"/>
          <w:u w:val="single"/>
        </w:rPr>
        <w:t xml:space="preserve">TCG TCG GCA GCG TCA GAT GTG TAT AAG AGA CAG </w:t>
      </w:r>
      <w:r w:rsidRPr="00961490">
        <w:rPr>
          <w:rFonts w:ascii="Arial" w:eastAsia="Times New Roman" w:hAnsi="Arial" w:cs="Arial"/>
          <w:sz w:val="20"/>
          <w:szCs w:val="20"/>
        </w:rPr>
        <w:t xml:space="preserve">GTG YCA GCM GCC GCG GTA A </w:t>
      </w:r>
      <w:r w:rsidRPr="00961490">
        <w:rPr>
          <w:rFonts w:ascii="Arial" w:eastAsia="Gungsuh" w:hAnsi="Arial" w:cs="Arial"/>
          <w:color w:val="222222"/>
          <w:sz w:val="20"/>
          <w:szCs w:val="20"/>
          <w:highlight w:val="white"/>
        </w:rPr>
        <w:t xml:space="preserve">−3′ </w:t>
      </w:r>
      <w:r w:rsidRPr="00961490">
        <w:rPr>
          <w:rFonts w:ascii="Arial" w:eastAsia="Times New Roman" w:hAnsi="Arial" w:cs="Arial"/>
          <w:color w:val="222222"/>
          <w:sz w:val="20"/>
          <w:szCs w:val="20"/>
          <w:highlight w:val="white"/>
        </w:rPr>
        <w:t>and 806R</w:t>
      </w:r>
      <w:r w:rsidR="00DA6924">
        <w:rPr>
          <w:rFonts w:ascii="Arial" w:eastAsia="Times New Roman" w:hAnsi="Arial" w:cs="Arial"/>
          <w:color w:val="222222"/>
          <w:sz w:val="20"/>
          <w:szCs w:val="20"/>
          <w:highlight w:val="white"/>
        </w:rPr>
        <w:fldChar w:fldCharType="begin"/>
      </w:r>
      <w:r w:rsidR="007372D3">
        <w:rPr>
          <w:rFonts w:ascii="Arial" w:eastAsia="Times New Roman" w:hAnsi="Arial" w:cs="Arial"/>
          <w:color w:val="222222"/>
          <w:sz w:val="20"/>
          <w:szCs w:val="20"/>
          <w:highlight w:val="white"/>
        </w:rPr>
        <w:instrText xml:space="preserve"> ADDIN ZOTERO_ITEM CSL_CITATION {"citationID":"1Btb1NVN","properties":{"formattedCitation":"\\super 60\\nosupersub{}","plainCitation":"60","noteIndex":0},"citationItems":[{"id":649,"uris":["http://zotero.org/users/5951735/items/8AHWGNVY"],"itemData":{"id":649,"type":"article-journal","abstract":"High-throughput sequencing of small subunit ribosomal RNA (SSU rRNA) genes from marine environments is a widely applied method used to uncover the composition of microbial communities. We conducted an analysis of surface ocean waters with the commonly employed hypervariable 4 region SSU rRNA gene primers 515F and 806R, and found that bacteria belonging to the SAR11 clade of Alphaproteobacteria, a group typically making up 20 to 40% of the bacterioplankton in this environment, were greatly underrepresented and comprised &lt;4% of the total community. Using the SILVA reference database, we found a single nucleotide mismatch to nearly all SAR11 subclades, and revised the 806R primer so that it increased the detection of SAR11 clade sequences in the database from 2.6 to 96.7%. We then compared the performance of the original and revised 806R primers in surface seawater samples, and found that SAR11 comprised 0.3 to 3.9% of sequences with the original primers and 17.5 to 30.5% of the sequences with the revised 806R primer. Furthermore, an investigation of seawater obtained from aquaria revealed that SAR11 sequences acquired with the revised 806R primer were more similar to natural cellular abundances of SAR11 detected using fluorescence in situ hybridization counts. Collectively, these results demonstrate that a minor adjustment to the 806R primer will greatly increase detection of the globally abundant SAR11 clade in marine and lake environments, and enable inclusion of this important bacterial lineage in experimental and environmental-based studies.","container-title":"Aquatic Microbial Ecology","DOI":"10.3354/ame01753","ISSN":"0948-3055, 1616-1564","issue":"2","language":"en","page":"129-137","source":"www.int-res.com","title":"Minor revision to V4 region SSU rRNA 806R gene primer greatly increases detection of SAR11 bacterioplankton","volume":"75","author":[{"family":"Apprill","given":"Amy"},{"family":"McNally","given":"Sean"},{"family":"Parsons","given":"Rachel"},{"family":"Weber","given":"Laura"}],"issued":{"date-parts":[["2015",6,4]]}}}],"schema":"https://github.com/citation-style-language/schema/raw/master/csl-citation.json"} </w:instrText>
      </w:r>
      <w:r w:rsidR="00DA6924">
        <w:rPr>
          <w:rFonts w:ascii="Arial" w:eastAsia="Times New Roman" w:hAnsi="Arial" w:cs="Arial"/>
          <w:color w:val="222222"/>
          <w:sz w:val="20"/>
          <w:szCs w:val="20"/>
          <w:highlight w:val="white"/>
        </w:rPr>
        <w:fldChar w:fldCharType="separate"/>
      </w:r>
      <w:r w:rsidR="007372D3" w:rsidRPr="007372D3">
        <w:rPr>
          <w:rFonts w:ascii="Arial" w:hAnsi="Arial" w:cs="Arial"/>
          <w:color w:val="000000"/>
          <w:sz w:val="20"/>
          <w:vertAlign w:val="superscript"/>
        </w:rPr>
        <w:t>60</w:t>
      </w:r>
      <w:r w:rsidR="00DA6924">
        <w:rPr>
          <w:rFonts w:ascii="Arial" w:eastAsia="Times New Roman" w:hAnsi="Arial" w:cs="Arial"/>
          <w:color w:val="222222"/>
          <w:sz w:val="20"/>
          <w:szCs w:val="20"/>
          <w:highlight w:val="white"/>
        </w:rPr>
        <w:fldChar w:fldCharType="end"/>
      </w:r>
      <w:r w:rsidRPr="00961490">
        <w:rPr>
          <w:rFonts w:ascii="Arial" w:eastAsia="Times New Roman" w:hAnsi="Arial" w:cs="Arial"/>
          <w:color w:val="222222"/>
          <w:sz w:val="20"/>
          <w:szCs w:val="20"/>
          <w:highlight w:val="white"/>
        </w:rPr>
        <w:t xml:space="preserve"> </w:t>
      </w:r>
      <w:r w:rsidRPr="00961490">
        <w:rPr>
          <w:rFonts w:ascii="Arial" w:eastAsia="Gungsuh" w:hAnsi="Arial" w:cs="Arial"/>
          <w:color w:val="222222"/>
          <w:sz w:val="20"/>
          <w:szCs w:val="20"/>
          <w:highlight w:val="white"/>
        </w:rPr>
        <w:t>5’−</w:t>
      </w:r>
      <w:r w:rsidRPr="00961490">
        <w:rPr>
          <w:rFonts w:ascii="Arial" w:eastAsia="Times New Roman" w:hAnsi="Arial" w:cs="Arial"/>
          <w:sz w:val="20"/>
          <w:szCs w:val="20"/>
          <w:u w:val="single"/>
        </w:rPr>
        <w:t xml:space="preserve"> GTC TCG TGG GCT CGG AGA TGT GTA TAA GAG ACA G</w:t>
      </w:r>
      <w:r w:rsidRPr="00961490">
        <w:rPr>
          <w:rFonts w:ascii="Arial" w:eastAsia="Times New Roman" w:hAnsi="Arial" w:cs="Arial"/>
          <w:sz w:val="20"/>
          <w:szCs w:val="20"/>
        </w:rPr>
        <w:t xml:space="preserve">GG ACT ACN VGG GTW TCT AAT </w:t>
      </w:r>
      <w:r w:rsidRPr="00961490">
        <w:rPr>
          <w:rFonts w:ascii="Arial" w:eastAsia="Gungsuh" w:hAnsi="Arial" w:cs="Arial"/>
          <w:color w:val="222222"/>
          <w:sz w:val="20"/>
          <w:szCs w:val="20"/>
          <w:highlight w:val="white"/>
        </w:rPr>
        <w:t>−3′)</w:t>
      </w:r>
      <w:r w:rsidRPr="00961490">
        <w:rPr>
          <w:rFonts w:ascii="Arial" w:eastAsia="Times New Roman" w:hAnsi="Arial" w:cs="Arial"/>
          <w:sz w:val="20"/>
          <w:szCs w:val="20"/>
        </w:rPr>
        <w:t>. PCR, library preparation, and sequencing on an Illumina HiSeq (2x125bp) was performed by the EMP</w:t>
      </w:r>
      <w:r w:rsidR="00DA6924">
        <w:rPr>
          <w:rFonts w:ascii="Arial" w:eastAsia="Times New Roman" w:hAnsi="Arial" w:cs="Arial"/>
          <w:sz w:val="20"/>
          <w:szCs w:val="20"/>
        </w:rPr>
        <w:fldChar w:fldCharType="begin"/>
      </w:r>
      <w:r w:rsidR="007372D3">
        <w:rPr>
          <w:rFonts w:ascii="Arial" w:eastAsia="Times New Roman" w:hAnsi="Arial" w:cs="Arial"/>
          <w:sz w:val="20"/>
          <w:szCs w:val="20"/>
        </w:rPr>
        <w:instrText xml:space="preserve"> ADDIN ZOTERO_ITEM CSL_CITATION {"citationID":"3HWGi8Mp","properties":{"formattedCitation":"\\super 58\\nosupersub{}","plainCitation":"58","noteIndex":0},"citationItems":[{"id":656,"uris":["http://zotero.org/users/5951735/items/VPIIKRUS"],"itemData":{"id":656,"type":"article-journal","container-title":"Nature","DOI":"10.1038/nature24621","ISSN":"0028-0836, 1476-4687","issue":"7681","journalAbbreviation":"Nature","language":"en","page":"457-463","source":"DOI.org (Crossref)","title":"A communal catalogue reveals Earth’s multiscale microbial diversity","volume":"551","author":[{"literal":"The Earth Microbiome Project Consortium"},{"family":"Thompson","given":"Luke R."},{"family":"Sanders","given":"Jon G."},{"family":"McDonald","given":"Daniel"},{"family":"Amir","given":"Amnon"},{"family":"Ladau","given":"Joshua"},{"family":"Locey","given":"Kenneth J."},{"family":"Prill","given":"Robert J."},{"family":"Tripathi","given":"Anupriya"},{"family":"Gibbons","given":"Sean M."},{"family":"Ackermann","given":"Gail"},{"family":"Navas-Molina","given":"Jose A."},{"family":"Janssen","given":"Stefan"},{"family":"Kopylova","given":"Evguenia"},{"family":"Vázquez-Baeza","given":"Yoshiki"},{"family":"González","given":"Antonio"},{"family":"Morton","given":"James T."},{"family":"Mirarab","given":"Siavash"},{"family":"Zech Xu","given":"Zhenjiang"},{"family":"Jiang","given":"Lingjing"},{"family":"Haroon","given":"Mohamed F."},{"family":"Kanbar","given":"Jad"},{"family":"Zhu","given":"Qiyun"},{"family":"Jin Song","given":"Se"},{"family":"Kosciolek","given":"Tomasz"},{"family":"Bokulich","given":"Nicholas A."},{"family":"Lefler","given":"Joshua"},{"family":"Brislawn","given":"Colin J."},{"family":"Humphrey","given":"Gregory"},{"family":"Owens","given":"Sarah M."},{"family":"Hampton-Marcell","given":"Jarrad"},{"family":"Berg-Lyons","given":"Donna"},{"family":"McKenzie","given":"Valerie"},{"family":"Fierer","given":"Noah"},{"family":"Fuhrman","given":"Jed A."},{"family":"Clauset","given":"Aaron"},{"family":"Stevens","given":"Rick L."},{"family":"Shade","given":"Ashley"},{"family":"Pollard","given":"Katherine S."},{"family":"Goodwin","given":"Kelly D."},{"family":"Jansson","given":"Janet K."},{"family":"Gilbert","given":"Jack A."},{"family":"Knight","given":"Rob"}],"issued":{"date-parts":[["2017",11]]}}}],"schema":"https://github.com/citation-style-language/schema/raw/master/csl-citation.json"} </w:instrText>
      </w:r>
      <w:r w:rsidR="00DA6924">
        <w:rPr>
          <w:rFonts w:ascii="Arial" w:eastAsia="Times New Roman" w:hAnsi="Arial" w:cs="Arial"/>
          <w:sz w:val="20"/>
          <w:szCs w:val="20"/>
        </w:rPr>
        <w:fldChar w:fldCharType="separate"/>
      </w:r>
      <w:r w:rsidR="007372D3" w:rsidRPr="007372D3">
        <w:rPr>
          <w:rFonts w:ascii="Arial" w:hAnsi="Arial" w:cs="Arial"/>
          <w:sz w:val="20"/>
          <w:vertAlign w:val="superscript"/>
        </w:rPr>
        <w:t>58</w:t>
      </w:r>
      <w:r w:rsidR="00DA6924">
        <w:rPr>
          <w:rFonts w:ascii="Arial" w:eastAsia="Times New Roman" w:hAnsi="Arial" w:cs="Arial"/>
          <w:sz w:val="20"/>
          <w:szCs w:val="20"/>
        </w:rPr>
        <w:fldChar w:fldCharType="end"/>
      </w:r>
      <w:r w:rsidRPr="00961490">
        <w:rPr>
          <w:rFonts w:ascii="Arial" w:eastAsia="Times New Roman" w:hAnsi="Arial" w:cs="Arial"/>
          <w:sz w:val="20"/>
          <w:szCs w:val="20"/>
        </w:rPr>
        <w:t>. All raw sequencing data and associated metadata for the samples used in this study are available on Qiita (qiita.ucsd.edu) under project ID 10895, prep ID 3439.</w:t>
      </w:r>
    </w:p>
    <w:p w14:paraId="671BD1D4" w14:textId="507C67A0" w:rsidR="00961490" w:rsidRPr="00961490" w:rsidRDefault="00961490" w:rsidP="00961490">
      <w:pPr>
        <w:rPr>
          <w:rFonts w:ascii="Arial" w:eastAsia="Times New Roman" w:hAnsi="Arial" w:cs="Arial"/>
          <w:sz w:val="20"/>
          <w:szCs w:val="20"/>
        </w:rPr>
      </w:pPr>
      <w:r w:rsidRPr="00961490">
        <w:rPr>
          <w:rFonts w:ascii="Arial" w:eastAsia="Times New Roman" w:hAnsi="Arial" w:cs="Arial"/>
          <w:b/>
          <w:sz w:val="20"/>
          <w:szCs w:val="20"/>
        </w:rPr>
        <w:t xml:space="preserve">Sequence assembly, quality control and taxonomic assignment. </w:t>
      </w:r>
      <w:r w:rsidRPr="00961490">
        <w:rPr>
          <w:rFonts w:ascii="Arial" w:eastAsia="Times New Roman" w:hAnsi="Arial" w:cs="Arial"/>
          <w:sz w:val="20"/>
          <w:szCs w:val="20"/>
        </w:rPr>
        <w:t>16S rRNA sequencing data were processed in Qiita</w:t>
      </w:r>
      <w:r w:rsidR="00DA6924">
        <w:rPr>
          <w:rFonts w:ascii="Arial" w:eastAsia="Times New Roman" w:hAnsi="Arial" w:cs="Arial"/>
          <w:sz w:val="20"/>
          <w:szCs w:val="20"/>
        </w:rPr>
        <w:fldChar w:fldCharType="begin"/>
      </w:r>
      <w:r w:rsidR="007372D3">
        <w:rPr>
          <w:rFonts w:ascii="Arial" w:eastAsia="Times New Roman" w:hAnsi="Arial" w:cs="Arial"/>
          <w:sz w:val="20"/>
          <w:szCs w:val="20"/>
        </w:rPr>
        <w:instrText xml:space="preserve"> ADDIN ZOTERO_ITEM CSL_CITATION {"citationID":"Qznv4P0H","properties":{"formattedCitation":"\\super 61\\nosupersub{}","plainCitation":"61","noteIndex":0},"citationItems":[{"id":1215,"uris":["http://zotero.org/groups/2769688/items/8U4P3I3P"],"itemData":{"id":1215,"type":"article-journal","abstract":"Multi-omic insights into microbiome function and composition typically advance one study at a time. However, in order for relationships across studies to be fully understood, data must be aggregated into meta-analyses. This makes it possible to generate new hypotheses by finding features that are reproducible across biospecimens and data layers. Qiita dramatically accelerates such integration tasks in a web-based microbiome-comparison platform, which we demonstrate with Human Microbiome Project and Integrative Human Microbiome Project (iHMP) data.","container-title":"Nature Methods","DOI":"10.1038/s41592-018-0141-9","ISSN":"1548-7105","issue":"10","language":"en","license":"2018 The Author(s), under exclusive licence to Springer Nature America, Inc.","note":"number: 10\npublisher: Nature Publishing Group","page":"796-798","source":"www.nature.com","title":"Qiita: rapid, web-enabled microbiome meta-analysis","title-short":"Qiita","volume":"15","author":[{"family":"Gonzalez","given":"Antonio"},{"family":"Navas-Molina","given":"Jose A."},{"family":"Kosciolek","given":"Tomasz"},{"family":"McDonald","given":"Daniel"},{"family":"Vázquez-Baeza","given":"Yoshiki"},{"family":"Ackermann","given":"Gail"},{"family":"DeReus","given":"Jeff"},{"family":"Janssen","given":"Stefan"},{"family":"Swafford","given":"Austin D."},{"family":"Orchanian","given":"Stephanie B."},{"family":"Sanders","given":"Jon G."},{"family":"Shorenstein","given":"Joshua"},{"family":"Holste","given":"Hannes"},{"family":"Petrus","given":"Semar"},{"family":"Robbins-Pianka","given":"Adam"},{"family":"Brislawn","given":"Colin J."},{"family":"Wang","given":"Mingxun"},{"family":"Rideout","given":"Jai Ram"},{"family":"Bolyen","given":"Evan"},{"family":"Dillon","given":"Matthew"},{"family":"Caporaso","given":"J. Gregory"},{"family":"Dorrestein","given":"Pieter C."},{"family":"Knight","given":"Rob"}],"issued":{"date-parts":[["2018",10]]}}}],"schema":"https://github.com/citation-style-language/schema/raw/master/csl-citation.json"} </w:instrText>
      </w:r>
      <w:r w:rsidR="00DA6924">
        <w:rPr>
          <w:rFonts w:ascii="Arial" w:eastAsia="Times New Roman" w:hAnsi="Arial" w:cs="Arial"/>
          <w:sz w:val="20"/>
          <w:szCs w:val="20"/>
        </w:rPr>
        <w:fldChar w:fldCharType="separate"/>
      </w:r>
      <w:r w:rsidR="007372D3" w:rsidRPr="007372D3">
        <w:rPr>
          <w:rFonts w:ascii="Arial" w:hAnsi="Arial" w:cs="Arial"/>
          <w:sz w:val="20"/>
          <w:vertAlign w:val="superscript"/>
        </w:rPr>
        <w:t>61</w:t>
      </w:r>
      <w:r w:rsidR="00DA6924">
        <w:rPr>
          <w:rFonts w:ascii="Arial" w:eastAsia="Times New Roman" w:hAnsi="Arial" w:cs="Arial"/>
          <w:sz w:val="20"/>
          <w:szCs w:val="20"/>
        </w:rPr>
        <w:fldChar w:fldCharType="end"/>
      </w:r>
      <w:r w:rsidRPr="00961490">
        <w:rPr>
          <w:rFonts w:ascii="Arial" w:eastAsia="Times New Roman" w:hAnsi="Arial" w:cs="Arial"/>
          <w:sz w:val="20"/>
          <w:szCs w:val="20"/>
        </w:rPr>
        <w:t xml:space="preserve"> using the standard EMP workflow. Briefly, sequences were demultiplexed based on 12bp Golay barcodes using “split_libraries” with default parameters in QIIME1.9.1</w:t>
      </w:r>
      <w:r w:rsidR="00DA6924">
        <w:rPr>
          <w:rFonts w:ascii="Arial" w:eastAsia="Times New Roman" w:hAnsi="Arial" w:cs="Arial"/>
          <w:sz w:val="20"/>
          <w:szCs w:val="20"/>
        </w:rPr>
        <w:fldChar w:fldCharType="begin"/>
      </w:r>
      <w:r w:rsidR="007372D3">
        <w:rPr>
          <w:rFonts w:ascii="Arial" w:eastAsia="Times New Roman" w:hAnsi="Arial" w:cs="Arial"/>
          <w:sz w:val="20"/>
          <w:szCs w:val="20"/>
        </w:rPr>
        <w:instrText xml:space="preserve"> ADDIN ZOTERO_ITEM CSL_CITATION {"citationID":"9ReI5NEY","properties":{"formattedCitation":"\\super 62\\nosupersub{}","plainCitation":"62","noteIndex":0},"citationItems":[{"id":1632,"uris":["http://zotero.org/groups/2769688/items/KIXXMBDZ"],"itemData":{"id":1632,"type":"article-journal","container-title":"Nature Methods","DOI":"10.1038/nmeth.f.303","ISSN":"1548-7105","issue":"5","journalAbbreviation":"Nat Methods","language":"en","license":"2010 Nature Publishing Group","note":"number: 5\npublisher: Nature Publishing Group","page":"335-336","source":"www.nature.com","title":"QIIME allows analysis of high-throughput community sequencing data","volume":"7","author":[{"family":"Caporaso","given":"J. Gregory"},{"family":"Kuczynski","given":"Justin"},{"family":"Stombaugh","given":"Jesse"},{"family":"Bittinger","given":"Kyle"},{"family":"Bushman","given":"Frederic D."},{"family":"Costello","given":"Elizabeth K."},{"family":"Fierer","given":"Noah"},{"family":"Peña","given":"Antonio Gonzalez"},{"family":"Goodrich","given":"Julia K."},{"family":"Gordon","given":"Jeffrey I."},{"family":"Huttley","given":"Gavin A."},{"family":"Kelley","given":"Scott T."},{"family":"Knights","given":"Dan"},{"family":"Koenig","given":"Jeremy E."},{"family":"Ley","given":"Ruth E."},{"family":"Lozupone","given":"Catherine A."},{"family":"McDonald","given":"Daniel"},{"family":"Muegge","given":"Brian D."},{"family":"Pirrung","given":"Meg"},{"family":"Reeder","given":"Jens"},{"family":"Sevinsky","given":"Joel R."},{"family":"Turnbaugh","given":"Peter J."},{"family":"Walters","given":"William A."},{"family":"Widmann","given":"Jeremy"},{"family":"Yatsunenko","given":"Tanya"},{"family":"Zaneveld","given":"Jesse"},{"family":"Knight","given":"Rob"}],"issued":{"date-parts":[["2010",5]]}}}],"schema":"https://github.com/citation-style-language/schema/raw/master/csl-citation.json"} </w:instrText>
      </w:r>
      <w:r w:rsidR="00DA6924">
        <w:rPr>
          <w:rFonts w:ascii="Arial" w:eastAsia="Times New Roman" w:hAnsi="Arial" w:cs="Arial"/>
          <w:sz w:val="20"/>
          <w:szCs w:val="20"/>
        </w:rPr>
        <w:fldChar w:fldCharType="separate"/>
      </w:r>
      <w:r w:rsidR="007372D3" w:rsidRPr="007372D3">
        <w:rPr>
          <w:rFonts w:ascii="Arial" w:hAnsi="Arial" w:cs="Arial"/>
          <w:sz w:val="20"/>
          <w:vertAlign w:val="superscript"/>
        </w:rPr>
        <w:t>62</w:t>
      </w:r>
      <w:r w:rsidR="00DA6924">
        <w:rPr>
          <w:rFonts w:ascii="Arial" w:eastAsia="Times New Roman" w:hAnsi="Arial" w:cs="Arial"/>
          <w:sz w:val="20"/>
          <w:szCs w:val="20"/>
        </w:rPr>
        <w:fldChar w:fldCharType="end"/>
      </w:r>
      <w:r w:rsidRPr="00961490">
        <w:rPr>
          <w:rFonts w:ascii="Arial" w:eastAsia="Times New Roman" w:hAnsi="Arial" w:cs="Arial"/>
          <w:sz w:val="20"/>
          <w:szCs w:val="20"/>
        </w:rPr>
        <w:t xml:space="preserve"> and trimmed to 100bp to remove low quality base pairs. Quality control (e.g., denoising, de-replication and chimera filtering) and identification of amplicon sequence variants (ASVs) were performed on forward reads using deblur 1.1.0</w:t>
      </w:r>
      <w:r w:rsidR="00DA6924">
        <w:rPr>
          <w:rFonts w:ascii="Arial" w:eastAsia="Times New Roman" w:hAnsi="Arial" w:cs="Arial"/>
          <w:sz w:val="20"/>
          <w:szCs w:val="20"/>
        </w:rPr>
        <w:fldChar w:fldCharType="begin"/>
      </w:r>
      <w:r w:rsidR="007372D3">
        <w:rPr>
          <w:rFonts w:ascii="Arial" w:eastAsia="Times New Roman" w:hAnsi="Arial" w:cs="Arial"/>
          <w:sz w:val="20"/>
          <w:szCs w:val="20"/>
        </w:rPr>
        <w:instrText xml:space="preserve"> ADDIN ZOTERO_ITEM CSL_CITATION {"citationID":"CKfqZUSC","properties":{"formattedCitation":"\\super 63\\nosupersub{}","plainCitation":"63","noteIndex":0},"citationItems":[{"id":1637,"uris":["http://zotero.org/groups/2769688/items/X4A6XRDH"],"itemData":{"id":1637,"type":"article-journal","abstract":"High-throughput sequencing of 16S ribosomal RNA gene amplicons has facilitated understanding of complex microbial communities, but the inherent noise in PCR and DNA sequencing limits differentiation of closely related bacteria. Although many scientific questions can be addressed with broad taxonomic profiles, clinical, food safety, and some ecological applications require higher specificity. Here we introduce a novel sub-operational-taxonomic-unit (sOTU) approach, Deblur, that uses error profiles to obtain putative error-free sequences from Illumina MiSeq and HiSeq sequencing platforms. Deblur substantially reduces computational demands relative to similar sOTU methods and does so with similar or better sensitivity and specificity. Using simulations, mock mixtures, and real data sets, we detected closely related bacterial sequences with single nucleotide differences while removing false positives and maintaining stability in detection, suggesting that Deblur is limited only by read length and diversity within the amplicon sequences. Because Deblur operates on a per-sample level, it scales to modern data sets and meta-analyses. To highlight Deblur's ability to integrate data sets, we include an interactive exploration of its application to multiple distinct sequencing rounds of the American Gut Project. Deblur is open source under the Berkeley Software Distribution (BSD) license, easily installable, and downloadable from https://github.com/biocore/deblur. IMPORTANCE Deblur provides a rapid and sensitive means to assess ecological patterns driven by differentiation of closely related taxa. This algorithm provides a solution to the problem of identifying real ecological differences between taxa whose amplicons differ by a single base pair, is applicable in an automated fashion to large-scale sequencing data sets, and can integrate sequencing runs collected over time.","container-title":"mSystems","DOI":"10.1128/mSystems.00191-16","ISSN":"2379-5077","issue":"2","journalAbbreviation":"mSystems","language":"eng","note":"PMID: 28289731\nPMCID: PMC5340863","page":"e00191-16","source":"PubMed","title":"Deblur Rapidly Resolves Single-Nucleotide Community Sequence Patterns","volume":"2","author":[{"family":"Amir","given":"Amnon"},{"family":"McDonald","given":"Daniel"},{"family":"Navas-Molina","given":"Jose A."},{"family":"Kopylova","given":"Evguenia"},{"family":"Morton","given":"James T."},{"family":"Zech Xu","given":"Zhenjiang"},{"family":"Kightley","given":"Eric P."},{"family":"Thompson","given":"Luke R."},{"family":"Hyde","given":"Embriette R."},{"family":"Gonzalez","given":"Antonio"},{"family":"Knight","given":"Rob"}],"issued":{"date-parts":[["2017",4]]}}}],"schema":"https://github.com/citation-style-language/schema/raw/master/csl-citation.json"} </w:instrText>
      </w:r>
      <w:r w:rsidR="00DA6924">
        <w:rPr>
          <w:rFonts w:ascii="Arial" w:eastAsia="Times New Roman" w:hAnsi="Arial" w:cs="Arial"/>
          <w:sz w:val="20"/>
          <w:szCs w:val="20"/>
        </w:rPr>
        <w:fldChar w:fldCharType="separate"/>
      </w:r>
      <w:r w:rsidR="007372D3" w:rsidRPr="007372D3">
        <w:rPr>
          <w:rFonts w:ascii="Arial" w:hAnsi="Arial" w:cs="Arial"/>
          <w:sz w:val="20"/>
          <w:vertAlign w:val="superscript"/>
        </w:rPr>
        <w:t>63</w:t>
      </w:r>
      <w:r w:rsidR="00DA6924">
        <w:rPr>
          <w:rFonts w:ascii="Arial" w:eastAsia="Times New Roman" w:hAnsi="Arial" w:cs="Arial"/>
          <w:sz w:val="20"/>
          <w:szCs w:val="20"/>
        </w:rPr>
        <w:fldChar w:fldCharType="end"/>
      </w:r>
      <w:r w:rsidRPr="00961490">
        <w:rPr>
          <w:rFonts w:ascii="Arial" w:eastAsia="Times New Roman" w:hAnsi="Arial" w:cs="Arial"/>
          <w:sz w:val="20"/>
          <w:szCs w:val="20"/>
        </w:rPr>
        <w:t xml:space="preserve"> with default parameters. The resulting biom and taxonomy tables were obtained from Qiita (CRC32 id: 8817b8b8 and CRC32 id: ac925c85) and processed using a customized QIIME2 v. 2020.8.0</w:t>
      </w:r>
      <w:r w:rsidR="00DA6924">
        <w:rPr>
          <w:rFonts w:ascii="Arial" w:eastAsia="Times New Roman" w:hAnsi="Arial" w:cs="Arial"/>
          <w:sz w:val="20"/>
          <w:szCs w:val="20"/>
        </w:rPr>
        <w:fldChar w:fldCharType="begin"/>
      </w:r>
      <w:r w:rsidR="007372D3">
        <w:rPr>
          <w:rFonts w:ascii="Arial" w:eastAsia="Times New Roman" w:hAnsi="Arial" w:cs="Arial"/>
          <w:sz w:val="20"/>
          <w:szCs w:val="20"/>
        </w:rPr>
        <w:instrText xml:space="preserve"> ADDIN ZOTERO_ITEM CSL_CITATION {"citationID":"jXuYPD9v","properties":{"formattedCitation":"\\super 64\\nosupersub{}","plainCitation":"64","noteIndex":0},"citationItems":[{"id":119,"uris":["http://zotero.org/users/5951735/items/47KYT4CP"],"itemData":{"id":119,"type":"report","abstract":"We present QIIME 2, an open­source microbiome data science platform accessible to users spanning the 30 microbiome research ecosystem, from scientists and engineers to clinicians and policy makers. QIIME 2 provides new features that will drive the next generation of microbiome research. These include interactive 32 spatial and temporal analysis and visualization tools, support for metabolomics and shotgun metagenomics analysis, and automated data provenance tracking to ensure reproducible, transparent microbiome data 34 science.","genre":"preprint","language":"en","note":"DOI: 10.7287/peerj.preprints.27295v2","publisher":"PeerJ Preprints","source":"DOI.org (Crossref)","title":"QIIME 2: Reproducible, interactive, scalable, and extensible microbiome data science","title-short":"QIIME 2","URL":"https://peerj.com/preprints/27295","author":[{"family":"Bolyen","given":"Evan"},{"family":"Rideout","given":"Jai Ram"},{"family":"Dillon","given":"Matthew R"},{"family":"Bokulich","given":"Nicholas A"},{"family":"Abnet","given":"Christian"},{"family":"Al-Ghalith","given":"Gabriel A"},{"family":"Alexander","given":"Harriet"},{"family":"Alm","given":"Eric J"},{"family":"Arumugam","given":"Manimozhiyan"},{"family":"Asnicar","given":"Francesco"},{"family":"Bai","given":"Yang"},{"family":"Bisanz","given":"Jordan E"},{"family":"Bittinger","given":"Kyle"},{"family":"Brejnrod","given":"Asker"},{"family":"Brislawn","given":"Colin J"},{"family":"Brown","given":"C Titus"},{"family":"Callahan","given":"Benjamin J"},{"family":"Caraballo-Rodríguez","given":"Andrés Mauricio"},{"family":"Chase","given":"John"},{"family":"Cope","given":"Emily"},{"family":"Da Silva","given":"Ricardo"},{"family":"Dorrestein","given":"Pieter C"},{"family":"Douglas","given":"Gavin M"},{"family":"Durall","given":"Daniel M"},{"family":"Duvallet","given":"Claire"},{"family":"Edwardson","given":"Christian F"},{"family":"Ernst","given":"Madeleine"},{"family":"Estaki","given":"Mehrbod"},{"family":"Fouquier","given":"Jennifer"},{"family":"Gauglitz","given":"Julia M"},{"family":"Gibson","given":"Deanna L"},{"family":"Gonzalez","given":"Antonio"},{"family":"Gorlick","given":"Kestrel"},{"family":"Guo","given":"Jiarong"},{"family":"Hillmann","given":"Benjamin"},{"family":"Holmes","given":"Susan"},{"family":"Holste","given":"Hannes"},{"family":"Huttenhower","given":"Curtis"},{"family":"Huttley","given":"Gavin"},{"family":"Janssen","given":"Stefan"},{"family":"Jarmusch","given":"Alan K"},{"family":"Jiang","given":"Lingjing"},{"family":"Kaehler","given":"Benjamin"},{"family":"Kang","given":"Kyo Bin"},{"family":"Keefe","given":"Christopher R"},{"family":"Keim","given":"Paul"},{"family":"Kelley","given":"Scott T"},{"family":"Knights","given":"Dan"},{"family":"Koester","given":"Irina"},{"family":"Kosciolek","given":"Tomasz"},{"family":"Kreps","given":"Jorden"},{"family":"Langille","given":"Morgan GI"},{"family":"Lee","given":"Joslynn"},{"family":"Ley","given":"Ruth"},{"family":"Liu","given":"Yong-Xin"},{"family":"Loftfield","given":"Erikka"},{"family":"Lozupone","given":"Catherine"},{"family":"Maher","given":"Massoud"},{"family":"Marotz","given":"Clarisse"},{"family":"Martin","given":"Bryan D"},{"family":"McDonald","given":"Daniel"},{"family":"McIver","given":"Lauren J"},{"family":"Melnik","given":"Alexey V"},{"family":"Metcalf","given":"Jessica L"},{"family":"Morgan","given":"Sydney C"},{"family":"Morton","given":"Jamie"},{"family":"Naimey","given":"Ahmad Turan"},{"family":"Navas-Molina","given":"Jose A"},{"family":"Nothias","given":"Louis Felix"},{"family":"Orchanian","given":"Stephanie B"},{"family":"Pearson","given":"Talima"},{"family":"Peoples","given":"Samuel L"},{"family":"Petras","given":"Daniel"},{"family":"Preuss","given":"Mary Lai"},{"family":"Pruesse","given":"Elmar"},{"family":"Rasmussen","given":"Lasse Buur"},{"family":"Rivers","given":"Adam"},{"family":"Robeson, II","given":"Michael S"},{"family":"Rosenthal","given":"Patrick"},{"family":"Segata","given":"Nicola"},{"family":"Shaffer","given":"Michael"},{"family":"Shiffer","given":"Arron"},{"family":"Sinha","given":"Rashmi"},{"family":"Song","given":"Se Jin"},{"family":"Spear","given":"John R"},{"family":"Swafford","given":"Austin D"},{"family":"Thompson","given":"Luke R"},{"family":"Torres","given":"Pedro J"},{"family":"Trinh","given":"Pauline"},{"family":"Tripathi","given":"Anupriya"},{"family":"Turnbaugh","given":"Peter J"},{"family":"Ul-Hasan","given":"Sabah"},{"family":"Hooft","given":"Justin JJ","non-dropping-particle":"van der"},{"family":"Vargas","given":"Fernando"},{"family":"Vázquez-Baeza","given":"Yoshiki"},{"family":"Vogtmann","given":"Emily"},{"family":"Hippel","given":"Max","non-dropping-particle":"von"},{"family":"Walters","given":"William"},{"family":"Wan","given":"Yunhu"},{"family":"Wang","given":"Mingxun"},{"family":"Warren","given":"Jonathan"},{"family":"Weber","given":"Kyle C"},{"family":"Williamson","given":"Chase HD"},{"family":"Willis","given":"Amy D"},{"family":"Xu","given":"Zhenjiang Zech"},{"family":"Zaneveld","given":"Jesse R"},{"family":"Zhang","given":"Yilong"},{"family":"Zhu","given":"Qiyun"},{"family":"Knight","given":"Rob"},{"family":"Caporaso","given":"J Gregory"}],"accessed":{"date-parts":[["2019",9,11]]},"issued":{"date-parts":[["2018",12,3]]}}}],"schema":"https://github.com/citation-style-language/schema/raw/master/csl-citation.json"} </w:instrText>
      </w:r>
      <w:r w:rsidR="00DA6924">
        <w:rPr>
          <w:rFonts w:ascii="Arial" w:eastAsia="Times New Roman" w:hAnsi="Arial" w:cs="Arial"/>
          <w:sz w:val="20"/>
          <w:szCs w:val="20"/>
        </w:rPr>
        <w:fldChar w:fldCharType="separate"/>
      </w:r>
      <w:r w:rsidR="007372D3" w:rsidRPr="007372D3">
        <w:rPr>
          <w:rFonts w:ascii="Arial" w:hAnsi="Arial" w:cs="Arial"/>
          <w:sz w:val="20"/>
          <w:vertAlign w:val="superscript"/>
        </w:rPr>
        <w:t>64</w:t>
      </w:r>
      <w:r w:rsidR="00DA6924">
        <w:rPr>
          <w:rFonts w:ascii="Arial" w:eastAsia="Times New Roman" w:hAnsi="Arial" w:cs="Arial"/>
          <w:sz w:val="20"/>
          <w:szCs w:val="20"/>
        </w:rPr>
        <w:fldChar w:fldCharType="end"/>
      </w:r>
      <w:r w:rsidRPr="00961490">
        <w:rPr>
          <w:rFonts w:ascii="Arial" w:eastAsia="Times New Roman" w:hAnsi="Arial" w:cs="Arial"/>
          <w:sz w:val="20"/>
          <w:szCs w:val="20"/>
        </w:rPr>
        <w:t xml:space="preserve"> pipeline in python (github.com/zaneveld/GCMP_global_disease). Taxonomic assignment of ASVs was performed using vsearch</w:t>
      </w:r>
      <w:r w:rsidR="00DA6924">
        <w:rPr>
          <w:rFonts w:ascii="Arial" w:eastAsia="Times New Roman" w:hAnsi="Arial" w:cs="Arial"/>
          <w:sz w:val="20"/>
          <w:szCs w:val="20"/>
        </w:rPr>
        <w:fldChar w:fldCharType="begin"/>
      </w:r>
      <w:r w:rsidR="007372D3">
        <w:rPr>
          <w:rFonts w:ascii="Arial" w:eastAsia="Times New Roman" w:hAnsi="Arial" w:cs="Arial"/>
          <w:sz w:val="20"/>
          <w:szCs w:val="20"/>
        </w:rPr>
        <w:instrText xml:space="preserve"> ADDIN ZOTERO_ITEM CSL_CITATION {"citationID":"IysQVuc0","properties":{"formattedCitation":"\\super 65\\nosupersub{}","plainCitation":"65","noteIndex":0},"citationItems":[{"id":741,"uris":["http://zotero.org/users/5951735/items/WWLAZXTJ"],"itemData":{"id":741,"type":"article-journal","abstract":"Background VSEARCH is an open source and free of charge multithreaded 64-bit tool for processing and preparing metagenomics, genomics and population genomics nucleotide sequence data. It is designed as an alternative to the widely used USEARCH tool (Edgar, 2010) for which the source code is not publicly available, algorithm details are only rudimentarily described, and only a memory-confined 32-bit version is freely available for academic use. Methods When searching nucleotide sequences, VSEARCH uses a fast heuristic based on words shared by the query and target sequences in order to quickly identify similar sequences, a similar strategy is probably used in USEARCH. VSEARCH then performs optimal global sequence alignment of the query against potential target sequences, using full dynamic programming instead of the seed-and-extend heuristic used by USEARCH. Pairwise alignments are computed in parallel using vectorisation and multiple threads. Results VSEARCH includes most commands for analysing nucleotide sequences available in USEARCH version 7 and several of those available in USEARCH version 8, including searching (exact or based on global alignment), clustering by similarity (using length pre-sorting, abundance pre-sorting or a user-defined order), chimera detection (reference-based or de novo), dereplication (full length or prefix), pairwise alignment, reverse complementation, sorting, and subsampling. VSEARCH also includes commands for FASTQ file processing, i.e., format detection, filtering, read quality statistics, and merging of paired reads. Furthermore, VSEARCH extends functionality with several new commands and improvements, including shuffling, rereplication, masking of low-complexity sequences with the well-known DUST algorithm, a choice among different similarity definitions, and FASTQ file format conversion. VSEARCH is here shown to be more accurate than USEARCH when performing searching, clustering, chimera detection and subsampling, while on a par with USEARCH for paired-ends read merging. VSEARCH is slower than USEARCH when performing clustering and chimera detection, but significantly faster when performing paired-end reads merging and dereplication. VSEARCH is available at https://github.com/torognes/vsearch under either the BSD 2-clause license or the GNU General Public License version 3.0. Discussion VSEARCH has been shown to be a fast, accurate and full-fledged alternative to USEARCH. A free and open-source versatile tool for sequence analysis is now available to the metagenomics community.","container-title":"PeerJ","DOI":"10.7717/peerj.2584","ISSN":"2167-8359","journalAbbreviation":"PeerJ","language":"en","note":"publisher: PeerJ Inc.","page":"e2584","source":"peerj.com","title":"VSEARCH: a versatile open source tool for metagenomics","title-short":"VSEARCH","volume":"4","author":[{"family":"Rognes","given":"Torbjørn"},{"family":"Flouri","given":"Tomáš"},{"family":"Nichols","given":"Ben"},{"family":"Quince","given":"Christopher"},{"family":"Mahé","given":"Frédéric"}],"issued":{"date-parts":[["2016",10,18]]}}}],"schema":"https://github.com/citation-style-language/schema/raw/master/csl-citation.json"} </w:instrText>
      </w:r>
      <w:r w:rsidR="00DA6924">
        <w:rPr>
          <w:rFonts w:ascii="Arial" w:eastAsia="Times New Roman" w:hAnsi="Arial" w:cs="Arial"/>
          <w:sz w:val="20"/>
          <w:szCs w:val="20"/>
        </w:rPr>
        <w:fldChar w:fldCharType="separate"/>
      </w:r>
      <w:r w:rsidR="007372D3" w:rsidRPr="007372D3">
        <w:rPr>
          <w:rFonts w:ascii="Arial" w:hAnsi="Arial" w:cs="Arial"/>
          <w:sz w:val="20"/>
          <w:vertAlign w:val="superscript"/>
        </w:rPr>
        <w:t>65</w:t>
      </w:r>
      <w:r w:rsidR="00DA6924">
        <w:rPr>
          <w:rFonts w:ascii="Arial" w:eastAsia="Times New Roman" w:hAnsi="Arial" w:cs="Arial"/>
          <w:sz w:val="20"/>
          <w:szCs w:val="20"/>
        </w:rPr>
        <w:fldChar w:fldCharType="end"/>
      </w:r>
      <w:r w:rsidRPr="00961490">
        <w:rPr>
          <w:rFonts w:ascii="Arial" w:eastAsia="Times New Roman" w:hAnsi="Arial" w:cs="Arial"/>
          <w:sz w:val="20"/>
          <w:szCs w:val="20"/>
        </w:rPr>
        <w:t xml:space="preserve"> with SILVA v. 138</w:t>
      </w:r>
      <w:r w:rsidR="00DA6924">
        <w:rPr>
          <w:rFonts w:ascii="Arial" w:eastAsia="Times New Roman" w:hAnsi="Arial" w:cs="Arial"/>
          <w:sz w:val="20"/>
          <w:szCs w:val="20"/>
        </w:rPr>
        <w:fldChar w:fldCharType="begin"/>
      </w:r>
      <w:r w:rsidR="007372D3">
        <w:rPr>
          <w:rFonts w:ascii="Arial" w:eastAsia="Times New Roman" w:hAnsi="Arial" w:cs="Arial"/>
          <w:sz w:val="20"/>
          <w:szCs w:val="20"/>
        </w:rPr>
        <w:instrText xml:space="preserve"> ADDIN ZOTERO_ITEM CSL_CITATION {"citationID":"zoWq9T8R","properties":{"formattedCitation":"\\super 66\\nosupersub{}","plainCitation":"66","noteIndex":0},"citationItems":[{"id":744,"uris":["http://zotero.org/users/5951735/items/TFDS55IL"],"itemData":{"id":744,"type":"article-journal","abstract":"Abstract.  SILVA (from Latin silva, forest, http://www.arb-silva.de) is a comprehensive web resource for up to date, quality-controlled databases of aligned rib","container-title":"Nucleic Acids Research","DOI":"10.1093/nar/gks1219","ISSN":"0305-1048","issue":"D1","journalAbbreviation":"Nucleic Acids Res","language":"en","note":"publisher: Oxford Academic","page":"D590-D596","source":"academic.oup.com","title":"The SILVA ribosomal RNA gene database project: improved data processing and web-based tools","title-short":"The SILVA ribosomal RNA gene database project","volume":"41","author":[{"family":"Quast","given":"Christian"},{"family":"Pruesse","given":"Elmar"},{"family":"Yilmaz","given":"Pelin"},{"family":"Gerken","given":"Jan"},{"family":"Schweer","given":"Timmy"},{"family":"Yarza","given":"Pablo"},{"family":"Peplies","given":"Jörg"},{"family":"Glöckner","given":"Frank Oliver"}],"issued":{"date-parts":[["2013",1,1]]}}}],"schema":"https://github.com/citation-style-language/schema/raw/master/csl-citation.json"} </w:instrText>
      </w:r>
      <w:r w:rsidR="00DA6924">
        <w:rPr>
          <w:rFonts w:ascii="Arial" w:eastAsia="Times New Roman" w:hAnsi="Arial" w:cs="Arial"/>
          <w:sz w:val="20"/>
          <w:szCs w:val="20"/>
        </w:rPr>
        <w:fldChar w:fldCharType="separate"/>
      </w:r>
      <w:r w:rsidR="007372D3" w:rsidRPr="007372D3">
        <w:rPr>
          <w:rFonts w:ascii="Arial" w:hAnsi="Arial" w:cs="Arial"/>
          <w:sz w:val="20"/>
          <w:vertAlign w:val="superscript"/>
        </w:rPr>
        <w:t>66</w:t>
      </w:r>
      <w:r w:rsidR="00DA6924">
        <w:rPr>
          <w:rFonts w:ascii="Arial" w:eastAsia="Times New Roman" w:hAnsi="Arial" w:cs="Arial"/>
          <w:sz w:val="20"/>
          <w:szCs w:val="20"/>
        </w:rPr>
        <w:fldChar w:fldCharType="end"/>
      </w:r>
      <w:r w:rsidR="00E227EE">
        <w:rPr>
          <w:rFonts w:ascii="Arial" w:eastAsia="Times New Roman" w:hAnsi="Arial" w:cs="Arial"/>
          <w:sz w:val="20"/>
          <w:szCs w:val="20"/>
        </w:rPr>
        <w:t xml:space="preserve"> (see below)</w:t>
      </w:r>
      <w:r w:rsidRPr="00961490">
        <w:rPr>
          <w:rFonts w:ascii="Arial" w:eastAsia="Times New Roman" w:hAnsi="Arial" w:cs="Arial"/>
          <w:sz w:val="20"/>
          <w:szCs w:val="20"/>
        </w:rPr>
        <w:t xml:space="preserve">. </w:t>
      </w:r>
    </w:p>
    <w:p w14:paraId="09B2C2F0" w14:textId="40A3C197" w:rsidR="00961490" w:rsidRPr="00961490" w:rsidRDefault="00961490" w:rsidP="00961490">
      <w:pPr>
        <w:rPr>
          <w:rFonts w:ascii="Arial" w:eastAsia="Times New Roman" w:hAnsi="Arial" w:cs="Arial"/>
          <w:sz w:val="20"/>
          <w:szCs w:val="20"/>
        </w:rPr>
      </w:pPr>
      <w:r w:rsidRPr="00961490">
        <w:rPr>
          <w:rFonts w:ascii="Arial" w:eastAsia="Times New Roman" w:hAnsi="Arial" w:cs="Arial"/>
          <w:b/>
          <w:sz w:val="20"/>
          <w:szCs w:val="20"/>
        </w:rPr>
        <w:t xml:space="preserve">Removal of cryptic mitochondrial reads. </w:t>
      </w:r>
      <w:r w:rsidRPr="00961490">
        <w:rPr>
          <w:rFonts w:ascii="Arial" w:eastAsia="Times New Roman" w:hAnsi="Arial" w:cs="Arial"/>
          <w:sz w:val="20"/>
          <w:szCs w:val="20"/>
        </w:rPr>
        <w:t>Coral mitochondrial reads obtained from metaxa2</w:t>
      </w:r>
      <w:r w:rsidR="00DA6924">
        <w:rPr>
          <w:rFonts w:ascii="Arial" w:eastAsia="Times New Roman" w:hAnsi="Arial" w:cs="Arial"/>
          <w:sz w:val="20"/>
          <w:szCs w:val="20"/>
        </w:rPr>
        <w:fldChar w:fldCharType="begin"/>
      </w:r>
      <w:r w:rsidR="007372D3">
        <w:rPr>
          <w:rFonts w:ascii="Arial" w:eastAsia="Times New Roman" w:hAnsi="Arial" w:cs="Arial"/>
          <w:sz w:val="20"/>
          <w:szCs w:val="20"/>
        </w:rPr>
        <w:instrText xml:space="preserve"> ADDIN ZOTERO_ITEM CSL_CITATION {"citationID":"q1j1Emy0","properties":{"formattedCitation":"\\super 67\\nosupersub{}","plainCitation":"67","noteIndex":0},"citationItems":[{"id":1189,"uris":["http://zotero.org/groups/2769688/items/CFYXLCTN"],"itemData":{"id":1189,"type":"article-journal","abstract":"The ribosomal rRNA genes are widely used as genetic markers for taxonomic identification of microbes. Particularly the small subunit (SSU; 16S/18S) rRNA gene is frequently used for species- or genus-level identification, but also the large subunit (LSU; 23S/28S) rRNA gene is employed in taxonomic assignment. The METAXA software tool is a popular utility for extracting partial rRNA sequences from large sequencing data sets and assigning them to an archaeal, bacterial, nuclear eukaryote, mitochondrial or chloroplast origin. This study describes a comprehensive update to METAXA - METAXA2 - that extends the capabilities of the tool, introducing support for the LSU rRNA gene, a greatly improved classifier allowing classification down to genus or species level, as well as enhanced support for short-read (100 bp) and paired-end sequences, among other changes. The performance of METAXA2 was compared to other commonly used taxonomic classifiers, showing that METAXA2 often outperforms previous methods in terms of making correct predictions while maintaining a low misclassification rate. METAXA2 is freely available from http://microbiology.se/software/metaxa2/.","container-title":"Molecular Ecology Resources","DOI":"10.1111/1755-0998.12399","ISSN":"1755-0998","issue":"6","journalAbbreviation":"Mol Ecol Resour","language":"eng","note":"PMID: 25732605","page":"1403-1414","source":"PubMed","title":"METAXA2: improved identification and taxonomic classification of small and large subunit rRNA in metagenomic data","title-short":"METAXA2","volume":"15","author":[{"family":"Bengtsson-Palme","given":"Johan"},{"family":"Hartmann","given":"Martin"},{"family":"Eriksson","given":"Karl Martin"},{"family":"Pal","given":"Chandan"},{"family":"Thorell","given":"Kaisa"},{"family":"Larsson","given":"Dan Göran Joakim"},{"family":"Nilsson","given":"Rolf Henrik"}],"issued":{"date-parts":[["2015",11]]}}}],"schema":"https://github.com/citation-style-language/schema/raw/master/csl-citation.json"} </w:instrText>
      </w:r>
      <w:r w:rsidR="00DA6924">
        <w:rPr>
          <w:rFonts w:ascii="Arial" w:eastAsia="Times New Roman" w:hAnsi="Arial" w:cs="Arial"/>
          <w:sz w:val="20"/>
          <w:szCs w:val="20"/>
        </w:rPr>
        <w:fldChar w:fldCharType="separate"/>
      </w:r>
      <w:r w:rsidR="007372D3" w:rsidRPr="007372D3">
        <w:rPr>
          <w:rFonts w:ascii="Arial" w:hAnsi="Arial" w:cs="Arial"/>
          <w:sz w:val="20"/>
          <w:vertAlign w:val="superscript"/>
        </w:rPr>
        <w:t>67</w:t>
      </w:r>
      <w:r w:rsidR="00DA6924">
        <w:rPr>
          <w:rFonts w:ascii="Arial" w:eastAsia="Times New Roman" w:hAnsi="Arial" w:cs="Arial"/>
          <w:sz w:val="20"/>
          <w:szCs w:val="20"/>
        </w:rPr>
        <w:fldChar w:fldCharType="end"/>
      </w:r>
      <w:r w:rsidRPr="00961490">
        <w:rPr>
          <w:rFonts w:ascii="Arial" w:eastAsia="Times New Roman" w:hAnsi="Arial" w:cs="Arial"/>
          <w:sz w:val="20"/>
          <w:szCs w:val="20"/>
        </w:rPr>
        <w:t xml:space="preserve"> were added to the SILVA repository to better identify host mitochondrial reads that may be present in the sequencing data</w:t>
      </w:r>
      <w:r w:rsidR="00DA6924">
        <w:rPr>
          <w:rFonts w:ascii="Arial" w:eastAsia="Times New Roman" w:hAnsi="Arial" w:cs="Arial"/>
          <w:sz w:val="20"/>
          <w:szCs w:val="20"/>
        </w:rPr>
        <w:fldChar w:fldCharType="begin"/>
      </w:r>
      <w:r w:rsidR="007372D3">
        <w:rPr>
          <w:rFonts w:ascii="Arial" w:eastAsia="Times New Roman" w:hAnsi="Arial" w:cs="Arial"/>
          <w:sz w:val="20"/>
          <w:szCs w:val="20"/>
        </w:rPr>
        <w:instrText xml:space="preserve"> ADDIN ZOTERO_ITEM CSL_CITATION {"citationID":"9yxwQfKp","properties":{"formattedCitation":"\\super 68\\nosupersub{}","plainCitation":"68","noteIndex":0},"citationItems":[{"id":1641,"uris":["http://zotero.org/groups/2769688/items/V6MEBRI7"],"itemData":{"id":1641,"type":"report","abstract":"The microbiomes of tropical corals are actively studied using 16S rRNA gene amplicons to understand microbial roles in coral health, metabolism, and disease resistance. However, primers targeting bacterial and archaeal 16S rRNA genes may also amplify organelle rRNA genes from the coral, associated microbial eukaryotes, and encrusting organisms. In this manuscript, we demonstrate that standard workflows for annotating microbial taxonomy severely under-annotate mitochondrial sequences in 1272 coral microbiomes from the Earth Microbiome Project. This issue prevents annotation of &gt;95% of reads in some samples and persists when using either Greengenes or SILVA taxonomies. Worse, mitochondrial underannotation varies between species and across anatomy, biasing comparisons of α- and βdiversity. By supplementing existing taxonomies with diverse mitochondrial rRNA sequences, we resolve ~97% of unique unclassified sequences as mitochondrial, without increasing misannotation in mock communities. We recommend using these extended taxonomies for coral microbiome analysis and encourage vigilance regarding similar issues in other hosts.","genre":"preprint","language":"en","note":"DOI: 10.1101/2021.02.23.431501","publisher":"Bioinformatics","source":"DOI.org (Crossref)","title":"The Organelle in the Room: Under-annotated Mitochondrial Reads Bias Coral Microbiome Analysis","title-short":"The Organelle in the Room","URL":"http://biorxiv.org/lookup/doi/10.1101/2021.02.23.431501","author":[{"family":"Sonett","given":"Dylan"},{"family":"Brown","given":"Tanya"},{"family":"Bengtsson-Palme","given":"Johan"},{"family":"Padilla-Gamiño","given":"Jacqueline L."},{"family":"Zaneveld","given":"Jesse R."}],"accessed":{"date-parts":[["2022",7,11]]},"issued":{"date-parts":[["2021",2,24]]}}}],"schema":"https://github.com/citation-style-language/schema/raw/master/csl-citation.json"} </w:instrText>
      </w:r>
      <w:r w:rsidR="00DA6924">
        <w:rPr>
          <w:rFonts w:ascii="Arial" w:eastAsia="Times New Roman" w:hAnsi="Arial" w:cs="Arial"/>
          <w:sz w:val="20"/>
          <w:szCs w:val="20"/>
        </w:rPr>
        <w:fldChar w:fldCharType="separate"/>
      </w:r>
      <w:r w:rsidR="007372D3" w:rsidRPr="007372D3">
        <w:rPr>
          <w:rFonts w:ascii="Arial" w:hAnsi="Arial" w:cs="Arial"/>
          <w:sz w:val="20"/>
          <w:vertAlign w:val="superscript"/>
        </w:rPr>
        <w:t>68</w:t>
      </w:r>
      <w:r w:rsidR="00DA6924">
        <w:rPr>
          <w:rFonts w:ascii="Arial" w:eastAsia="Times New Roman" w:hAnsi="Arial" w:cs="Arial"/>
          <w:sz w:val="20"/>
          <w:szCs w:val="20"/>
        </w:rPr>
        <w:fldChar w:fldCharType="end"/>
      </w:r>
      <w:r w:rsidRPr="00961490">
        <w:rPr>
          <w:rFonts w:ascii="Arial" w:eastAsia="Times New Roman" w:hAnsi="Arial" w:cs="Arial"/>
          <w:sz w:val="20"/>
          <w:szCs w:val="20"/>
        </w:rPr>
        <w:t>. We refer to this expanded taxonomy as “silva_metaxa2” in code. After taxonomic assignment, all mitochondrial and chloroplast reads were removed. The bacterial phylogenetic tree was built using the SATé-enabled phylogenetic placement (SEPP) insertion technique with the q2-fragment-insertion plugin</w:t>
      </w:r>
      <w:r w:rsidR="00DA6924">
        <w:rPr>
          <w:rFonts w:ascii="Arial" w:eastAsia="Times New Roman" w:hAnsi="Arial" w:cs="Arial"/>
          <w:sz w:val="20"/>
          <w:szCs w:val="20"/>
        </w:rPr>
        <w:fldChar w:fldCharType="begin"/>
      </w:r>
      <w:r w:rsidR="007372D3">
        <w:rPr>
          <w:rFonts w:ascii="Arial" w:eastAsia="Times New Roman" w:hAnsi="Arial" w:cs="Arial"/>
          <w:sz w:val="20"/>
          <w:szCs w:val="20"/>
        </w:rPr>
        <w:instrText xml:space="preserve"> ADDIN ZOTERO_ITEM CSL_CITATION {"citationID":"XlvNqntM","properties":{"formattedCitation":"\\super 69\\nosupersub{}","plainCitation":"69","noteIndex":0},"citationItems":[{"id":1191,"uris":["http://zotero.org/groups/2769688/items/LSFPS5IX"],"itemData":{"id":1191,"type":"article-journal","abstract":"Recent algorithmic advances in amplicon-based microbiome studies enable the inference of exact amplicon sequence fragments. These new methods enable the investigation of sub-operational taxonomic units (sOTU) by removing erroneous sequences. However, short (e.g., 150-nucleotide [nt]) DNA sequence fragments do not contain sufficient phylogenetic signal to reproduce a reasonable tree, introducing a barrier in the utilization of critical phylogenetically aware metrics such as Faith’s PD or UniFrac. Although fragment insertion methods do exist, those methods have not been tested for sOTUs from high-throughput amplicon studies in insertions against a broad reference phylogeny. We benchmarked the SATé-enabled phylogenetic placement (SEPP) technique explicitly against 16S V4 sequence fragments and showed that it outperforms the conceptually problematic but often-used practice of reconstructing de novo phylogenies. In addition, we provide a BSD-licensed QIIME2 plugin (https://github.com/biocore/q2-fragment-insertion) for SEPP and integration into the microbial study management platform QIITA.\nIMPORTANCE The move from OTU-based to sOTU-based analysis, while providing additional resolution, also introduces computational challenges. We demonstrate that one popular method of dealing with sOTUs (building a de novo tree from the short sequences) can provide incorrect results in human gut metagenomic studies and show that phylogenetic placement of the new sequences with SEPP resolves this problem while also yielding other benefits over existing methods.","container-title":"mSystems","DOI":"10.1128/mSystems.00021-18","ISSN":"2379-5077","issue":"3","language":"en","license":"Copyright © 2018 Janssen et al.. This is an open-access article distributed under the terms of the Creative Commons Attribution 4.0 International license.","note":"publisher: American Society for Microbiology Journals\nsection: Research Article","source":"msystems.asm.org","title":"Phylogenetic Placement of Exact Amplicon Sequences Improves Associations with Clinical Information","URL":"https://msystems.asm.org/content/3/3/e00021-18","volume":"3","author":[{"family":"Janssen","given":"Stefan"},{"family":"McDonald","given":"Daniel"},{"family":"Gonzalez","given":"Antonio"},{"family":"Navas-Molina","given":"Jose A."},{"family":"Jiang","given":"Lingjing"},{"family":"Xu","given":"Zhenjiang Zech"},{"family":"Winker","given":"Kevin"},{"family":"Kado","given":"Deborah M."},{"family":"Orwoll","given":"Eric"},{"family":"Manary","given":"Mark"},{"family":"Mirarab","given":"Siavash"},{"family":"Knight","given":"Rob"}],"accessed":{"date-parts":[["2021",2,19]]},"issued":{"date-parts":[["2018",6,26]]}}}],"schema":"https://github.com/citation-style-language/schema/raw/master/csl-citation.json"} </w:instrText>
      </w:r>
      <w:r w:rsidR="00DA6924">
        <w:rPr>
          <w:rFonts w:ascii="Arial" w:eastAsia="Times New Roman" w:hAnsi="Arial" w:cs="Arial"/>
          <w:sz w:val="20"/>
          <w:szCs w:val="20"/>
        </w:rPr>
        <w:fldChar w:fldCharType="separate"/>
      </w:r>
      <w:r w:rsidR="007372D3" w:rsidRPr="007372D3">
        <w:rPr>
          <w:rFonts w:ascii="Arial" w:hAnsi="Arial" w:cs="Arial"/>
          <w:sz w:val="20"/>
          <w:vertAlign w:val="superscript"/>
        </w:rPr>
        <w:t>69</w:t>
      </w:r>
      <w:r w:rsidR="00DA6924">
        <w:rPr>
          <w:rFonts w:ascii="Arial" w:eastAsia="Times New Roman" w:hAnsi="Arial" w:cs="Arial"/>
          <w:sz w:val="20"/>
          <w:szCs w:val="20"/>
        </w:rPr>
        <w:fldChar w:fldCharType="end"/>
      </w:r>
      <w:r w:rsidRPr="00961490">
        <w:rPr>
          <w:rFonts w:ascii="Arial" w:eastAsia="Times New Roman" w:hAnsi="Arial" w:cs="Arial"/>
          <w:sz w:val="20"/>
          <w:szCs w:val="20"/>
        </w:rPr>
        <w:t xml:space="preserve"> to account for the short-read sequencing data, again using the SILVA v. 138</w:t>
      </w:r>
      <w:r w:rsidR="00DA6924">
        <w:rPr>
          <w:rFonts w:ascii="Arial" w:eastAsia="Times New Roman" w:hAnsi="Arial" w:cs="Arial"/>
          <w:sz w:val="20"/>
          <w:szCs w:val="20"/>
        </w:rPr>
        <w:fldChar w:fldCharType="begin"/>
      </w:r>
      <w:r w:rsidR="007372D3">
        <w:rPr>
          <w:rFonts w:ascii="Arial" w:eastAsia="Times New Roman" w:hAnsi="Arial" w:cs="Arial"/>
          <w:sz w:val="20"/>
          <w:szCs w:val="20"/>
        </w:rPr>
        <w:instrText xml:space="preserve"> ADDIN ZOTERO_ITEM CSL_CITATION {"citationID":"fqT4VNqt","properties":{"formattedCitation":"\\super 66\\nosupersub{}","plainCitation":"66","noteIndex":0},"citationItems":[{"id":744,"uris":["http://zotero.org/users/5951735/items/TFDS55IL"],"itemData":{"id":744,"type":"article-journal","abstract":"Abstract.  SILVA (from Latin silva, forest, http://www.arb-silva.de) is a comprehensive web resource for up to date, quality-controlled databases of aligned rib","container-title":"Nucleic Acids Research","DOI":"10.1093/nar/gks1219","ISSN":"0305-1048","issue":"D1","journalAbbreviation":"Nucleic Acids Res","language":"en","note":"publisher: Oxford Academic","page":"D590-D596","source":"academic.oup.com","title":"The SILVA ribosomal RNA gene database project: improved data processing and web-based tools","title-short":"The SILVA ribosomal RNA gene database project","volume":"41","author":[{"family":"Quast","given":"Christian"},{"family":"Pruesse","given":"Elmar"},{"family":"Yilmaz","given":"Pelin"},{"family":"Gerken","given":"Jan"},{"family":"Schweer","given":"Timmy"},{"family":"Yarza","given":"Pablo"},{"family":"Peplies","given":"Jörg"},{"family":"Glöckner","given":"Frank Oliver"}],"issued":{"date-parts":[["2013",1,1]]}}}],"schema":"https://github.com/citation-style-language/schema/raw/master/csl-citation.json"} </w:instrText>
      </w:r>
      <w:r w:rsidR="00DA6924">
        <w:rPr>
          <w:rFonts w:ascii="Arial" w:eastAsia="Times New Roman" w:hAnsi="Arial" w:cs="Arial"/>
          <w:sz w:val="20"/>
          <w:szCs w:val="20"/>
        </w:rPr>
        <w:fldChar w:fldCharType="separate"/>
      </w:r>
      <w:r w:rsidR="007372D3" w:rsidRPr="007372D3">
        <w:rPr>
          <w:rFonts w:ascii="Arial" w:hAnsi="Arial" w:cs="Arial"/>
          <w:sz w:val="20"/>
          <w:vertAlign w:val="superscript"/>
        </w:rPr>
        <w:t>66</w:t>
      </w:r>
      <w:r w:rsidR="00DA6924">
        <w:rPr>
          <w:rFonts w:ascii="Arial" w:eastAsia="Times New Roman" w:hAnsi="Arial" w:cs="Arial"/>
          <w:sz w:val="20"/>
          <w:szCs w:val="20"/>
        </w:rPr>
        <w:fldChar w:fldCharType="end"/>
      </w:r>
      <w:r w:rsidRPr="00961490">
        <w:rPr>
          <w:rFonts w:ascii="Arial" w:eastAsia="Times New Roman" w:hAnsi="Arial" w:cs="Arial"/>
          <w:sz w:val="20"/>
          <w:szCs w:val="20"/>
        </w:rPr>
        <w:t xml:space="preserve"> database as reference taxonomy. The final output from this pipeline consisted of a taxonomy table, ASV feature table and phylogenetic tree that were used for downstream analyses.</w:t>
      </w:r>
    </w:p>
    <w:p w14:paraId="0998DFF3" w14:textId="31245B1E" w:rsidR="00961490" w:rsidRPr="00961490" w:rsidRDefault="00961490" w:rsidP="00961490">
      <w:pPr>
        <w:rPr>
          <w:rFonts w:ascii="Arial" w:eastAsia="Times New Roman" w:hAnsi="Arial" w:cs="Arial"/>
          <w:sz w:val="20"/>
          <w:szCs w:val="20"/>
        </w:rPr>
      </w:pPr>
      <w:r w:rsidRPr="00961490">
        <w:rPr>
          <w:rFonts w:ascii="Arial" w:eastAsia="Times New Roman" w:hAnsi="Arial" w:cs="Arial"/>
          <w:b/>
          <w:sz w:val="20"/>
          <w:szCs w:val="20"/>
        </w:rPr>
        <w:t xml:space="preserve">Identification of potential contaminants. </w:t>
      </w:r>
      <w:r w:rsidRPr="00961490">
        <w:rPr>
          <w:rFonts w:ascii="Arial" w:eastAsia="Times New Roman" w:hAnsi="Arial" w:cs="Arial"/>
          <w:sz w:val="20"/>
          <w:szCs w:val="20"/>
        </w:rPr>
        <w:t>Potential contaminants from extraction and sequence blanks (n = 103 negative controls) were identified and removed using the decontam package</w:t>
      </w:r>
      <w:r w:rsidR="00DA6924">
        <w:rPr>
          <w:rFonts w:ascii="Arial" w:eastAsia="Times New Roman" w:hAnsi="Arial" w:cs="Arial"/>
          <w:sz w:val="20"/>
          <w:szCs w:val="20"/>
        </w:rPr>
        <w:fldChar w:fldCharType="begin"/>
      </w:r>
      <w:r w:rsidR="007372D3">
        <w:rPr>
          <w:rFonts w:ascii="Arial" w:eastAsia="Times New Roman" w:hAnsi="Arial" w:cs="Arial"/>
          <w:sz w:val="20"/>
          <w:szCs w:val="20"/>
        </w:rPr>
        <w:instrText xml:space="preserve"> ADDIN ZOTERO_ITEM CSL_CITATION {"citationID":"9I6Hvus2","properties":{"formattedCitation":"\\super 70\\nosupersub{}","plainCitation":"70","noteIndex":0},"citationItems":[{"id":1642,"uris":["http://zotero.org/groups/2769688/items/EZBGJK3N"],"itemData":{"id":1642,"type":"article-journal","abstract":"The accuracy of microbial community surveys based on marker-gene and metagenomic sequencing (MGS) suffers from the presence of contaminants—DNA sequences not truly present in the sample. Contaminants come from various sources, including reagents. Appropriate laboratory practices can reduce contamination, but do not eliminate it. Here we introduce decontam (https://github.com/benjjneb/decontam), an open-source R package that implements a statistical classification procedure that identifies contaminants in MGS data based on two widely reproduced patterns: contaminants appear at higher frequencies in low-concentration samples and are often found in negative controls.","container-title":"Microbiome","DOI":"10.1186/s40168-018-0605-2","ISSN":"2049-2618","issue":"1","journalAbbreviation":"Microbiome","language":"en","page":"226","source":"Springer Link","title":"Simple statistical identification and removal of contaminant sequences in marker-gene and metagenomics data","volume":"6","author":[{"family":"Davis","given":"Nicole M."},{"family":"Proctor","given":"Diana M."},{"family":"Holmes","given":"Susan P."},{"family":"Relman","given":"David A."},{"family":"Callahan","given":"Benjamin J."}],"issued":{"date-parts":[["2018",12,17]]}}}],"schema":"https://github.com/citation-style-language/schema/raw/master/csl-citation.json"} </w:instrText>
      </w:r>
      <w:r w:rsidR="00DA6924">
        <w:rPr>
          <w:rFonts w:ascii="Arial" w:eastAsia="Times New Roman" w:hAnsi="Arial" w:cs="Arial"/>
          <w:sz w:val="20"/>
          <w:szCs w:val="20"/>
        </w:rPr>
        <w:fldChar w:fldCharType="separate"/>
      </w:r>
      <w:r w:rsidR="007372D3" w:rsidRPr="007372D3">
        <w:rPr>
          <w:rFonts w:ascii="Arial" w:hAnsi="Arial" w:cs="Arial"/>
          <w:sz w:val="20"/>
          <w:vertAlign w:val="superscript"/>
        </w:rPr>
        <w:t>70</w:t>
      </w:r>
      <w:r w:rsidR="00DA6924">
        <w:rPr>
          <w:rFonts w:ascii="Arial" w:eastAsia="Times New Roman" w:hAnsi="Arial" w:cs="Arial"/>
          <w:sz w:val="20"/>
          <w:szCs w:val="20"/>
        </w:rPr>
        <w:fldChar w:fldCharType="end"/>
      </w:r>
      <w:r w:rsidRPr="00961490">
        <w:rPr>
          <w:rFonts w:ascii="Arial" w:eastAsia="Times New Roman" w:hAnsi="Arial" w:cs="Arial"/>
          <w:sz w:val="20"/>
          <w:szCs w:val="20"/>
        </w:rPr>
        <w:t xml:space="preserve"> in R v. 4.0.2</w:t>
      </w:r>
      <w:r w:rsidR="00DA6924">
        <w:rPr>
          <w:rFonts w:ascii="Arial" w:eastAsia="Times New Roman" w:hAnsi="Arial" w:cs="Arial"/>
          <w:sz w:val="20"/>
          <w:szCs w:val="20"/>
        </w:rPr>
        <w:fldChar w:fldCharType="begin"/>
      </w:r>
      <w:r w:rsidR="007372D3">
        <w:rPr>
          <w:rFonts w:ascii="Arial" w:eastAsia="Times New Roman" w:hAnsi="Arial" w:cs="Arial"/>
          <w:sz w:val="20"/>
          <w:szCs w:val="20"/>
        </w:rPr>
        <w:instrText xml:space="preserve"> ADDIN ZOTERO_ITEM CSL_CITATION {"citationID":"1cJQGelB","properties":{"formattedCitation":"\\super 71\\nosupersub{}","plainCitation":"71","noteIndex":0},"citationItems":[{"id":761,"uris":["http://zotero.org/users/5951735/items/DHWEEN58"],"itemData":{"id":761,"type":"software","event-place":"Vienna, Austria","publisher":"R Foundation for Statistical Computing","publisher-place":"Vienna, Austria","title":"R:A language and environment for statistical computing.","URL":"https://www.R-project.org/","version":"4.0.2","author":[{"family":"R Core Team","given":""}],"issued":{"date-parts":[["2020"]]}}}],"schema":"https://github.com/citation-style-language/schema/raw/master/csl-citation.json"} </w:instrText>
      </w:r>
      <w:r w:rsidR="00DA6924">
        <w:rPr>
          <w:rFonts w:ascii="Arial" w:eastAsia="Times New Roman" w:hAnsi="Arial" w:cs="Arial"/>
          <w:sz w:val="20"/>
          <w:szCs w:val="20"/>
        </w:rPr>
        <w:fldChar w:fldCharType="separate"/>
      </w:r>
      <w:r w:rsidR="007372D3" w:rsidRPr="007372D3">
        <w:rPr>
          <w:rFonts w:ascii="Arial" w:hAnsi="Arial" w:cs="Arial"/>
          <w:sz w:val="20"/>
          <w:vertAlign w:val="superscript"/>
        </w:rPr>
        <w:t>71</w:t>
      </w:r>
      <w:r w:rsidR="00DA6924">
        <w:rPr>
          <w:rFonts w:ascii="Arial" w:eastAsia="Times New Roman" w:hAnsi="Arial" w:cs="Arial"/>
          <w:sz w:val="20"/>
          <w:szCs w:val="20"/>
        </w:rPr>
        <w:fldChar w:fldCharType="end"/>
      </w:r>
      <w:r w:rsidRPr="00961490">
        <w:rPr>
          <w:rFonts w:ascii="Arial" w:eastAsia="Times New Roman" w:hAnsi="Arial" w:cs="Arial"/>
          <w:sz w:val="20"/>
          <w:szCs w:val="20"/>
        </w:rPr>
        <w:t xml:space="preserve"> with a conservative threshold value of 0.5 to ensure all ASVs that were more prevalent in negative controls than samples were removed (n = 662 potential contaminants). The final feature table consisted of a total of 1,383 samples, 195,684 ASVs, and 37,469,008 reads.</w:t>
      </w:r>
    </w:p>
    <w:p w14:paraId="0F60821D" w14:textId="3946B510" w:rsidR="00961490" w:rsidRPr="00961490" w:rsidRDefault="00961490" w:rsidP="00961490">
      <w:pPr>
        <w:rPr>
          <w:rFonts w:ascii="Arial" w:eastAsia="Times New Roman" w:hAnsi="Arial" w:cs="Arial"/>
          <w:sz w:val="20"/>
          <w:szCs w:val="20"/>
        </w:rPr>
      </w:pPr>
      <w:r w:rsidRPr="00961490">
        <w:rPr>
          <w:rFonts w:ascii="Arial" w:eastAsia="Times New Roman" w:hAnsi="Arial" w:cs="Arial"/>
          <w:b/>
          <w:sz w:val="20"/>
          <w:szCs w:val="20"/>
        </w:rPr>
        <w:t xml:space="preserve">Summary of disease data by coral genus. </w:t>
      </w:r>
      <w:r w:rsidRPr="00961490">
        <w:rPr>
          <w:rFonts w:ascii="Arial" w:eastAsia="Tahoma" w:hAnsi="Arial" w:cs="Arial"/>
          <w:sz w:val="20"/>
          <w:szCs w:val="20"/>
        </w:rPr>
        <w:t xml:space="preserve">Disease data were gathered from long-term multi-species surveys in the Florida Keys (the Florida Reef Resilience Program (FRRP), https://frrp.org/), </w:t>
      </w:r>
      <w:r w:rsidR="001E7B35" w:rsidRPr="002F1CD2">
        <w:rPr>
          <w:rFonts w:ascii="Arial" w:hAnsi="Arial" w:cs="Arial"/>
          <w:color w:val="000000"/>
          <w:sz w:val="20"/>
        </w:rPr>
        <w:t>Hawaiʻi</w:t>
      </w:r>
      <w:r w:rsidRPr="00961490">
        <w:rPr>
          <w:rFonts w:ascii="Arial" w:eastAsia="Tahoma" w:hAnsi="Arial" w:cs="Arial"/>
          <w:sz w:val="20"/>
          <w:szCs w:val="20"/>
        </w:rPr>
        <w:t xml:space="preserve"> (HICORDIS</w:t>
      </w:r>
      <w:r w:rsidR="00DA6924">
        <w:rPr>
          <w:rFonts w:ascii="Arial" w:eastAsia="Tahoma" w:hAnsi="Arial" w:cs="Arial"/>
          <w:sz w:val="20"/>
          <w:szCs w:val="20"/>
        </w:rPr>
        <w:fldChar w:fldCharType="begin"/>
      </w:r>
      <w:r w:rsidR="007372D3">
        <w:rPr>
          <w:rFonts w:ascii="Arial" w:eastAsia="Tahoma" w:hAnsi="Arial" w:cs="Arial"/>
          <w:sz w:val="20"/>
          <w:szCs w:val="20"/>
        </w:rPr>
        <w:instrText xml:space="preserve"> ADDIN ZOTERO_ITEM CSL_CITATION {"citationID":"TwTOiE8H","properties":{"formattedCitation":"\\super 29\\nosupersub{}","plainCitation":"29","noteIndex":0},"citationItems":[{"id":1612,"uris":["http://zotero.org/groups/2769688/items/BM8A9XTG"],"itemData":{"id":1612,"type":"article-journal","abstract":"The Hawaiʻi Coral Disease database (HICORDIS) houses data on colony-level coral health condition observed across the Hawaiian archipelago, providing information to conduct future analyses on coral reef health in an era of changing environmental conditions. Colonies were identified to the lowest taxonomic classification possible (species or genera), measured and assessed for visual signs of health condition. Data were recorded for 286,071 coral colonies surveyed on 1819 transects at 660 sites between 2005 and 2015. The database contains observations for 60 species from 22 genera with 21 different health conditions. The goals of the HICORDIS database are to: i) provide open access, quality controlled and validated coral health data assembled from disparate surveys conducted across Hawaiʻi; ii) facilitate appropriate crediting of data; and iii) encourage future analyses of coral reef health. In this article, we describe and provide data from the HICORDIS database. The data presented in this paper were used in the research article “Satellite SST-based Coral Disease Outbreak Predictions for the Hawaiian Archipelago” (Caldwell et al., 2016) [1].","container-title":"Data in Brief","DOI":"10.1016/j.dib.2016.07.025","ISSN":"2352-3409","journalAbbreviation":"Data in Brief","language":"en","page":"1054-1058","source":"ScienceDirect","title":"Hawaiʻi Coral Disease database (HICORDIS): species-specific coral health data from across the Hawaiian archipelago","title-short":"Hawaiʻi Coral Disease database (HICORDIS)","volume":"8","author":[{"family":"Caldwell","given":"Jamie M."},{"family":"Burns","given":"John H. R."},{"family":"Couch","given":"Courtney"},{"family":"Ross","given":"Megan"},{"family":"Runyon","given":"Christina"},{"family":"Takabayashi","given":"Misaki"},{"family":"Vargas-Ángel","given":"Bernardo"},{"family":"Walsh","given":"William"},{"family":"Walton","given":"Maya"},{"family":"White","given":"Darla"},{"family":"Williams","given":"Gareth"},{"family":"Heron","given":"Scott F."}],"issued":{"date-parts":[["2016",9,1]]}}}],"schema":"https://github.com/citation-style-language/schema/raw/master/csl-citation.json"} </w:instrText>
      </w:r>
      <w:r w:rsidR="00DA6924">
        <w:rPr>
          <w:rFonts w:ascii="Arial" w:eastAsia="Tahoma" w:hAnsi="Arial" w:cs="Arial"/>
          <w:sz w:val="20"/>
          <w:szCs w:val="20"/>
        </w:rPr>
        <w:fldChar w:fldCharType="separate"/>
      </w:r>
      <w:r w:rsidR="00DA6924" w:rsidRPr="00DA6924">
        <w:rPr>
          <w:rFonts w:ascii="Arial" w:hAnsi="Arial" w:cs="Arial"/>
          <w:sz w:val="20"/>
          <w:vertAlign w:val="superscript"/>
        </w:rPr>
        <w:t>29</w:t>
      </w:r>
      <w:r w:rsidR="00DA6924">
        <w:rPr>
          <w:rFonts w:ascii="Arial" w:eastAsia="Tahoma" w:hAnsi="Arial" w:cs="Arial"/>
          <w:sz w:val="20"/>
          <w:szCs w:val="20"/>
        </w:rPr>
        <w:fldChar w:fldCharType="end"/>
      </w:r>
      <w:r w:rsidRPr="00961490">
        <w:rPr>
          <w:rFonts w:ascii="Arial" w:eastAsia="Times New Roman" w:hAnsi="Arial" w:cs="Arial"/>
          <w:sz w:val="20"/>
          <w:szCs w:val="20"/>
        </w:rPr>
        <w:t>), and Australia (this study). Disease counts for Australian corals were collected over a period of 5 years (2009-2013) across 109 reef sites and 65 coral genera (Supplementary Data Table 1b). At each of the 109 reefs, we surveyed coral health using 3 replicate belt transects laid along reef contours at 3-4m depth and approximately 20m apart using globally standardized protocols</w:t>
      </w:r>
      <w:r w:rsidR="00DA6924">
        <w:rPr>
          <w:rFonts w:ascii="Arial" w:eastAsia="Times New Roman" w:hAnsi="Arial" w:cs="Arial"/>
          <w:sz w:val="20"/>
          <w:szCs w:val="20"/>
        </w:rPr>
        <w:fldChar w:fldCharType="begin"/>
      </w:r>
      <w:r w:rsidR="007372D3">
        <w:rPr>
          <w:rFonts w:ascii="Arial" w:eastAsia="Times New Roman" w:hAnsi="Arial" w:cs="Arial"/>
          <w:sz w:val="20"/>
          <w:szCs w:val="20"/>
        </w:rPr>
        <w:instrText xml:space="preserve"> ADDIN ZOTERO_ITEM CSL_CITATION {"citationID":"ZbG3NJO3","properties":{"formattedCitation":"\\super 72\\nosupersub{}","plainCitation":"72","noteIndex":0},"citationItems":[{"id":1911,"uris":["http://zotero.org/groups/2769688/items/R9PBCUPI"],"itemData":{"id":1911,"type":"article-journal","abstract":"No abstract available....","language":"en","page":"17-32","source":"pubs.er.usgs.gov","title":"A coral disease handbook: Guidelines for assessment, monitoring, and management","title-short":"A coral disease handbook","author":[{"family":"Raymundo","given":"L."},{"family":"Work","given":"Thierry M."},{"family":"Bruckner","given":"A. W."},{"family":"Willis","given":"B."}],"issued":{"date-parts":[["2008"]]}}}],"schema":"https://github.com/citation-style-language/schema/raw/master/csl-citation.json"} </w:instrText>
      </w:r>
      <w:r w:rsidR="00DA6924">
        <w:rPr>
          <w:rFonts w:ascii="Arial" w:eastAsia="Times New Roman" w:hAnsi="Arial" w:cs="Arial"/>
          <w:sz w:val="20"/>
          <w:szCs w:val="20"/>
        </w:rPr>
        <w:fldChar w:fldCharType="separate"/>
      </w:r>
      <w:r w:rsidR="007372D3" w:rsidRPr="007372D3">
        <w:rPr>
          <w:rFonts w:ascii="Arial" w:hAnsi="Arial" w:cs="Arial"/>
          <w:sz w:val="20"/>
          <w:vertAlign w:val="superscript"/>
        </w:rPr>
        <w:t>72</w:t>
      </w:r>
      <w:r w:rsidR="00DA6924">
        <w:rPr>
          <w:rFonts w:ascii="Arial" w:eastAsia="Times New Roman" w:hAnsi="Arial" w:cs="Arial"/>
          <w:sz w:val="20"/>
          <w:szCs w:val="20"/>
        </w:rPr>
        <w:fldChar w:fldCharType="end"/>
      </w:r>
      <w:r w:rsidRPr="00961490">
        <w:rPr>
          <w:rFonts w:ascii="Arial" w:eastAsia="Times New Roman" w:hAnsi="Arial" w:cs="Arial"/>
          <w:sz w:val="20"/>
          <w:szCs w:val="20"/>
        </w:rPr>
        <w:t>. Depending on the reef location, belt transects were either 10, 15, or 20m in length by 2m width making the area surveyed at each reef between 60 and 120m</w:t>
      </w:r>
      <w:r w:rsidRPr="00961490">
        <w:rPr>
          <w:rFonts w:ascii="Arial" w:eastAsia="Times New Roman" w:hAnsi="Arial" w:cs="Arial"/>
          <w:sz w:val="20"/>
          <w:szCs w:val="20"/>
          <w:vertAlign w:val="superscript"/>
        </w:rPr>
        <w:t>2</w:t>
      </w:r>
      <w:r w:rsidRPr="00961490">
        <w:rPr>
          <w:rFonts w:ascii="Arial" w:eastAsia="Times New Roman" w:hAnsi="Arial" w:cs="Arial"/>
          <w:sz w:val="20"/>
          <w:szCs w:val="20"/>
        </w:rPr>
        <w:t>. Within each belt transect, we identified each coral colony over 5 cm in diameter to genus and classified it as either healthy (no observable disease lesions) or affected by one or more of six common Indo-Pacific coral diseases (according to</w:t>
      </w:r>
      <w:r w:rsidR="002F1CD2">
        <w:rPr>
          <w:rFonts w:ascii="Arial" w:eastAsia="Times New Roman" w:hAnsi="Arial" w:cs="Arial"/>
          <w:sz w:val="20"/>
          <w:szCs w:val="20"/>
        </w:rPr>
        <w:t xml:space="preserve"> Lamb and co-authors</w:t>
      </w:r>
      <w:r w:rsidR="002F1CD2">
        <w:rPr>
          <w:rFonts w:ascii="Arial" w:eastAsia="Times New Roman" w:hAnsi="Arial" w:cs="Arial"/>
          <w:sz w:val="20"/>
          <w:szCs w:val="20"/>
        </w:rPr>
        <w:fldChar w:fldCharType="begin"/>
      </w:r>
      <w:r w:rsidR="007372D3">
        <w:rPr>
          <w:rFonts w:ascii="Arial" w:eastAsia="Times New Roman" w:hAnsi="Arial" w:cs="Arial"/>
          <w:sz w:val="20"/>
          <w:szCs w:val="20"/>
        </w:rPr>
        <w:instrText xml:space="preserve"> ADDIN ZOTERO_ITEM CSL_CITATION {"citationID":"MdSiNq2w","properties":{"formattedCitation":"\\super 73\\nosupersub{}","plainCitation":"73","noteIndex":0},"citationItems":[{"id":1160,"uris":["http://zotero.org/groups/2769688/items/V2QSYIF7"],"itemData":{"id":1160,"type":"article-journal","abstract":"Corals wrapped in plastic\nCoral reefs provide vital fisheries and coastal defense, and they urgently need protection from the damaging effects of plastic waste. Lamb et al. surveyed 159 coral reefs in the Asia-Pacific region. Billions of plastic items were entangled in the reefs. The more spikey the coral species, the more likely they were to snag plastic. Disease likelihood increased 20-fold once a coral was draped in plastic. Plastic debris stresses coral through light deprivation, toxin release, and anoxia, giving pathogens a foothold for invasion.\nScience, this issue p. 460\nPlastic waste can promote microbial colonization by pathogens implicated in outbreaks of disease in the ocean. We assessed the influence of plastic waste on disease risk in 124,000 reef-building corals from 159 reefs in the Asia-Pacific region. The likelihood of disease increases from 4% to 89% when corals are in contact with plastic. Structurally complex corals are eight times more likely to be affected by plastic, suggesting that microhabitats for reef-associated organisms and valuable fisheries will be disproportionately affected. Plastic levels on coral reefs correspond to estimates of terrestrial mismanaged plastic waste entering the ocean. We estimate that 11.1 billion plastic items are entangled on coral reefs across the Asia-Pacific and project this number to increase 40% by 2025. Plastic waste management is critical for reducing diseases that threaten ecosystem health and human livelihoods.\nPlastic waste entanglement exacerbates the risk of coral disease outbreaks and consequent damage to reefs, as well as the loss of fisheries and coastal protection.\nPlastic waste entanglement exacerbates the risk of coral disease outbreaks and consequent damage to reefs, as well as the loss of fisheries and coastal protection.","container-title":"Science","DOI":"10.1126/science.aar3320","ISSN":"0036-8075, 1095-9203","issue":"6374","language":"en","license":"Copyright © 2018, The Authors, some rights reserved; exclusive licensee American Association for the Advancement of Science. No claim to original U.S. Government Works. http://www.sciencemag.org/about/science-licenses-journal-article-reuseThis is an article distributed under the terms of the Science Journals Default License.","note":"publisher: American Association for the Advancement of Science\nsection: Report\nPMID: 29371469","page":"460-462","source":"science.sciencemag.org","title":"Plastic waste associated with disease on coral reefs","volume":"359","author":[{"family":"Lamb","given":"Joleah B."},{"family":"Willis","given":"Bette L."},{"family":"Fiorenza","given":"Evan A."},{"family":"Couch","given":"Courtney S."},{"family":"Howard","given":"Robert"},{"family":"Rader","given":"Douglas N."},{"family":"True","given":"James D."},{"family":"Kelly","given":"Lisa A."},{"family":"Ahmad","given":"Awaludinnoer"},{"family":"Jompa","given":"Jamaluddin"},{"family":"Harvell","given":"C. Drew"}],"issued":{"date-parts":[["2018",1,26]]}}}],"schema":"https://github.com/citation-style-language/schema/raw/master/csl-citation.json"} </w:instrText>
      </w:r>
      <w:r w:rsidR="002F1CD2">
        <w:rPr>
          <w:rFonts w:ascii="Arial" w:eastAsia="Times New Roman" w:hAnsi="Arial" w:cs="Arial"/>
          <w:sz w:val="20"/>
          <w:szCs w:val="20"/>
        </w:rPr>
        <w:fldChar w:fldCharType="separate"/>
      </w:r>
      <w:r w:rsidR="007372D3" w:rsidRPr="007372D3">
        <w:rPr>
          <w:rFonts w:ascii="Arial" w:hAnsi="Arial" w:cs="Arial"/>
          <w:sz w:val="20"/>
          <w:vertAlign w:val="superscript"/>
        </w:rPr>
        <w:t>73</w:t>
      </w:r>
      <w:r w:rsidR="002F1CD2">
        <w:rPr>
          <w:rFonts w:ascii="Arial" w:eastAsia="Times New Roman" w:hAnsi="Arial" w:cs="Arial"/>
          <w:sz w:val="20"/>
          <w:szCs w:val="20"/>
        </w:rPr>
        <w:fldChar w:fldCharType="end"/>
      </w:r>
      <w:r w:rsidRPr="00961490">
        <w:rPr>
          <w:rFonts w:ascii="Arial" w:eastAsia="Times New Roman" w:hAnsi="Arial" w:cs="Arial"/>
          <w:sz w:val="20"/>
          <w:szCs w:val="20"/>
        </w:rPr>
        <w:t xml:space="preserve">). Together with the FRRP and HICORDIS data, the combined disease dataset contained ​​582,342 coral observations across 99 coral genera (Supplementary Data Table 1c). </w:t>
      </w:r>
    </w:p>
    <w:p w14:paraId="48C6B2C3" w14:textId="447C8EA6" w:rsidR="00961490" w:rsidRPr="00961490" w:rsidRDefault="00961490" w:rsidP="00961490">
      <w:pPr>
        <w:rPr>
          <w:rFonts w:ascii="Arial" w:eastAsia="Times New Roman" w:hAnsi="Arial" w:cs="Arial"/>
          <w:sz w:val="20"/>
          <w:szCs w:val="20"/>
        </w:rPr>
      </w:pPr>
      <w:r w:rsidRPr="00961490">
        <w:rPr>
          <w:rFonts w:ascii="Arial" w:eastAsia="Times New Roman" w:hAnsi="Arial" w:cs="Arial"/>
          <w:sz w:val="20"/>
          <w:szCs w:val="20"/>
        </w:rPr>
        <w:t xml:space="preserve">Because many of these disease observations identified corals only to genus, disease prevalence data were summarized at the genus level. All three resources represent coral surveys over time, ranging from 5 to 16 years. We chose such long-term datasets in an attempt to minimize the potential effects of specific events (e.g., bleaching in a single summer) and instead to capture </w:t>
      </w:r>
      <w:r w:rsidRPr="00961490">
        <w:rPr>
          <w:rFonts w:ascii="Arial" w:eastAsia="Times New Roman" w:hAnsi="Arial" w:cs="Arial"/>
          <w:sz w:val="20"/>
          <w:szCs w:val="20"/>
        </w:rPr>
        <w:lastRenderedPageBreak/>
        <w:t xml:space="preserve">more general trends in disease susceptibility across species, if such trends were present. </w:t>
      </w:r>
      <w:r w:rsidRPr="00961490">
        <w:rPr>
          <w:rFonts w:ascii="Arial" w:eastAsia="Times New Roman" w:hAnsi="Arial" w:cs="Arial"/>
          <w:sz w:val="20"/>
          <w:szCs w:val="20"/>
          <w:highlight w:val="white"/>
        </w:rPr>
        <w:t xml:space="preserve">Summarizing these data at the genus level was thus part of a comparative strategy, enabling us to extract overall trends and average out local circumstances, so that we could find holobiont features that control disease resistance that may protect some corals but not others. </w:t>
      </w:r>
      <w:r w:rsidRPr="00961490">
        <w:rPr>
          <w:rFonts w:ascii="Arial" w:eastAsia="Times New Roman" w:hAnsi="Arial" w:cs="Arial"/>
          <w:sz w:val="20"/>
          <w:szCs w:val="20"/>
        </w:rPr>
        <w:t xml:space="preserve">When summarizing at the genus level, individual counts of healthy corals or corals with specific diseases were summed within coral genera across these datasets. </w:t>
      </w:r>
    </w:p>
    <w:p w14:paraId="09C4BC3C" w14:textId="6B9599EF" w:rsidR="00961490" w:rsidRPr="00961490" w:rsidRDefault="00961490" w:rsidP="00961490">
      <w:pPr>
        <w:rPr>
          <w:rFonts w:ascii="Arial" w:eastAsia="Times New Roman" w:hAnsi="Arial" w:cs="Arial"/>
          <w:sz w:val="20"/>
          <w:szCs w:val="20"/>
        </w:rPr>
      </w:pPr>
      <w:r w:rsidRPr="00961490">
        <w:rPr>
          <w:rFonts w:ascii="Arial" w:eastAsia="Times New Roman" w:hAnsi="Arial" w:cs="Arial"/>
          <w:sz w:val="20"/>
          <w:szCs w:val="20"/>
        </w:rPr>
        <w:t xml:space="preserve">To ensure sufficient replication, we excluded coral genera with fewer than 100 observed individuals. This minimal count was selected because it is the lowest frequency at which diseases with a reasonably high frequency (e.g., 5%) can be reliably detected. (With 100 counts, there is a &gt;95% chance of detecting at least one count of any disease present with &gt;= 5% prevalence; cumulative binomial, 100 trials, success chance = 0.05). Because only very rarely observed taxa were removed, this filtering preserved 99.8% of total observations. Ultimately, our genus-level summary produced a table with 581,311 observations across 60 coral genera (Supplementary Data Table 1d). </w:t>
      </w:r>
      <w:ins w:id="466" w:author="Microsoft Office User" w:date="2024-11-02T11:40:00Z">
        <w:r w:rsidR="005908B3">
          <w:rPr>
            <w:rFonts w:ascii="Arial" w:eastAsia="Times New Roman" w:hAnsi="Arial" w:cs="Arial"/>
            <w:sz w:val="20"/>
            <w:szCs w:val="20"/>
          </w:rPr>
          <w:t>For a breakdown of disease susceptibility by coral host genus, see Supplementary Fig</w:t>
        </w:r>
      </w:ins>
      <w:ins w:id="467" w:author="Microsoft Office User" w:date="2024-11-02T11:46:00Z">
        <w:r w:rsidR="005908B3">
          <w:rPr>
            <w:rFonts w:ascii="Arial" w:eastAsia="Times New Roman" w:hAnsi="Arial" w:cs="Arial"/>
            <w:sz w:val="20"/>
            <w:szCs w:val="20"/>
          </w:rPr>
          <w:t>.</w:t>
        </w:r>
      </w:ins>
      <w:ins w:id="468" w:author="Microsoft Office User" w:date="2024-11-02T11:40:00Z">
        <w:r w:rsidR="005908B3">
          <w:rPr>
            <w:rFonts w:ascii="Arial" w:eastAsia="Times New Roman" w:hAnsi="Arial" w:cs="Arial"/>
            <w:sz w:val="20"/>
            <w:szCs w:val="20"/>
          </w:rPr>
          <w:t xml:space="preserve"> </w:t>
        </w:r>
      </w:ins>
      <w:ins w:id="469" w:author="Microsoft Office User" w:date="2024-11-02T11:46:00Z">
        <w:r w:rsidR="005908B3">
          <w:rPr>
            <w:rFonts w:ascii="Arial" w:eastAsia="Times New Roman" w:hAnsi="Arial" w:cs="Arial"/>
            <w:sz w:val="20"/>
            <w:szCs w:val="20"/>
          </w:rPr>
          <w:t>S</w:t>
        </w:r>
      </w:ins>
      <w:ins w:id="470" w:author="Microsoft Office User" w:date="2024-11-02T11:40:00Z">
        <w:r w:rsidR="005908B3">
          <w:rPr>
            <w:rFonts w:ascii="Arial" w:eastAsia="Times New Roman" w:hAnsi="Arial" w:cs="Arial"/>
            <w:sz w:val="20"/>
            <w:szCs w:val="20"/>
          </w:rPr>
          <w:t>5</w:t>
        </w:r>
      </w:ins>
      <w:ins w:id="471" w:author="Microsoft Office User" w:date="2024-11-02T11:52:00Z">
        <w:r w:rsidR="00745B3D">
          <w:rPr>
            <w:rFonts w:ascii="Arial" w:eastAsia="Times New Roman" w:hAnsi="Arial" w:cs="Arial"/>
            <w:sz w:val="20"/>
            <w:szCs w:val="20"/>
          </w:rPr>
          <w:t>A</w:t>
        </w:r>
      </w:ins>
      <w:ins w:id="472" w:author="Microsoft Office User" w:date="2024-11-02T11:40:00Z">
        <w:r w:rsidR="005908B3">
          <w:rPr>
            <w:rFonts w:ascii="Arial" w:eastAsia="Times New Roman" w:hAnsi="Arial" w:cs="Arial"/>
            <w:sz w:val="20"/>
            <w:szCs w:val="20"/>
          </w:rPr>
          <w:t xml:space="preserve">. </w:t>
        </w:r>
      </w:ins>
    </w:p>
    <w:p w14:paraId="520CF9C8" w14:textId="543A140B" w:rsidR="00961490" w:rsidRPr="00961490" w:rsidRDefault="00961490" w:rsidP="00961490">
      <w:pPr>
        <w:rPr>
          <w:rFonts w:ascii="Arial" w:eastAsia="Times New Roman" w:hAnsi="Arial" w:cs="Arial"/>
          <w:sz w:val="20"/>
          <w:szCs w:val="20"/>
        </w:rPr>
      </w:pPr>
      <w:r w:rsidRPr="00961490">
        <w:rPr>
          <w:rFonts w:ascii="Arial" w:eastAsia="Times New Roman" w:hAnsi="Arial" w:cs="Arial"/>
          <w:b/>
          <w:sz w:val="20"/>
          <w:szCs w:val="20"/>
        </w:rPr>
        <w:t xml:space="preserve">Summary of the microbiome data by coral host genus. </w:t>
      </w:r>
      <w:r w:rsidRPr="00961490">
        <w:rPr>
          <w:rFonts w:ascii="Arial" w:eastAsia="Times New Roman" w:hAnsi="Arial" w:cs="Arial"/>
          <w:sz w:val="20"/>
          <w:szCs w:val="20"/>
        </w:rPr>
        <w:t>Statistical summaries of microbiome community composition were calculated for each sample in QIIME2</w:t>
      </w:r>
      <w:r w:rsidR="002F1CD2">
        <w:rPr>
          <w:rFonts w:ascii="Arial" w:eastAsia="Times New Roman" w:hAnsi="Arial" w:cs="Arial"/>
          <w:sz w:val="20"/>
          <w:szCs w:val="20"/>
        </w:rPr>
        <w:fldChar w:fldCharType="begin"/>
      </w:r>
      <w:r w:rsidR="007372D3">
        <w:rPr>
          <w:rFonts w:ascii="Arial" w:eastAsia="Times New Roman" w:hAnsi="Arial" w:cs="Arial"/>
          <w:sz w:val="20"/>
          <w:szCs w:val="20"/>
        </w:rPr>
        <w:instrText xml:space="preserve"> ADDIN ZOTERO_ITEM CSL_CITATION {"citationID":"15mWVzv9","properties":{"formattedCitation":"\\super 64\\nosupersub{}","plainCitation":"64","noteIndex":0},"citationItems":[{"id":119,"uris":["http://zotero.org/users/5951735/items/47KYT4CP"],"itemData":{"id":119,"type":"report","abstract":"We present QIIME 2, an open­source microbiome data science platform accessible to users spanning the 30 microbiome research ecosystem, from scientists and engineers to clinicians and policy makers. QIIME 2 provides new features that will drive the next generation of microbiome research. These include interactive 32 spatial and temporal analysis and visualization tools, support for metabolomics and shotgun metagenomics analysis, and automated data provenance tracking to ensure reproducible, transparent microbiome data 34 science.","genre":"preprint","language":"en","note":"DOI: 10.7287/peerj.preprints.27295v2","publisher":"PeerJ Preprints","source":"DOI.org (Crossref)","title":"QIIME 2: Reproducible, interactive, scalable, and extensible microbiome data science","title-short":"QIIME 2","URL":"https://peerj.com/preprints/27295","author":[{"family":"Bolyen","given":"Evan"},{"family":"Rideout","given":"Jai Ram"},{"family":"Dillon","given":"Matthew R"},{"family":"Bokulich","given":"Nicholas A"},{"family":"Abnet","given":"Christian"},{"family":"Al-Ghalith","given":"Gabriel A"},{"family":"Alexander","given":"Harriet"},{"family":"Alm","given":"Eric J"},{"family":"Arumugam","given":"Manimozhiyan"},{"family":"Asnicar","given":"Francesco"},{"family":"Bai","given":"Yang"},{"family":"Bisanz","given":"Jordan E"},{"family":"Bittinger","given":"Kyle"},{"family":"Brejnrod","given":"Asker"},{"family":"Brislawn","given":"Colin J"},{"family":"Brown","given":"C Titus"},{"family":"Callahan","given":"Benjamin J"},{"family":"Caraballo-Rodríguez","given":"Andrés Mauricio"},{"family":"Chase","given":"John"},{"family":"Cope","given":"Emily"},{"family":"Da Silva","given":"Ricardo"},{"family":"Dorrestein","given":"Pieter C"},{"family":"Douglas","given":"Gavin M"},{"family":"Durall","given":"Daniel M"},{"family":"Duvallet","given":"Claire"},{"family":"Edwardson","given":"Christian F"},{"family":"Ernst","given":"Madeleine"},{"family":"Estaki","given":"Mehrbod"},{"family":"Fouquier","given":"Jennifer"},{"family":"Gauglitz","given":"Julia M"},{"family":"Gibson","given":"Deanna L"},{"family":"Gonzalez","given":"Antonio"},{"family":"Gorlick","given":"Kestrel"},{"family":"Guo","given":"Jiarong"},{"family":"Hillmann","given":"Benjamin"},{"family":"Holmes","given":"Susan"},{"family":"Holste","given":"Hannes"},{"family":"Huttenhower","given":"Curtis"},{"family":"Huttley","given":"Gavin"},{"family":"Janssen","given":"Stefan"},{"family":"Jarmusch","given":"Alan K"},{"family":"Jiang","given":"Lingjing"},{"family":"Kaehler","given":"Benjamin"},{"family":"Kang","given":"Kyo Bin"},{"family":"Keefe","given":"Christopher R"},{"family":"Keim","given":"Paul"},{"family":"Kelley","given":"Scott T"},{"family":"Knights","given":"Dan"},{"family":"Koester","given":"Irina"},{"family":"Kosciolek","given":"Tomasz"},{"family":"Kreps","given":"Jorden"},{"family":"Langille","given":"Morgan GI"},{"family":"Lee","given":"Joslynn"},{"family":"Ley","given":"Ruth"},{"family":"Liu","given":"Yong-Xin"},{"family":"Loftfield","given":"Erikka"},{"family":"Lozupone","given":"Catherine"},{"family":"Maher","given":"Massoud"},{"family":"Marotz","given":"Clarisse"},{"family":"Martin","given":"Bryan D"},{"family":"McDonald","given":"Daniel"},{"family":"McIver","given":"Lauren J"},{"family":"Melnik","given":"Alexey V"},{"family":"Metcalf","given":"Jessica L"},{"family":"Morgan","given":"Sydney C"},{"family":"Morton","given":"Jamie"},{"family":"Naimey","given":"Ahmad Turan"},{"family":"Navas-Molina","given":"Jose A"},{"family":"Nothias","given":"Louis Felix"},{"family":"Orchanian","given":"Stephanie B"},{"family":"Pearson","given":"Talima"},{"family":"Peoples","given":"Samuel L"},{"family":"Petras","given":"Daniel"},{"family":"Preuss","given":"Mary Lai"},{"family":"Pruesse","given":"Elmar"},{"family":"Rasmussen","given":"Lasse Buur"},{"family":"Rivers","given":"Adam"},{"family":"Robeson, II","given":"Michael S"},{"family":"Rosenthal","given":"Patrick"},{"family":"Segata","given":"Nicola"},{"family":"Shaffer","given":"Michael"},{"family":"Shiffer","given":"Arron"},{"family":"Sinha","given":"Rashmi"},{"family":"Song","given":"Se Jin"},{"family":"Spear","given":"John R"},{"family":"Swafford","given":"Austin D"},{"family":"Thompson","given":"Luke R"},{"family":"Torres","given":"Pedro J"},{"family":"Trinh","given":"Pauline"},{"family":"Tripathi","given":"Anupriya"},{"family":"Turnbaugh","given":"Peter J"},{"family":"Ul-Hasan","given":"Sabah"},{"family":"Hooft","given":"Justin JJ","non-dropping-particle":"van der"},{"family":"Vargas","given":"Fernando"},{"family":"Vázquez-Baeza","given":"Yoshiki"},{"family":"Vogtmann","given":"Emily"},{"family":"Hippel","given":"Max","non-dropping-particle":"von"},{"family":"Walters","given":"William"},{"family":"Wan","given":"Yunhu"},{"family":"Wang","given":"Mingxun"},{"family":"Warren","given":"Jonathan"},{"family":"Weber","given":"Kyle C"},{"family":"Williamson","given":"Chase HD"},{"family":"Willis","given":"Amy D"},{"family":"Xu","given":"Zhenjiang Zech"},{"family":"Zaneveld","given":"Jesse R"},{"family":"Zhang","given":"Yilong"},{"family":"Zhu","given":"Qiyun"},{"family":"Knight","given":"Rob"},{"family":"Caporaso","given":"J Gregory"}],"accessed":{"date-parts":[["2019",9,11]]},"issued":{"date-parts":[["2018",12,3]]}}}],"schema":"https://github.com/citation-style-language/schema/raw/master/csl-citation.json"} </w:instrText>
      </w:r>
      <w:r w:rsidR="002F1CD2">
        <w:rPr>
          <w:rFonts w:ascii="Arial" w:eastAsia="Times New Roman" w:hAnsi="Arial" w:cs="Arial"/>
          <w:sz w:val="20"/>
          <w:szCs w:val="20"/>
        </w:rPr>
        <w:fldChar w:fldCharType="separate"/>
      </w:r>
      <w:r w:rsidR="007372D3" w:rsidRPr="007372D3">
        <w:rPr>
          <w:rFonts w:ascii="Arial" w:hAnsi="Arial" w:cs="Arial"/>
          <w:sz w:val="20"/>
          <w:vertAlign w:val="superscript"/>
        </w:rPr>
        <w:t>64</w:t>
      </w:r>
      <w:r w:rsidR="002F1CD2">
        <w:rPr>
          <w:rFonts w:ascii="Arial" w:eastAsia="Times New Roman" w:hAnsi="Arial" w:cs="Arial"/>
          <w:sz w:val="20"/>
          <w:szCs w:val="20"/>
        </w:rPr>
        <w:fldChar w:fldCharType="end"/>
      </w:r>
      <w:r w:rsidRPr="00961490">
        <w:rPr>
          <w:rFonts w:ascii="Arial" w:eastAsia="Times New Roman" w:hAnsi="Arial" w:cs="Arial"/>
          <w:sz w:val="20"/>
          <w:szCs w:val="20"/>
        </w:rPr>
        <w:t xml:space="preserve">, and then summarized within anatomical compartments and coral genera. These summaries of coral microbiome alpha diversity were richness (observed features per 1000 reads), evenness (the Gini Index), and Simpson’s Index, which combines both richness and evenness. Thus, each combination of coral genus and anatomical compartment — such as </w:t>
      </w:r>
      <w:r w:rsidRPr="00961490">
        <w:rPr>
          <w:rFonts w:ascii="Arial" w:eastAsia="Times New Roman" w:hAnsi="Arial" w:cs="Arial"/>
          <w:i/>
          <w:sz w:val="20"/>
          <w:szCs w:val="20"/>
        </w:rPr>
        <w:t xml:space="preserve">Acropora </w:t>
      </w:r>
      <w:r w:rsidRPr="00961490">
        <w:rPr>
          <w:rFonts w:ascii="Arial" w:eastAsia="Times New Roman" w:hAnsi="Arial" w:cs="Arial"/>
          <w:sz w:val="20"/>
          <w:szCs w:val="20"/>
        </w:rPr>
        <w:t xml:space="preserve">mucus  — was assigned an average α-diversity value. </w:t>
      </w:r>
    </w:p>
    <w:p w14:paraId="45405450" w14:textId="04F5B2E5" w:rsidR="00961490" w:rsidRPr="00961490" w:rsidRDefault="00961490" w:rsidP="00961490">
      <w:pPr>
        <w:rPr>
          <w:rFonts w:ascii="Arial" w:eastAsia="Times New Roman" w:hAnsi="Arial" w:cs="Arial"/>
          <w:sz w:val="20"/>
          <w:szCs w:val="20"/>
        </w:rPr>
      </w:pPr>
      <w:r w:rsidRPr="00961490">
        <w:rPr>
          <w:rFonts w:ascii="Arial" w:eastAsia="Times New Roman" w:hAnsi="Arial" w:cs="Arial"/>
          <w:sz w:val="20"/>
          <w:szCs w:val="20"/>
        </w:rPr>
        <w:t>Simpson’s Index, which is of particular importance in these results, is at its highest when a single taxon is the only one present in microbiome, and at its lowest when there are both a large number of taxa, and all taxa have equal abundance</w:t>
      </w:r>
      <w:ins w:id="473" w:author="Microsoft Office User" w:date="2024-10-28T13:39:00Z">
        <w:r w:rsidR="00847C6F">
          <w:rPr>
            <w:rFonts w:ascii="Arial" w:eastAsia="Times New Roman" w:hAnsi="Arial" w:cs="Arial"/>
            <w:sz w:val="20"/>
            <w:szCs w:val="20"/>
          </w:rPr>
          <w:t xml:space="preserve"> (or relative abundance)</w:t>
        </w:r>
      </w:ins>
      <w:r w:rsidRPr="00961490">
        <w:rPr>
          <w:rFonts w:ascii="Arial" w:eastAsia="Times New Roman" w:hAnsi="Arial" w:cs="Arial"/>
          <w:sz w:val="20"/>
          <w:szCs w:val="20"/>
        </w:rPr>
        <w:t xml:space="preserve">. Thus, this measure is reduced both by community richness and community evenness (Simpson’s Index is closely related to Simpson’s Diversity, which is calculated as 1 - Simpson’s Index, such that more rich or even communities produce higher values). </w:t>
      </w:r>
    </w:p>
    <w:p w14:paraId="2A48DB12" w14:textId="3C33B328" w:rsidR="00961490" w:rsidRPr="00961490" w:rsidRDefault="00961490" w:rsidP="00961490">
      <w:pPr>
        <w:rPr>
          <w:rFonts w:ascii="Arial" w:eastAsia="Times New Roman" w:hAnsi="Arial" w:cs="Arial"/>
          <w:sz w:val="20"/>
          <w:szCs w:val="20"/>
        </w:rPr>
      </w:pPr>
      <w:r w:rsidRPr="00961490">
        <w:rPr>
          <w:rFonts w:ascii="Arial" w:eastAsia="Times New Roman" w:hAnsi="Arial" w:cs="Arial"/>
          <w:b/>
          <w:sz w:val="20"/>
          <w:szCs w:val="20"/>
        </w:rPr>
        <w:t xml:space="preserve">Construction of a genus level trait table. </w:t>
      </w:r>
      <w:r w:rsidRPr="00961490">
        <w:rPr>
          <w:rFonts w:ascii="Arial" w:eastAsia="Times New Roman" w:hAnsi="Arial" w:cs="Arial"/>
          <w:sz w:val="20"/>
          <w:szCs w:val="20"/>
        </w:rPr>
        <w:t>The summarized, genus-level disease susceptibility data compiled from all disease projects, and the summarized genus-level microbiome diversity data (see above) were combined to form a trait table that was used in subsequent evolutionary modeling. Additionally, the relative abundance of ‘dominant’ microbes analyzed in this study was averaged within genera and added to this genus-level trait table.</w:t>
      </w:r>
    </w:p>
    <w:p w14:paraId="1B89C22B" w14:textId="666F4646" w:rsidR="00961490" w:rsidRPr="00961490" w:rsidRDefault="00961490" w:rsidP="00961490">
      <w:pPr>
        <w:rPr>
          <w:rFonts w:ascii="Arial" w:eastAsia="Times New Roman" w:hAnsi="Arial" w:cs="Arial"/>
          <w:sz w:val="20"/>
          <w:szCs w:val="20"/>
        </w:rPr>
      </w:pPr>
      <w:r w:rsidRPr="00961490">
        <w:rPr>
          <w:rFonts w:ascii="Arial" w:eastAsia="Times New Roman" w:hAnsi="Arial" w:cs="Arial"/>
          <w:b/>
          <w:sz w:val="20"/>
          <w:szCs w:val="20"/>
        </w:rPr>
        <w:t xml:space="preserve">Genus-level summary of a reference coral phylogeny. </w:t>
      </w:r>
      <w:r w:rsidRPr="00961490">
        <w:rPr>
          <w:rFonts w:ascii="Arial" w:eastAsia="Times New Roman" w:hAnsi="Arial" w:cs="Arial"/>
          <w:sz w:val="20"/>
          <w:szCs w:val="20"/>
        </w:rPr>
        <w:t>Starting with a published multigene time-calibrated phylogeny of corals</w:t>
      </w:r>
      <w:r w:rsidR="002F1CD2">
        <w:rPr>
          <w:rFonts w:ascii="Arial" w:eastAsia="Times New Roman" w:hAnsi="Arial" w:cs="Arial"/>
          <w:sz w:val="20"/>
          <w:szCs w:val="20"/>
        </w:rPr>
        <w:fldChar w:fldCharType="begin"/>
      </w:r>
      <w:r w:rsidR="007372D3">
        <w:rPr>
          <w:rFonts w:ascii="Arial" w:eastAsia="Times New Roman" w:hAnsi="Arial" w:cs="Arial"/>
          <w:sz w:val="20"/>
          <w:szCs w:val="20"/>
        </w:rPr>
        <w:instrText xml:space="preserve"> ADDIN ZOTERO_ITEM CSL_CITATION {"citationID":"AwIoQnD5","properties":{"formattedCitation":"\\super 31\\nosupersub{}","plainCitation":"31","noteIndex":0},"citationItems":[{"id":1148,"uris":["http://zotero.org/groups/2769688/items/3INIID6L"],"itemData":{"id":1148,"type":"article-journal","abstract":"One-third of the world's reef-building corals are facing heightened extinction risk from climate change and other anthropogenic impacts. Previous studies have shown that such threats are not distributed randomly across the coral tree of life, and future extinctions have the potential to disproportionately reduce the phylogenetic diversity of this group on a global scale. However, the impact of such losses on a regional scale remains poorly known. In this study, we use phylogenetic metrics in conjunction with geographical distributions of living reef coral species to model how extinctions are likely to affect evolutionary diversity across different ecoregions. Based on two measures—phylogenetic diversity and phylogenetic species variability—we highlight regions with the largest losses of evolutionary diversity and hence of potential conservation interest. Notably, the projected loss of evolutionary diversity is relatively low in the most species-rich areas such as the Coral Triangle, while many regions with fewer species stand to lose much larger shares of their diversity. We also suggest that for complex ecosystems like coral reefs it is important to consider changes in phylogenetic species variability; areas with disproportionate declines in this measure should be of concern even if phylogenetic diversity is not as impacted. These findings underscore the importance of integrating evolutionary history into conservation planning for safeguarding the future diversity of coral reefs.","container-title":"Philosophical Transactions of the Royal Society B: Biological Sciences","DOI":"10.1098/rstb.2014.0010","issue":"1662","journalAbbreviation":"Philosophical Transactions of the Royal Society B: Biological Sciences","note":"publisher: Royal Society","page":"20140010","source":"royalsocietypublishing.org (Atypon)","title":"The future of evolutionary diversity in reef corals","volume":"370","author":[{"family":"Huang","given":"Danwei"},{"family":"Roy","given":"Kaustuv"}],"issued":{"date-parts":[["2015",2,19]]}}}],"schema":"https://github.com/citation-style-language/schema/raw/master/csl-citation.json"} </w:instrText>
      </w:r>
      <w:r w:rsidR="002F1CD2">
        <w:rPr>
          <w:rFonts w:ascii="Arial" w:eastAsia="Times New Roman" w:hAnsi="Arial" w:cs="Arial"/>
          <w:sz w:val="20"/>
          <w:szCs w:val="20"/>
        </w:rPr>
        <w:fldChar w:fldCharType="separate"/>
      </w:r>
      <w:r w:rsidR="002F1CD2" w:rsidRPr="002F1CD2">
        <w:rPr>
          <w:rFonts w:ascii="Arial" w:hAnsi="Arial" w:cs="Arial"/>
          <w:sz w:val="20"/>
          <w:vertAlign w:val="superscript"/>
        </w:rPr>
        <w:t>31</w:t>
      </w:r>
      <w:r w:rsidR="002F1CD2">
        <w:rPr>
          <w:rFonts w:ascii="Arial" w:eastAsia="Times New Roman" w:hAnsi="Arial" w:cs="Arial"/>
          <w:sz w:val="20"/>
          <w:szCs w:val="20"/>
        </w:rPr>
        <w:fldChar w:fldCharType="end"/>
      </w:r>
      <w:r w:rsidRPr="00961490">
        <w:rPr>
          <w:rFonts w:ascii="Arial" w:eastAsia="Times New Roman" w:hAnsi="Arial" w:cs="Arial"/>
          <w:sz w:val="20"/>
          <w:szCs w:val="20"/>
        </w:rPr>
        <w:t xml:space="preserve"> that we had previously used to demonstrate phylosymbiosis in corals</w:t>
      </w:r>
      <w:r w:rsidR="002F1CD2">
        <w:rPr>
          <w:rFonts w:ascii="Arial" w:eastAsia="Times New Roman" w:hAnsi="Arial" w:cs="Arial"/>
          <w:sz w:val="20"/>
          <w:szCs w:val="20"/>
        </w:rPr>
        <w:fldChar w:fldCharType="begin"/>
      </w:r>
      <w:r w:rsidR="007372D3">
        <w:rPr>
          <w:rFonts w:ascii="Arial" w:eastAsia="Times New Roman" w:hAnsi="Arial" w:cs="Arial"/>
          <w:sz w:val="20"/>
          <w:szCs w:val="20"/>
        </w:rPr>
        <w:instrText xml:space="preserve"> ADDIN ZOTERO_ITEM CSL_CITATION {"citationID":"5lIR9a5n","properties":{"formattedCitation":"\\super 16\\nosupersub{}","plainCitation":"16","noteIndex":0},"citationItems":[{"id":1151,"uris":["http://zotero.org/groups/2769688/items/8XBZWD3W"],"itemData":{"id":1151,"type":"article-journal","abstract":"Associations between corals and symbiotic microorganisms could be driven by the environment or shared evolutionary history. Here, the authors examine relationships between coral phylogenies and associated microbiomes, finding evidence of phylosymbiosis in microbes from coral skeleton and tissue, but not mucus.","container-title":"Nature Communications","DOI":"10.1038/s41467-018-07275-x","ISSN":"2041-1723","issue":"1","language":"en","license":"2018 The Author(s)","note":"number: 1\npublisher: Nature Publishing Group","page":"1-13","source":"www.nature.com","title":"Coral-associated bacteria demonstrate phylosymbiosis and cophylogeny","volume":"9","author":[{"family":"Pollock","given":"F. Joseph"},{"family":"McMinds","given":"Ryan"},{"family":"Smith","given":"Styles"},{"family":"Bourne","given":"David G."},{"family":"Willis","given":"Bette L."},{"family":"Medina","given":"Mónica"},{"family":"Thurber","given":"Rebecca Vega"},{"family":"Zaneveld","given":"Jesse R."}],"issued":{"date-parts":[["2018",11,22]]}}}],"schema":"https://github.com/citation-style-language/schema/raw/master/csl-citation.json"} </w:instrText>
      </w:r>
      <w:r w:rsidR="002F1CD2">
        <w:rPr>
          <w:rFonts w:ascii="Arial" w:eastAsia="Times New Roman" w:hAnsi="Arial" w:cs="Arial"/>
          <w:sz w:val="20"/>
          <w:szCs w:val="20"/>
        </w:rPr>
        <w:fldChar w:fldCharType="separate"/>
      </w:r>
      <w:r w:rsidR="002F1CD2" w:rsidRPr="002F1CD2">
        <w:rPr>
          <w:rFonts w:ascii="Arial" w:hAnsi="Arial" w:cs="Arial"/>
          <w:sz w:val="20"/>
          <w:vertAlign w:val="superscript"/>
        </w:rPr>
        <w:t>16</w:t>
      </w:r>
      <w:r w:rsidR="002F1CD2">
        <w:rPr>
          <w:rFonts w:ascii="Arial" w:eastAsia="Times New Roman" w:hAnsi="Arial" w:cs="Arial"/>
          <w:sz w:val="20"/>
          <w:szCs w:val="20"/>
        </w:rPr>
        <w:fldChar w:fldCharType="end"/>
      </w:r>
      <w:r w:rsidRPr="00961490">
        <w:rPr>
          <w:rFonts w:ascii="Arial" w:eastAsia="Times New Roman" w:hAnsi="Arial" w:cs="Arial"/>
          <w:sz w:val="20"/>
          <w:szCs w:val="20"/>
        </w:rPr>
        <w:t>, we randomly selected one representative species per genus to produce a genus level tree. This approach was preferred over several alternatives — such as trimming the tree back to the last common ancestor of each genus and reconstructing trait values — because it required fewer assumptions about the process of trait evolution.</w:t>
      </w:r>
      <w:r w:rsidRPr="00961490">
        <w:rPr>
          <w:rFonts w:ascii="Arial" w:eastAsia="Times New Roman" w:hAnsi="Arial" w:cs="Arial"/>
          <w:b/>
          <w:sz w:val="20"/>
          <w:szCs w:val="20"/>
        </w:rPr>
        <w:t xml:space="preserve"> </w:t>
      </w:r>
      <w:r w:rsidRPr="00961490">
        <w:rPr>
          <w:rFonts w:ascii="Arial" w:eastAsia="Times New Roman" w:hAnsi="Arial" w:cs="Arial"/>
          <w:sz w:val="20"/>
          <w:szCs w:val="20"/>
        </w:rPr>
        <w:t xml:space="preserve">As microbiome data were not available for all genera on the coral tree (e.g., temperate </w:t>
      </w:r>
      <w:r w:rsidR="002F1CD2" w:rsidRPr="00961490">
        <w:rPr>
          <w:rFonts w:ascii="Arial" w:eastAsia="Times New Roman" w:hAnsi="Arial" w:cs="Arial"/>
          <w:sz w:val="20"/>
          <w:szCs w:val="20"/>
        </w:rPr>
        <w:t>deep-sea</w:t>
      </w:r>
      <w:r w:rsidRPr="00961490">
        <w:rPr>
          <w:rFonts w:ascii="Arial" w:eastAsia="Times New Roman" w:hAnsi="Arial" w:cs="Arial"/>
          <w:sz w:val="20"/>
          <w:szCs w:val="20"/>
        </w:rPr>
        <w:t xml:space="preserve"> corals), the tree was further pruned </w:t>
      </w:r>
      <w:r w:rsidR="00E227EE">
        <w:rPr>
          <w:rFonts w:ascii="Arial" w:eastAsia="Times New Roman" w:hAnsi="Arial" w:cs="Arial"/>
          <w:sz w:val="20"/>
          <w:szCs w:val="20"/>
        </w:rPr>
        <w:t xml:space="preserve">(preserving branch lengths) </w:t>
      </w:r>
      <w:r w:rsidRPr="00961490">
        <w:rPr>
          <w:rFonts w:ascii="Arial" w:eastAsia="Times New Roman" w:hAnsi="Arial" w:cs="Arial"/>
          <w:sz w:val="20"/>
          <w:szCs w:val="20"/>
        </w:rPr>
        <w:t>to include only the subset of branches that matched those with microbiome data.</w:t>
      </w:r>
    </w:p>
    <w:p w14:paraId="5E05444A" w14:textId="4D214827" w:rsidR="00961490" w:rsidRPr="00961490" w:rsidRDefault="00961490" w:rsidP="00961490">
      <w:pPr>
        <w:rPr>
          <w:rFonts w:ascii="Arial" w:eastAsia="Times New Roman" w:hAnsi="Arial" w:cs="Arial"/>
          <w:sz w:val="20"/>
          <w:szCs w:val="20"/>
        </w:rPr>
      </w:pPr>
      <w:r w:rsidRPr="00961490">
        <w:rPr>
          <w:rFonts w:ascii="Arial" w:eastAsia="Times New Roman" w:hAnsi="Arial" w:cs="Arial"/>
          <w:b/>
          <w:sz w:val="20"/>
          <w:szCs w:val="20"/>
        </w:rPr>
        <w:t xml:space="preserve">Addition of genus-level coral growth data. </w:t>
      </w:r>
      <w:r w:rsidRPr="00961490">
        <w:rPr>
          <w:rFonts w:ascii="Arial" w:eastAsia="Times New Roman" w:hAnsi="Arial" w:cs="Arial"/>
          <w:sz w:val="20"/>
          <w:szCs w:val="20"/>
        </w:rPr>
        <w:t>To examine the influence of microbiome structure on coral traits, we pulled growth data from the Coral Trait Database</w:t>
      </w:r>
      <w:r w:rsidR="002F1CD2">
        <w:rPr>
          <w:rFonts w:ascii="Arial" w:eastAsia="Times New Roman" w:hAnsi="Arial" w:cs="Arial"/>
          <w:sz w:val="20"/>
          <w:szCs w:val="20"/>
        </w:rPr>
        <w:fldChar w:fldCharType="begin"/>
      </w:r>
      <w:r w:rsidR="007372D3">
        <w:rPr>
          <w:rFonts w:ascii="Arial" w:eastAsia="Times New Roman" w:hAnsi="Arial" w:cs="Arial"/>
          <w:sz w:val="20"/>
          <w:szCs w:val="20"/>
        </w:rPr>
        <w:instrText xml:space="preserve"> ADDIN ZOTERO_ITEM CSL_CITATION {"citationID":"DJgqwHBZ","properties":{"formattedCitation":"\\super 30\\nosupersub{}","plainCitation":"30","noteIndex":0},"citationItems":[{"id":2088,"uris":["http://zotero.org/groups/2769688/items/3GF6EKAH"],"itemData":{"id":2088,"type":"article-journal","abstract":"Trait-based approaches advance ecological and evolutionary research because traits provide a strong link to an organism’s function and fitness. Trait-based research might lead to a deeper understanding of the functions of, and services provided by, ecosystems, thereby improving management, which is vital in the current era of rapid environmental change. Coral reef scientists have long collected trait data for corals; however, these are difficult to access and often under-utilized in addressing large-scale questions. We present the Coral Trait Database initiative that aims to bring together physiological, morphological, ecological, phylogenetic and biogeographic trait information into a single repository. The database houses species- and individual-level data from published field and experimental studies alongside contextual data that provide important framing for analyses. In this data descriptor, we release data for 56 traits for 1547 species, and present a collaborative platform on which other trait data are being actively federated. Our overall goal is for the Coral Trait Database to become an open-source, community-led data clearinghouse that accelerates coral reef research.","container-title":"Scientific Data","DOI":"10.1038/sdata.2016.17","ISSN":"2052-4463","issue":"1","journalAbbreviation":"Sci Data","language":"en","license":"2016 The Author(s)","note":"number: 1\npublisher: Nature Publishing Group","page":"160017","source":"www.nature.com","title":"The Coral Trait Database, a curated database of trait information for coral species from the global oceans","volume":"3","author":[{"family":"Madin","given":"Joshua S."},{"family":"Anderson","given":"Kristen D."},{"family":"Andreasen","given":"Magnus Heide"},{"family":"Bridge","given":"Tom C. L."},{"family":"Cairns","given":"Stephen D."},{"family":"Connolly","given":"Sean R."},{"family":"Darling","given":"Emily S."},{"family":"Diaz","given":"Marcela"},{"family":"Falster","given":"Daniel S."},{"family":"Franklin","given":"Erik C."},{"family":"Gates","given":"Ruth D."},{"family":"Harmer","given":"Aaron M. T."},{"family":"Hoogenboom","given":"Mia O."},{"family":"Huang","given":"Danwei"},{"family":"Keith","given":"Sally A."},{"family":"Kosnik","given":"Matthew A."},{"family":"Kuo","given":"Chao-Yang"},{"family":"Lough","given":"Janice M."},{"family":"Lovelock","given":"Catherine E."},{"family":"Luiz","given":"Osmar"},{"family":"Martinelli","given":"Julieta"},{"family":"Mizerek","given":"Toni"},{"family":"Pandolfi","given":"John M."},{"family":"Pochon","given":"Xavier"},{"family":"Pratchett","given":"Morgan S."},{"family":"Putnam","given":"Hollie M."},{"family":"Roberts","given":"T. Edward"},{"family":"Stat","given":"Michael"},{"family":"Wallace","given":"Carden C."},{"family":"Widman","given":"Elizabeth"},{"family":"Baird","given":"Andrew H."}],"issued":{"date-parts":[["2016",3,29]]}}}],"schema":"https://github.com/citation-style-language/schema/raw/master/csl-citation.json"} </w:instrText>
      </w:r>
      <w:r w:rsidR="002F1CD2">
        <w:rPr>
          <w:rFonts w:ascii="Arial" w:eastAsia="Times New Roman" w:hAnsi="Arial" w:cs="Arial"/>
          <w:sz w:val="20"/>
          <w:szCs w:val="20"/>
        </w:rPr>
        <w:fldChar w:fldCharType="separate"/>
      </w:r>
      <w:r w:rsidR="002F1CD2" w:rsidRPr="002F1CD2">
        <w:rPr>
          <w:rFonts w:ascii="Arial" w:hAnsi="Arial" w:cs="Arial"/>
          <w:sz w:val="20"/>
          <w:vertAlign w:val="superscript"/>
        </w:rPr>
        <w:t>30</w:t>
      </w:r>
      <w:r w:rsidR="002F1CD2">
        <w:rPr>
          <w:rFonts w:ascii="Arial" w:eastAsia="Times New Roman" w:hAnsi="Arial" w:cs="Arial"/>
          <w:sz w:val="20"/>
          <w:szCs w:val="20"/>
        </w:rPr>
        <w:fldChar w:fldCharType="end"/>
      </w:r>
      <w:r w:rsidRPr="00961490">
        <w:rPr>
          <w:rFonts w:ascii="Arial" w:eastAsia="Times New Roman" w:hAnsi="Arial" w:cs="Arial"/>
          <w:sz w:val="20"/>
          <w:szCs w:val="20"/>
        </w:rPr>
        <w:t xml:space="preserve"> from all coral genera that matched those with both microbiome and disease data, and were collected using consistent metrics (mm/yr). This resulted in growth rate data from 18 coral genera that were subsequently combined with our genus-level trait table (Supplementary Data Table 1d</w:t>
      </w:r>
      <w:ins w:id="474" w:author="Microsoft Office User" w:date="2024-11-02T11:43:00Z">
        <w:r w:rsidR="005908B3">
          <w:rPr>
            <w:rFonts w:ascii="Arial" w:eastAsia="Times New Roman" w:hAnsi="Arial" w:cs="Arial"/>
            <w:sz w:val="20"/>
            <w:szCs w:val="20"/>
          </w:rPr>
          <w:t>; Supplementary Fig</w:t>
        </w:r>
      </w:ins>
      <w:ins w:id="475" w:author="Microsoft Office User" w:date="2024-11-02T11:46:00Z">
        <w:r w:rsidR="005908B3">
          <w:rPr>
            <w:rFonts w:ascii="Arial" w:eastAsia="Times New Roman" w:hAnsi="Arial" w:cs="Arial"/>
            <w:sz w:val="20"/>
            <w:szCs w:val="20"/>
          </w:rPr>
          <w:t>.</w:t>
        </w:r>
      </w:ins>
      <w:ins w:id="476" w:author="Microsoft Office User" w:date="2024-11-02T11:43:00Z">
        <w:r w:rsidR="005908B3">
          <w:rPr>
            <w:rFonts w:ascii="Arial" w:eastAsia="Times New Roman" w:hAnsi="Arial" w:cs="Arial"/>
            <w:sz w:val="20"/>
            <w:szCs w:val="20"/>
          </w:rPr>
          <w:t xml:space="preserve"> </w:t>
        </w:r>
      </w:ins>
      <w:ins w:id="477" w:author="Microsoft Office User" w:date="2024-11-02T11:46:00Z">
        <w:r w:rsidR="005908B3">
          <w:rPr>
            <w:rFonts w:ascii="Arial" w:eastAsia="Times New Roman" w:hAnsi="Arial" w:cs="Arial"/>
            <w:sz w:val="20"/>
            <w:szCs w:val="20"/>
          </w:rPr>
          <w:t>S</w:t>
        </w:r>
      </w:ins>
      <w:ins w:id="478" w:author="Microsoft Office User" w:date="2024-11-02T11:43:00Z">
        <w:r w:rsidR="005908B3">
          <w:rPr>
            <w:rFonts w:ascii="Arial" w:eastAsia="Times New Roman" w:hAnsi="Arial" w:cs="Arial"/>
            <w:sz w:val="20"/>
            <w:szCs w:val="20"/>
          </w:rPr>
          <w:t>5</w:t>
        </w:r>
      </w:ins>
      <w:ins w:id="479" w:author="Microsoft Office User" w:date="2024-11-02T11:52:00Z">
        <w:r w:rsidR="00745B3D">
          <w:rPr>
            <w:rFonts w:ascii="Arial" w:eastAsia="Times New Roman" w:hAnsi="Arial" w:cs="Arial"/>
            <w:sz w:val="20"/>
            <w:szCs w:val="20"/>
          </w:rPr>
          <w:t>B,C</w:t>
        </w:r>
      </w:ins>
      <w:r w:rsidRPr="00961490">
        <w:rPr>
          <w:rFonts w:ascii="Arial" w:eastAsia="Times New Roman" w:hAnsi="Arial" w:cs="Arial"/>
          <w:sz w:val="20"/>
          <w:szCs w:val="20"/>
        </w:rPr>
        <w:t>).</w:t>
      </w:r>
      <w:ins w:id="480" w:author="Microsoft Office User" w:date="2024-11-02T11:40:00Z">
        <w:r w:rsidR="005908B3">
          <w:rPr>
            <w:rFonts w:ascii="Arial" w:eastAsia="Times New Roman" w:hAnsi="Arial" w:cs="Arial"/>
            <w:sz w:val="20"/>
            <w:szCs w:val="20"/>
          </w:rPr>
          <w:t xml:space="preserve"> </w:t>
        </w:r>
      </w:ins>
      <w:del w:id="481" w:author="Microsoft Office User" w:date="2024-11-02T11:43:00Z">
        <w:r w:rsidRPr="00961490" w:rsidDel="005908B3">
          <w:rPr>
            <w:rFonts w:ascii="Arial" w:eastAsia="Times New Roman" w:hAnsi="Arial" w:cs="Arial"/>
            <w:sz w:val="20"/>
            <w:szCs w:val="20"/>
          </w:rPr>
          <w:delText xml:space="preserve"> </w:delText>
        </w:r>
      </w:del>
    </w:p>
    <w:p w14:paraId="750FD980" w14:textId="36E742C0" w:rsidR="00961490" w:rsidRPr="00961490" w:rsidRDefault="00961490" w:rsidP="00961490">
      <w:pPr>
        <w:rPr>
          <w:rFonts w:ascii="Arial" w:eastAsia="Times New Roman" w:hAnsi="Arial" w:cs="Arial"/>
          <w:sz w:val="20"/>
          <w:szCs w:val="20"/>
        </w:rPr>
      </w:pPr>
      <w:r w:rsidRPr="00961490">
        <w:rPr>
          <w:rFonts w:ascii="Arial" w:eastAsia="Times New Roman" w:hAnsi="Arial" w:cs="Arial"/>
          <w:b/>
          <w:sz w:val="20"/>
          <w:szCs w:val="20"/>
        </w:rPr>
        <w:lastRenderedPageBreak/>
        <w:t xml:space="preserve">Phylogenetic Correlative Analysis. </w:t>
      </w:r>
      <w:r w:rsidRPr="00961490">
        <w:rPr>
          <w:rFonts w:ascii="Arial" w:eastAsia="Times New Roman" w:hAnsi="Arial" w:cs="Arial"/>
          <w:sz w:val="20"/>
          <w:szCs w:val="20"/>
        </w:rPr>
        <w:t>Shared evolutionary history induces correlations in traits between species that violate the requirement of standard statistical tests that observations must be independent and uncorrelated. Thus, special care must be taken to account for phylogeny in comparative analysis. We first applied Felsenstein’s phylogenetic independent contrasts (PIC) to visualize our cross-genus trait correlations using the phytools R package</w:t>
      </w:r>
      <w:r w:rsidR="002F1CD2">
        <w:rPr>
          <w:rFonts w:ascii="Arial" w:eastAsia="Times New Roman" w:hAnsi="Arial" w:cs="Arial"/>
          <w:sz w:val="20"/>
          <w:szCs w:val="20"/>
        </w:rPr>
        <w:fldChar w:fldCharType="begin"/>
      </w:r>
      <w:r w:rsidR="007372D3">
        <w:rPr>
          <w:rFonts w:ascii="Arial" w:eastAsia="Times New Roman" w:hAnsi="Arial" w:cs="Arial"/>
          <w:sz w:val="20"/>
          <w:szCs w:val="20"/>
        </w:rPr>
        <w:instrText xml:space="preserve"> ADDIN ZOTERO_ITEM CSL_CITATION {"citationID":"xowjpLoV","properties":{"formattedCitation":"\\super 74\\nosupersub{}","plainCitation":"74","noteIndex":0},"citationItems":[{"id":1939,"uris":["http://zotero.org/groups/2769688/items/89LV36XJ"],"itemData":{"id":1939,"type":"article-journal","container-title":"Methods in Ecology and Evolution","DOI":"phytools: An R package for phylogenetic comparative biology (and other things)","page":"217-223","title":"phytools: An R package for phylogenetic comparative biology (and other things)","volume":"3","author":[{"family":"Revell, Liam J.","given":""}],"issued":{"date-parts":[["2012"]]}}}],"schema":"https://github.com/citation-style-language/schema/raw/master/csl-citation.json"} </w:instrText>
      </w:r>
      <w:r w:rsidR="002F1CD2">
        <w:rPr>
          <w:rFonts w:ascii="Arial" w:eastAsia="Times New Roman" w:hAnsi="Arial" w:cs="Arial"/>
          <w:sz w:val="20"/>
          <w:szCs w:val="20"/>
        </w:rPr>
        <w:fldChar w:fldCharType="separate"/>
      </w:r>
      <w:r w:rsidR="007372D3" w:rsidRPr="007372D3">
        <w:rPr>
          <w:rFonts w:ascii="Arial" w:hAnsi="Arial" w:cs="Arial"/>
          <w:sz w:val="20"/>
          <w:vertAlign w:val="superscript"/>
        </w:rPr>
        <w:t>74</w:t>
      </w:r>
      <w:r w:rsidR="002F1CD2">
        <w:rPr>
          <w:rFonts w:ascii="Arial" w:eastAsia="Times New Roman" w:hAnsi="Arial" w:cs="Arial"/>
          <w:sz w:val="20"/>
          <w:szCs w:val="20"/>
        </w:rPr>
        <w:fldChar w:fldCharType="end"/>
      </w:r>
      <w:r w:rsidRPr="00961490">
        <w:rPr>
          <w:rFonts w:ascii="Arial" w:eastAsia="Times New Roman" w:hAnsi="Arial" w:cs="Arial"/>
          <w:sz w:val="20"/>
          <w:szCs w:val="20"/>
        </w:rPr>
        <w:t>. This method removes the effect of any shared evolutionary histories by calculating differences in trait values (contrasts) between sister taxa. We next examined the relationships between traits using information-theoretic model selection (that is, comparison of AICc scores) to identify phylogenetic generalized least squares (PGLS) models of evolution that best explained the observed distribution of microbiome α- or β-diversity and disease susceptibility (as continuous evolutionary characters) in extant species. We tested 4 evolutionary models in the caper R package</w:t>
      </w:r>
      <w:r w:rsidR="002F1CD2">
        <w:rPr>
          <w:rFonts w:ascii="Arial" w:eastAsia="Times New Roman" w:hAnsi="Arial" w:cs="Arial"/>
          <w:sz w:val="20"/>
          <w:szCs w:val="20"/>
        </w:rPr>
        <w:fldChar w:fldCharType="begin"/>
      </w:r>
      <w:r w:rsidR="007372D3">
        <w:rPr>
          <w:rFonts w:ascii="Arial" w:eastAsia="Times New Roman" w:hAnsi="Arial" w:cs="Arial"/>
          <w:sz w:val="20"/>
          <w:szCs w:val="20"/>
        </w:rPr>
        <w:instrText xml:space="preserve"> ADDIN ZOTERO_ITEM CSL_CITATION {"citationID":"9sEX2TCl","properties":{"formattedCitation":"\\super 75\\nosupersub{}","plainCitation":"75","noteIndex":0},"citationItems":[{"id":1645,"uris":["http://zotero.org/groups/2769688/items/VZGLF8SW"],"itemData":{"id":1645,"type":"software","title":"caper: Comparative Analyses of Phylogenetics and Evolution in R","URL":"https://CRAN.R-project.org/package=caper","version":"1.0.1","author":[{"literal":"David Orme"},{"family":"Freckelton","given":"Rob"},{"family":"Thomas","given":"Gavin"},{"family":"Petzoldt","given":"Thomas"},{"family":"Fritz","given":"Susanne"},{"family":"Isaac","given":"Nick"},{"family":"Pearse","given":"Will"}],"issued":{"date-parts":[["2018"]]}}}],"schema":"https://github.com/citation-style-language/schema/raw/master/csl-citation.json"} </w:instrText>
      </w:r>
      <w:r w:rsidR="002F1CD2">
        <w:rPr>
          <w:rFonts w:ascii="Arial" w:eastAsia="Times New Roman" w:hAnsi="Arial" w:cs="Arial"/>
          <w:sz w:val="20"/>
          <w:szCs w:val="20"/>
        </w:rPr>
        <w:fldChar w:fldCharType="separate"/>
      </w:r>
      <w:r w:rsidR="007372D3" w:rsidRPr="007372D3">
        <w:rPr>
          <w:rFonts w:ascii="Arial" w:hAnsi="Arial" w:cs="Arial"/>
          <w:sz w:val="20"/>
          <w:vertAlign w:val="superscript"/>
        </w:rPr>
        <w:t>75</w:t>
      </w:r>
      <w:r w:rsidR="002F1CD2">
        <w:rPr>
          <w:rFonts w:ascii="Arial" w:eastAsia="Times New Roman" w:hAnsi="Arial" w:cs="Arial"/>
          <w:sz w:val="20"/>
          <w:szCs w:val="20"/>
        </w:rPr>
        <w:fldChar w:fldCharType="end"/>
      </w:r>
      <w:r w:rsidRPr="00961490">
        <w:rPr>
          <w:rFonts w:ascii="Arial" w:eastAsia="Times New Roman" w:hAnsi="Arial" w:cs="Arial"/>
          <w:sz w:val="20"/>
          <w:szCs w:val="20"/>
        </w:rPr>
        <w:t>. In the first model, we used PGLS with no branch length transformation (i.e. holding λ,</w:t>
      </w:r>
      <w:r w:rsidRPr="00961490">
        <w:rPr>
          <w:rFonts w:ascii="Cambria Math" w:eastAsia="Times New Roman" w:hAnsi="Cambria Math" w:cs="Cambria Math"/>
          <w:sz w:val="20"/>
          <w:szCs w:val="20"/>
        </w:rPr>
        <w:t>𝜹</w:t>
      </w:r>
      <w:r w:rsidRPr="00961490">
        <w:rPr>
          <w:rFonts w:ascii="Arial" w:eastAsia="Times New Roman" w:hAnsi="Arial" w:cs="Arial"/>
          <w:sz w:val="20"/>
          <w:szCs w:val="20"/>
        </w:rPr>
        <w:t xml:space="preserve">, κ = 1). Thus, this first model is equivalent to PIC. In the next 3 models, we transformed branch lengths on the tree by allowing the model to fit either λ, </w:t>
      </w:r>
      <w:r w:rsidRPr="00961490">
        <w:rPr>
          <w:rFonts w:ascii="Cambria Math" w:eastAsia="Times New Roman" w:hAnsi="Cambria Math" w:cs="Cambria Math"/>
          <w:sz w:val="20"/>
          <w:szCs w:val="20"/>
        </w:rPr>
        <w:t>𝜹</w:t>
      </w:r>
      <w:r w:rsidRPr="00961490">
        <w:rPr>
          <w:rFonts w:ascii="Arial" w:eastAsia="Times New Roman" w:hAnsi="Arial" w:cs="Arial"/>
          <w:sz w:val="20"/>
          <w:szCs w:val="20"/>
        </w:rPr>
        <w:t xml:space="preserve">, or κ (see below) using maximum likelihood estimation, while fixing the other 2 parameters at 1. We refer to these 4 models as PGLS, PGLS + λ, PGLS + </w:t>
      </w:r>
      <w:r w:rsidRPr="00961490">
        <w:rPr>
          <w:rFonts w:ascii="Cambria Math" w:eastAsia="Times New Roman" w:hAnsi="Cambria Math" w:cs="Cambria Math"/>
          <w:sz w:val="20"/>
          <w:szCs w:val="20"/>
        </w:rPr>
        <w:t>𝜹</w:t>
      </w:r>
      <w:r w:rsidRPr="00961490">
        <w:rPr>
          <w:rFonts w:ascii="Arial" w:eastAsia="Times New Roman" w:hAnsi="Arial" w:cs="Arial"/>
          <w:sz w:val="20"/>
          <w:szCs w:val="20"/>
        </w:rPr>
        <w:t xml:space="preserve">, and PGLS + κ. For detailed explanations of each parameter, please refer to Supplementary Data </w:t>
      </w:r>
      <w:commentRangeStart w:id="482"/>
      <w:r w:rsidRPr="00961490">
        <w:rPr>
          <w:rFonts w:ascii="Arial" w:eastAsia="Times New Roman" w:hAnsi="Arial" w:cs="Arial"/>
          <w:sz w:val="20"/>
          <w:szCs w:val="20"/>
        </w:rPr>
        <w:t>Table 1</w:t>
      </w:r>
      <w:r w:rsidR="001E011D">
        <w:rPr>
          <w:rFonts w:ascii="Arial" w:eastAsia="Times New Roman" w:hAnsi="Arial" w:cs="Arial"/>
          <w:sz w:val="20"/>
          <w:szCs w:val="20"/>
        </w:rPr>
        <w:t>2</w:t>
      </w:r>
      <w:r w:rsidRPr="00961490">
        <w:rPr>
          <w:rFonts w:ascii="Arial" w:eastAsia="Times New Roman" w:hAnsi="Arial" w:cs="Arial"/>
          <w:sz w:val="20"/>
          <w:szCs w:val="20"/>
        </w:rPr>
        <w:t xml:space="preserve">. </w:t>
      </w:r>
      <w:commentRangeEnd w:id="482"/>
      <w:r w:rsidR="002049D3">
        <w:rPr>
          <w:rStyle w:val="CommentReference"/>
          <w:rFonts w:ascii="Times New Roman" w:eastAsia="Times New Roman" w:hAnsi="Times New Roman" w:cs="Times New Roman"/>
        </w:rPr>
        <w:commentReference w:id="482"/>
      </w:r>
      <w:r w:rsidRPr="00961490">
        <w:rPr>
          <w:rFonts w:ascii="Arial" w:eastAsia="Times New Roman" w:hAnsi="Arial" w:cs="Arial"/>
          <w:sz w:val="20"/>
          <w:szCs w:val="20"/>
        </w:rPr>
        <w:t>Typically, these models estimated very low λ (~0), indicating little or low phylogenetic inertia.</w:t>
      </w:r>
      <w:r w:rsidR="00E227EE">
        <w:rPr>
          <w:rFonts w:ascii="Arial" w:eastAsia="Times New Roman" w:hAnsi="Arial" w:cs="Arial"/>
          <w:sz w:val="20"/>
          <w:szCs w:val="20"/>
        </w:rPr>
        <w:t xml:space="preserve"> M</w:t>
      </w:r>
      <w:r w:rsidR="00E227EE" w:rsidRPr="00961490">
        <w:rPr>
          <w:rFonts w:ascii="Arial" w:eastAsia="Times New Roman" w:hAnsi="Arial" w:cs="Arial"/>
          <w:sz w:val="20"/>
          <w:szCs w:val="20"/>
        </w:rPr>
        <w:t xml:space="preserve">ultiple comparisons </w:t>
      </w:r>
      <w:r w:rsidR="00E227EE">
        <w:rPr>
          <w:rFonts w:ascii="Arial" w:eastAsia="Times New Roman" w:hAnsi="Arial" w:cs="Arial"/>
          <w:sz w:val="20"/>
          <w:szCs w:val="20"/>
        </w:rPr>
        <w:t xml:space="preserve">were accounted for by calculating q values for </w:t>
      </w:r>
      <w:r w:rsidR="00E227EE" w:rsidRPr="00961490">
        <w:rPr>
          <w:rFonts w:ascii="Arial" w:eastAsia="Times New Roman" w:hAnsi="Arial" w:cs="Arial"/>
          <w:sz w:val="20"/>
          <w:szCs w:val="20"/>
        </w:rPr>
        <w:t>false discovery rate (FDR) c</w:t>
      </w:r>
      <w:r w:rsidR="00E227EE">
        <w:rPr>
          <w:rFonts w:ascii="Arial" w:eastAsia="Times New Roman" w:hAnsi="Arial" w:cs="Arial"/>
          <w:sz w:val="20"/>
          <w:szCs w:val="20"/>
        </w:rPr>
        <w:t>ontrol</w:t>
      </w:r>
      <w:r w:rsidR="00E227EE" w:rsidRPr="00961490">
        <w:rPr>
          <w:rFonts w:ascii="Arial" w:eastAsia="Times New Roman" w:hAnsi="Arial" w:cs="Arial"/>
          <w:sz w:val="20"/>
          <w:szCs w:val="20"/>
        </w:rPr>
        <w:t xml:space="preserve">. Significant relationships between the two traits suggests that they are evolutionarily correlated. </w:t>
      </w:r>
      <w:r w:rsidR="00E227EE">
        <w:rPr>
          <w:rFonts w:ascii="Arial" w:eastAsia="Times New Roman" w:hAnsi="Arial" w:cs="Arial"/>
          <w:sz w:val="20"/>
          <w:szCs w:val="20"/>
        </w:rPr>
        <w:t>Al</w:t>
      </w:r>
      <w:r w:rsidR="00E227EE" w:rsidRPr="00961490">
        <w:rPr>
          <w:rFonts w:ascii="Arial" w:eastAsia="Times New Roman" w:hAnsi="Arial" w:cs="Arial"/>
          <w:sz w:val="20"/>
          <w:szCs w:val="20"/>
        </w:rPr>
        <w:t>l statistics reported represent the best PGLS model results.</w:t>
      </w:r>
    </w:p>
    <w:p w14:paraId="3FFF85F7" w14:textId="14C2FE35" w:rsidR="00961490" w:rsidRDefault="00961490" w:rsidP="00961490">
      <w:pPr>
        <w:rPr>
          <w:ins w:id="483" w:author="Microsoft Office User" w:date="2024-11-01T10:12:00Z"/>
          <w:rFonts w:ascii="Arial" w:eastAsia="Times New Roman" w:hAnsi="Arial" w:cs="Arial"/>
          <w:sz w:val="20"/>
          <w:szCs w:val="20"/>
        </w:rPr>
      </w:pPr>
      <w:r w:rsidRPr="00961490">
        <w:rPr>
          <w:rFonts w:ascii="Arial" w:eastAsia="Times New Roman" w:hAnsi="Arial" w:cs="Arial"/>
          <w:sz w:val="20"/>
          <w:szCs w:val="20"/>
        </w:rPr>
        <w:t>Additionally, ancestral state reconstructions of key traits were visualized using the contmap function in the phytools R package</w:t>
      </w:r>
      <w:r w:rsidR="002F1CD2">
        <w:rPr>
          <w:rFonts w:ascii="Arial" w:eastAsia="Times New Roman" w:hAnsi="Arial" w:cs="Arial"/>
          <w:sz w:val="20"/>
          <w:szCs w:val="20"/>
        </w:rPr>
        <w:fldChar w:fldCharType="begin"/>
      </w:r>
      <w:r w:rsidR="007372D3">
        <w:rPr>
          <w:rFonts w:ascii="Arial" w:eastAsia="Times New Roman" w:hAnsi="Arial" w:cs="Arial"/>
          <w:sz w:val="20"/>
          <w:szCs w:val="20"/>
        </w:rPr>
        <w:instrText xml:space="preserve"> ADDIN ZOTERO_ITEM CSL_CITATION {"citationID":"Yh4lK38J","properties":{"formattedCitation":"\\super 74\\nosupersub{}","plainCitation":"74","noteIndex":0},"citationItems":[{"id":1939,"uris":["http://zotero.org/groups/2769688/items/89LV36XJ"],"itemData":{"id":1939,"type":"article-journal","container-title":"Methods in Ecology and Evolution","DOI":"phytools: An R package for phylogenetic comparative biology (and other things)","page":"217-223","title":"phytools: An R package for phylogenetic comparative biology (and other things)","volume":"3","author":[{"family":"Revell, Liam J.","given":""}],"issued":{"date-parts":[["2012"]]}}}],"schema":"https://github.com/citation-style-language/schema/raw/master/csl-citation.json"} </w:instrText>
      </w:r>
      <w:r w:rsidR="002F1CD2">
        <w:rPr>
          <w:rFonts w:ascii="Arial" w:eastAsia="Times New Roman" w:hAnsi="Arial" w:cs="Arial"/>
          <w:sz w:val="20"/>
          <w:szCs w:val="20"/>
        </w:rPr>
        <w:fldChar w:fldCharType="separate"/>
      </w:r>
      <w:r w:rsidR="007372D3" w:rsidRPr="007372D3">
        <w:rPr>
          <w:rFonts w:ascii="Arial" w:hAnsi="Arial" w:cs="Arial"/>
          <w:sz w:val="20"/>
          <w:vertAlign w:val="superscript"/>
        </w:rPr>
        <w:t>74</w:t>
      </w:r>
      <w:r w:rsidR="002F1CD2">
        <w:rPr>
          <w:rFonts w:ascii="Arial" w:eastAsia="Times New Roman" w:hAnsi="Arial" w:cs="Arial"/>
          <w:sz w:val="20"/>
          <w:szCs w:val="20"/>
        </w:rPr>
        <w:fldChar w:fldCharType="end"/>
      </w:r>
      <w:r w:rsidRPr="00961490">
        <w:rPr>
          <w:rFonts w:ascii="Arial" w:eastAsia="Times New Roman" w:hAnsi="Arial" w:cs="Arial"/>
          <w:sz w:val="20"/>
          <w:szCs w:val="20"/>
        </w:rPr>
        <w:t>, which in turn estimates internal states using fast maximum-likelihood (ML) ancestral state reconstruct as implemented in the fastAnc phytools function.</w:t>
      </w:r>
    </w:p>
    <w:p w14:paraId="09A1FD66" w14:textId="5EA16497" w:rsidR="00346790" w:rsidRPr="00961490" w:rsidRDefault="005859EF" w:rsidP="00961490">
      <w:pPr>
        <w:rPr>
          <w:rFonts w:ascii="Arial" w:eastAsia="Times New Roman" w:hAnsi="Arial" w:cs="Arial"/>
          <w:sz w:val="20"/>
          <w:szCs w:val="20"/>
        </w:rPr>
      </w:pPr>
      <w:ins w:id="484" w:author="Microsoft Office User" w:date="2024-11-01T10:17:00Z">
        <w:r>
          <w:rPr>
            <w:rFonts w:ascii="Arial" w:eastAsia="Times New Roman" w:hAnsi="Arial" w:cs="Arial"/>
            <w:sz w:val="20"/>
            <w:szCs w:val="20"/>
          </w:rPr>
          <w:t>Annotated c</w:t>
        </w:r>
      </w:ins>
      <w:ins w:id="485" w:author="Microsoft Office User" w:date="2024-11-01T10:12:00Z">
        <w:r w:rsidR="00346790">
          <w:rPr>
            <w:rFonts w:ascii="Arial" w:eastAsia="Times New Roman" w:hAnsi="Arial" w:cs="Arial"/>
            <w:sz w:val="20"/>
            <w:szCs w:val="20"/>
          </w:rPr>
          <w:t xml:space="preserve">ode for all phylogenetic correlations are available </w:t>
        </w:r>
      </w:ins>
      <w:ins w:id="486" w:author="Microsoft Office User" w:date="2024-11-01T10:13:00Z">
        <w:r w:rsidR="00346790">
          <w:rPr>
            <w:rFonts w:ascii="Arial" w:eastAsia="Times New Roman" w:hAnsi="Arial" w:cs="Arial"/>
            <w:sz w:val="20"/>
            <w:szCs w:val="20"/>
          </w:rPr>
          <w:t xml:space="preserve">within </w:t>
        </w:r>
      </w:ins>
      <w:ins w:id="487" w:author="Microsoft Office User" w:date="2024-11-01T10:16:00Z">
        <w:r>
          <w:rPr>
            <w:rFonts w:ascii="Arial" w:eastAsia="Times New Roman" w:hAnsi="Arial" w:cs="Arial"/>
            <w:sz w:val="20"/>
            <w:szCs w:val="20"/>
          </w:rPr>
          <w:t xml:space="preserve">the run_all_PICs.ipynb script </w:t>
        </w:r>
      </w:ins>
      <w:ins w:id="488" w:author="Microsoft Office User" w:date="2024-11-01T10:17:00Z">
        <w:r>
          <w:rPr>
            <w:rFonts w:ascii="Arial" w:eastAsia="Times New Roman" w:hAnsi="Arial" w:cs="Arial"/>
            <w:sz w:val="20"/>
            <w:szCs w:val="20"/>
          </w:rPr>
          <w:t>on GitHub</w:t>
        </w:r>
      </w:ins>
      <w:ins w:id="489" w:author="Microsoft Office User" w:date="2024-11-02T10:33:00Z">
        <w:r w:rsidR="007372D3">
          <w:rPr>
            <w:rFonts w:ascii="Arial" w:eastAsia="Times New Roman" w:hAnsi="Arial" w:cs="Arial"/>
            <w:sz w:val="20"/>
            <w:szCs w:val="20"/>
          </w:rPr>
          <w:t xml:space="preserve">: </w:t>
        </w:r>
        <w:r w:rsidR="007372D3">
          <w:rPr>
            <w:rFonts w:ascii="Arial" w:eastAsia="Times New Roman" w:hAnsi="Arial" w:cs="Arial"/>
            <w:sz w:val="20"/>
            <w:szCs w:val="20"/>
          </w:rPr>
          <w:fldChar w:fldCharType="begin"/>
        </w:r>
        <w:r w:rsidR="007372D3">
          <w:rPr>
            <w:rFonts w:ascii="Arial" w:eastAsia="Times New Roman" w:hAnsi="Arial" w:cs="Arial"/>
            <w:sz w:val="20"/>
            <w:szCs w:val="20"/>
          </w:rPr>
          <w:instrText>HYPERLINK "</w:instrText>
        </w:r>
      </w:ins>
      <w:ins w:id="490" w:author="Microsoft Office User" w:date="2024-11-01T10:17:00Z">
        <w:r w:rsidR="007372D3" w:rsidRPr="007372D3">
          <w:rPr>
            <w:rPrChange w:id="491" w:author="Microsoft Office User" w:date="2024-11-02T10:33:00Z">
              <w:rPr>
                <w:rStyle w:val="Hyperlink"/>
                <w:rFonts w:ascii="Arial" w:eastAsia="Times New Roman" w:hAnsi="Arial" w:cs="Arial"/>
                <w:sz w:val="20"/>
                <w:szCs w:val="20"/>
              </w:rPr>
            </w:rPrChange>
          </w:rPr>
          <w:instrText>https://github.com/zaneveld/GCMP_Global_Disease/blob/master/analysis/core_analysis/procedure/run_all_PICs.ipynb</w:instrText>
        </w:r>
      </w:ins>
      <w:ins w:id="492" w:author="Microsoft Office User" w:date="2024-11-02T10:33:00Z">
        <w:r w:rsidR="007372D3">
          <w:rPr>
            <w:rFonts w:ascii="Arial" w:eastAsia="Times New Roman" w:hAnsi="Arial" w:cs="Arial"/>
            <w:sz w:val="20"/>
            <w:szCs w:val="20"/>
          </w:rPr>
          <w:instrText>"</w:instrText>
        </w:r>
        <w:r w:rsidR="007372D3">
          <w:rPr>
            <w:rFonts w:ascii="Arial" w:eastAsia="Times New Roman" w:hAnsi="Arial" w:cs="Arial"/>
            <w:sz w:val="20"/>
            <w:szCs w:val="20"/>
          </w:rPr>
        </w:r>
        <w:r w:rsidR="007372D3">
          <w:rPr>
            <w:rFonts w:ascii="Arial" w:eastAsia="Times New Roman" w:hAnsi="Arial" w:cs="Arial"/>
            <w:sz w:val="20"/>
            <w:szCs w:val="20"/>
          </w:rPr>
          <w:fldChar w:fldCharType="separate"/>
        </w:r>
      </w:ins>
      <w:ins w:id="493" w:author="Microsoft Office User" w:date="2024-11-01T10:17:00Z">
        <w:r w:rsidR="007372D3" w:rsidRPr="007372D3">
          <w:rPr>
            <w:rStyle w:val="Hyperlink"/>
            <w:rFonts w:ascii="Arial" w:eastAsia="Times New Roman" w:hAnsi="Arial" w:cs="Arial"/>
            <w:sz w:val="20"/>
            <w:szCs w:val="20"/>
          </w:rPr>
          <w:t>https://github.com/zaneveld/GCMP_Global_Disease/blob/master/analysis/core_analysis/procedure/run_all_PICs.ipynb</w:t>
        </w:r>
      </w:ins>
      <w:ins w:id="494" w:author="Microsoft Office User" w:date="2024-11-02T10:33:00Z">
        <w:r w:rsidR="007372D3">
          <w:rPr>
            <w:rFonts w:ascii="Arial" w:eastAsia="Times New Roman" w:hAnsi="Arial" w:cs="Arial"/>
            <w:sz w:val="20"/>
            <w:szCs w:val="20"/>
          </w:rPr>
          <w:fldChar w:fldCharType="end"/>
        </w:r>
      </w:ins>
      <w:ins w:id="495" w:author="Microsoft Office User" w:date="2024-11-01T10:17:00Z">
        <w:r>
          <w:rPr>
            <w:rFonts w:ascii="Arial" w:eastAsia="Times New Roman" w:hAnsi="Arial" w:cs="Arial"/>
            <w:sz w:val="20"/>
            <w:szCs w:val="20"/>
          </w:rPr>
          <w:t xml:space="preserve">) with correlation results and stats </w:t>
        </w:r>
      </w:ins>
      <w:ins w:id="496" w:author="Microsoft Office User" w:date="2024-11-01T10:13:00Z">
        <w:r w:rsidR="00346790">
          <w:rPr>
            <w:rFonts w:ascii="Arial" w:eastAsia="Times New Roman" w:hAnsi="Arial" w:cs="Arial"/>
            <w:sz w:val="20"/>
            <w:szCs w:val="20"/>
          </w:rPr>
          <w:t>organized by analysis numbe</w:t>
        </w:r>
      </w:ins>
      <w:ins w:id="497" w:author="Microsoft Office User" w:date="2024-11-01T10:16:00Z">
        <w:r>
          <w:rPr>
            <w:rFonts w:ascii="Arial" w:eastAsia="Times New Roman" w:hAnsi="Arial" w:cs="Arial"/>
            <w:sz w:val="20"/>
            <w:szCs w:val="20"/>
          </w:rPr>
          <w:t>r (</w:t>
        </w:r>
      </w:ins>
      <w:ins w:id="498" w:author="Microsoft Office User" w:date="2024-11-01T10:17:00Z">
        <w:r>
          <w:rPr>
            <w:rFonts w:ascii="Arial" w:eastAsia="Times New Roman" w:hAnsi="Arial" w:cs="Arial"/>
            <w:sz w:val="20"/>
            <w:szCs w:val="20"/>
          </w:rPr>
          <w:t>A</w:t>
        </w:r>
      </w:ins>
      <w:ins w:id="499" w:author="Microsoft Office User" w:date="2024-11-01T10:16:00Z">
        <w:r>
          <w:rPr>
            <w:rFonts w:ascii="Arial" w:eastAsia="Times New Roman" w:hAnsi="Arial" w:cs="Arial"/>
            <w:sz w:val="20"/>
            <w:szCs w:val="20"/>
          </w:rPr>
          <w:t>1-15)</w:t>
        </w:r>
      </w:ins>
    </w:p>
    <w:p w14:paraId="4EEAE8C9" w14:textId="14B689C6" w:rsidR="00980C22" w:rsidRDefault="00961490" w:rsidP="00961490">
      <w:pPr>
        <w:rPr>
          <w:ins w:id="500" w:author="Microsoft Office User" w:date="2024-11-01T10:18:00Z"/>
          <w:rFonts w:ascii="Arial" w:eastAsia="Times New Roman" w:hAnsi="Arial" w:cs="Arial"/>
          <w:color w:val="24292F"/>
          <w:sz w:val="20"/>
          <w:szCs w:val="20"/>
        </w:rPr>
      </w:pPr>
      <w:r w:rsidRPr="00961490">
        <w:rPr>
          <w:rFonts w:ascii="Arial" w:eastAsia="Times New Roman" w:hAnsi="Arial" w:cs="Arial"/>
          <w:b/>
          <w:sz w:val="20"/>
          <w:szCs w:val="20"/>
        </w:rPr>
        <w:t xml:space="preserve">Phylogenetic causality analysis. </w:t>
      </w:r>
      <w:r w:rsidRPr="00961490">
        <w:rPr>
          <w:rFonts w:ascii="Arial" w:eastAsia="Times New Roman" w:hAnsi="Arial" w:cs="Arial"/>
          <w:color w:val="24292F"/>
          <w:sz w:val="20"/>
          <w:szCs w:val="20"/>
          <w:highlight w:val="white"/>
        </w:rPr>
        <w:t xml:space="preserve">Observing that A and B are correlated famously does not guarantee that A causes B. However, non-random correlation between A and B does imply some causal association - though there are many possibilities (A causes B, B causes A, a positive feedback loop exists between A &amp; B, some external factor C causes both A and B, etc.). Path analysis represents hypotheses of causality using directed acyclic graphs, then tests the different strengths of association predicted under different hypotheses of causation to test which are consistent with data.  The cross-species nature of these data further necessitated use of phylogenetic path analysis, which also accounts for expected trait correlations among related genera. </w:t>
      </w:r>
      <w:r w:rsidRPr="00961490">
        <w:rPr>
          <w:rFonts w:ascii="Arial" w:eastAsia="Times New Roman" w:hAnsi="Arial" w:cs="Arial"/>
          <w:b/>
          <w:sz w:val="20"/>
          <w:szCs w:val="20"/>
        </w:rPr>
        <w:t xml:space="preserve"> </w:t>
      </w:r>
      <w:r w:rsidRPr="00961490">
        <w:rPr>
          <w:rFonts w:ascii="Arial" w:eastAsia="Times New Roman" w:hAnsi="Arial" w:cs="Arial"/>
          <w:color w:val="24292F"/>
          <w:sz w:val="20"/>
          <w:szCs w:val="20"/>
        </w:rPr>
        <w:t xml:space="preserve">Hypotheses of the direction of causality between microbiome (specifically </w:t>
      </w:r>
      <w:r w:rsidRPr="00961490">
        <w:rPr>
          <w:rFonts w:ascii="Arial" w:eastAsia="Times New Roman" w:hAnsi="Arial" w:cs="Arial"/>
          <w:i/>
          <w:color w:val="24292F"/>
          <w:sz w:val="20"/>
          <w:szCs w:val="20"/>
        </w:rPr>
        <w:t>Endozoicomonas</w:t>
      </w:r>
      <w:r w:rsidRPr="00961490">
        <w:rPr>
          <w:rFonts w:ascii="Arial" w:eastAsia="Times New Roman" w:hAnsi="Arial" w:cs="Arial"/>
          <w:color w:val="24292F"/>
          <w:sz w:val="20"/>
          <w:szCs w:val="20"/>
        </w:rPr>
        <w:t>), disease, and growth rate were tested using a phylogenetic causality analysis performed in the R package phylopath</w:t>
      </w:r>
      <w:r w:rsidR="002F1CD2">
        <w:rPr>
          <w:rFonts w:ascii="Arial" w:eastAsia="Times New Roman" w:hAnsi="Arial" w:cs="Arial"/>
          <w:color w:val="24292F"/>
          <w:sz w:val="20"/>
          <w:szCs w:val="20"/>
        </w:rPr>
        <w:fldChar w:fldCharType="begin"/>
      </w:r>
      <w:r w:rsidR="007372D3">
        <w:rPr>
          <w:rFonts w:ascii="Arial" w:eastAsia="Times New Roman" w:hAnsi="Arial" w:cs="Arial"/>
          <w:color w:val="24292F"/>
          <w:sz w:val="20"/>
          <w:szCs w:val="20"/>
        </w:rPr>
        <w:instrText xml:space="preserve"> ADDIN ZOTERO_ITEM CSL_CITATION {"citationID":"9VqR7nfv","properties":{"formattedCitation":"\\super 76\\nosupersub{}","plainCitation":"76","noteIndex":0},"citationItems":[{"id":1871,"uris":["http://zotero.org/groups/2769688/items/Y5EZFNNC"],"itemData":{"id":1871,"type":"article-journal","abstract":"Confirmatory path analysis allows researchers to evaluate and compare causal models using observational data. This tool has great value for comparative biologists since they are often unable to gather experimental data on macro-evolutionary hypotheses, but is cumbersome and error-prone to perform. I introduce phylopath, an R package that implements phylogenetic path analysis (PPA) as described by . In addition to the published method, I provide support for the inclusion of binary variables. I illustrate PPA and phylopath by recreating part of a study on the relationship between brain size and vulnerability to extinction. The package aims to make the analysis straight-forward, providing convenience functions, and several plotting methods, which I hope will encourage the spread of the method.","container-title":"PeerJ","DOI":"10.7717/peerj.4718","ISSN":"2167-8359","journalAbbreviation":"PeerJ","note":"PMID: 29713568\nPMCID: PMC5923215","page":"e4718","source":"PubMed Central","title":"phylopath: Easy phylogenetic path analysis in R","title-short":"phylopath","volume":"6","author":[{"family":"Bijl","given":"Wouter","non-dropping-particle":"van der"}],"issued":{"date-parts":[["2018",4,25]]}}}],"schema":"https://github.com/citation-style-language/schema/raw/master/csl-citation.json"} </w:instrText>
      </w:r>
      <w:r w:rsidR="002F1CD2">
        <w:rPr>
          <w:rFonts w:ascii="Arial" w:eastAsia="Times New Roman" w:hAnsi="Arial" w:cs="Arial"/>
          <w:color w:val="24292F"/>
          <w:sz w:val="20"/>
          <w:szCs w:val="20"/>
        </w:rPr>
        <w:fldChar w:fldCharType="separate"/>
      </w:r>
      <w:r w:rsidR="007372D3" w:rsidRPr="007372D3">
        <w:rPr>
          <w:rFonts w:ascii="Arial" w:hAnsi="Arial" w:cs="Arial"/>
          <w:color w:val="000000"/>
          <w:sz w:val="20"/>
          <w:vertAlign w:val="superscript"/>
        </w:rPr>
        <w:t>76</w:t>
      </w:r>
      <w:r w:rsidR="002F1CD2">
        <w:rPr>
          <w:rFonts w:ascii="Arial" w:eastAsia="Times New Roman" w:hAnsi="Arial" w:cs="Arial"/>
          <w:color w:val="24292F"/>
          <w:sz w:val="20"/>
          <w:szCs w:val="20"/>
        </w:rPr>
        <w:fldChar w:fldCharType="end"/>
      </w:r>
      <w:r w:rsidRPr="00961490">
        <w:rPr>
          <w:rFonts w:ascii="Arial" w:eastAsia="Times New Roman" w:hAnsi="Arial" w:cs="Arial"/>
          <w:color w:val="24292F"/>
          <w:sz w:val="20"/>
          <w:szCs w:val="20"/>
        </w:rPr>
        <w:t xml:space="preserve">. This analysis tests the ability of different models to explain correlations in trait data. For example, does selection for a high growth rate in turn drive selection for increased </w:t>
      </w:r>
      <w:r w:rsidRPr="00961490">
        <w:rPr>
          <w:rFonts w:ascii="Arial" w:eastAsia="Times New Roman" w:hAnsi="Arial" w:cs="Arial"/>
          <w:i/>
          <w:color w:val="24292F"/>
          <w:sz w:val="20"/>
          <w:szCs w:val="20"/>
        </w:rPr>
        <w:t>Endozoicomonas</w:t>
      </w:r>
      <w:r w:rsidRPr="00961490">
        <w:rPr>
          <w:rFonts w:ascii="Arial" w:eastAsia="Times New Roman" w:hAnsi="Arial" w:cs="Arial"/>
          <w:color w:val="24292F"/>
          <w:sz w:val="20"/>
          <w:szCs w:val="20"/>
        </w:rPr>
        <w:t xml:space="preserve"> </w:t>
      </w:r>
      <w:ins w:id="501" w:author="Microsoft Office User" w:date="2024-10-28T13:19:00Z">
        <w:r w:rsidR="00E227EE">
          <w:rPr>
            <w:rFonts w:ascii="Arial" w:eastAsia="Times New Roman" w:hAnsi="Arial" w:cs="Arial"/>
            <w:color w:val="24292F"/>
            <w:sz w:val="20"/>
            <w:szCs w:val="20"/>
          </w:rPr>
          <w:t xml:space="preserve">relative </w:t>
        </w:r>
      </w:ins>
      <w:r w:rsidRPr="00961490">
        <w:rPr>
          <w:rFonts w:ascii="Arial" w:eastAsia="Times New Roman" w:hAnsi="Arial" w:cs="Arial"/>
          <w:color w:val="24292F"/>
          <w:sz w:val="20"/>
          <w:szCs w:val="20"/>
        </w:rPr>
        <w:t xml:space="preserve">abundance, which then increases disease susceptibility, or does symbiosis with </w:t>
      </w:r>
      <w:r w:rsidRPr="00961490">
        <w:rPr>
          <w:rFonts w:ascii="Arial" w:eastAsia="Times New Roman" w:hAnsi="Arial" w:cs="Arial"/>
          <w:i/>
          <w:color w:val="24292F"/>
          <w:sz w:val="20"/>
          <w:szCs w:val="20"/>
        </w:rPr>
        <w:t>Endozoicomonas</w:t>
      </w:r>
      <w:r w:rsidRPr="00961490">
        <w:rPr>
          <w:rFonts w:ascii="Arial" w:eastAsia="Times New Roman" w:hAnsi="Arial" w:cs="Arial"/>
          <w:color w:val="24292F"/>
          <w:sz w:val="20"/>
          <w:szCs w:val="20"/>
        </w:rPr>
        <w:t xml:space="preserve"> itself separately increase disease and growth? Fourteen potential causality models were tested to incorporate all biologically plausible pathways between </w:t>
      </w:r>
      <w:r w:rsidRPr="00961490">
        <w:rPr>
          <w:rFonts w:ascii="Arial" w:eastAsia="Times New Roman" w:hAnsi="Arial" w:cs="Arial"/>
          <w:i/>
          <w:color w:val="24292F"/>
          <w:sz w:val="20"/>
          <w:szCs w:val="20"/>
        </w:rPr>
        <w:t xml:space="preserve">Endozoicomonas </w:t>
      </w:r>
      <w:ins w:id="502" w:author="Microsoft Office User" w:date="2024-10-28T13:39:00Z">
        <w:r w:rsidR="005A4D34">
          <w:rPr>
            <w:rFonts w:ascii="Arial" w:eastAsia="Times New Roman" w:hAnsi="Arial" w:cs="Arial"/>
            <w:iCs/>
            <w:color w:val="24292F"/>
            <w:sz w:val="20"/>
            <w:szCs w:val="20"/>
          </w:rPr>
          <w:t xml:space="preserve">relative </w:t>
        </w:r>
      </w:ins>
      <w:r w:rsidRPr="00961490">
        <w:rPr>
          <w:rFonts w:ascii="Arial" w:eastAsia="Times New Roman" w:hAnsi="Arial" w:cs="Arial"/>
          <w:color w:val="24292F"/>
          <w:sz w:val="20"/>
          <w:szCs w:val="20"/>
        </w:rPr>
        <w:t>abundance, disease susceptibility, and growth rate (Supplementary Data Table 1</w:t>
      </w:r>
      <w:r w:rsidR="001E011D">
        <w:rPr>
          <w:rFonts w:ascii="Arial" w:eastAsia="Times New Roman" w:hAnsi="Arial" w:cs="Arial"/>
          <w:color w:val="24292F"/>
          <w:sz w:val="20"/>
          <w:szCs w:val="20"/>
        </w:rPr>
        <w:t>1</w:t>
      </w:r>
      <w:r w:rsidRPr="00961490">
        <w:rPr>
          <w:rFonts w:ascii="Arial" w:eastAsia="Times New Roman" w:hAnsi="Arial" w:cs="Arial"/>
          <w:color w:val="24292F"/>
          <w:sz w:val="20"/>
          <w:szCs w:val="20"/>
        </w:rPr>
        <w:t xml:space="preserve">a; </w:t>
      </w:r>
      <w:r w:rsidR="00DB72A3">
        <w:rPr>
          <w:rFonts w:ascii="Arial" w:eastAsia="Times New Roman" w:hAnsi="Arial" w:cs="Arial"/>
          <w:color w:val="24292F"/>
          <w:sz w:val="20"/>
          <w:szCs w:val="20"/>
        </w:rPr>
        <w:t>Fig. S4</w:t>
      </w:r>
      <w:r w:rsidRPr="00961490">
        <w:rPr>
          <w:rFonts w:ascii="Arial" w:eastAsia="Times New Roman" w:hAnsi="Arial" w:cs="Arial"/>
          <w:color w:val="24292F"/>
          <w:sz w:val="20"/>
          <w:szCs w:val="20"/>
        </w:rPr>
        <w:t xml:space="preserve">). The top performing causality models according to CICc values (using both Pagel’s λ and Brownian Motion models of evolution) were averaged for interpretation and visualization. </w:t>
      </w:r>
    </w:p>
    <w:p w14:paraId="4D918D19" w14:textId="3CF643C0" w:rsidR="005859EF" w:rsidRPr="005859EF" w:rsidRDefault="005859EF" w:rsidP="00961490">
      <w:pPr>
        <w:rPr>
          <w:rFonts w:ascii="Arial" w:eastAsia="Times New Roman" w:hAnsi="Arial" w:cs="Arial"/>
          <w:color w:val="24292F"/>
          <w:sz w:val="20"/>
          <w:szCs w:val="20"/>
        </w:rPr>
      </w:pPr>
      <w:ins w:id="503" w:author="Microsoft Office User" w:date="2024-11-01T10:18:00Z">
        <w:r>
          <w:rPr>
            <w:rFonts w:ascii="Arial" w:eastAsia="Times New Roman" w:hAnsi="Arial" w:cs="Arial"/>
            <w:b/>
            <w:bCs/>
            <w:color w:val="24292F"/>
            <w:sz w:val="20"/>
            <w:szCs w:val="20"/>
          </w:rPr>
          <w:t xml:space="preserve">Analysis of Endozoicomonas ASVs. </w:t>
        </w:r>
        <w:r>
          <w:rPr>
            <w:rFonts w:ascii="Arial" w:eastAsia="Times New Roman" w:hAnsi="Arial" w:cs="Arial"/>
            <w:color w:val="24292F"/>
            <w:sz w:val="20"/>
            <w:szCs w:val="20"/>
          </w:rPr>
          <w:t xml:space="preserve">ASVs annotated as </w:t>
        </w:r>
        <w:r>
          <w:rPr>
            <w:rFonts w:ascii="Arial" w:eastAsia="Times New Roman" w:hAnsi="Arial" w:cs="Arial"/>
            <w:i/>
            <w:iCs/>
            <w:color w:val="24292F"/>
            <w:sz w:val="20"/>
            <w:szCs w:val="20"/>
          </w:rPr>
          <w:t xml:space="preserve">Endozoicomonas </w:t>
        </w:r>
        <w:r>
          <w:rPr>
            <w:rFonts w:ascii="Arial" w:eastAsia="Times New Roman" w:hAnsi="Arial" w:cs="Arial"/>
            <w:color w:val="24292F"/>
            <w:sz w:val="20"/>
            <w:szCs w:val="20"/>
          </w:rPr>
          <w:t xml:space="preserve">at the genus level were extracted from the </w:t>
        </w:r>
      </w:ins>
      <w:ins w:id="504" w:author="Microsoft Office User" w:date="2024-11-01T10:19:00Z">
        <w:r>
          <w:rPr>
            <w:rFonts w:ascii="Arial" w:eastAsia="Times New Roman" w:hAnsi="Arial" w:cs="Arial"/>
            <w:color w:val="24292F"/>
            <w:sz w:val="20"/>
            <w:szCs w:val="20"/>
          </w:rPr>
          <w:t xml:space="preserve">rarefied </w:t>
        </w:r>
      </w:ins>
      <w:ins w:id="505" w:author="Microsoft Office User" w:date="2024-11-01T10:18:00Z">
        <w:r>
          <w:rPr>
            <w:rFonts w:ascii="Arial" w:eastAsia="Times New Roman" w:hAnsi="Arial" w:cs="Arial"/>
            <w:color w:val="24292F"/>
            <w:sz w:val="20"/>
            <w:szCs w:val="20"/>
          </w:rPr>
          <w:t xml:space="preserve">QIIME2 </w:t>
        </w:r>
      </w:ins>
      <w:ins w:id="506" w:author="Microsoft Office User" w:date="2024-11-01T10:19:00Z">
        <w:r>
          <w:rPr>
            <w:rFonts w:ascii="Arial" w:eastAsia="Times New Roman" w:hAnsi="Arial" w:cs="Arial"/>
            <w:color w:val="24292F"/>
            <w:sz w:val="20"/>
            <w:szCs w:val="20"/>
          </w:rPr>
          <w:t xml:space="preserve">coral microbiome </w:t>
        </w:r>
      </w:ins>
      <w:ins w:id="507" w:author="Microsoft Office User" w:date="2024-11-01T10:18:00Z">
        <w:r>
          <w:rPr>
            <w:rFonts w:ascii="Arial" w:eastAsia="Times New Roman" w:hAnsi="Arial" w:cs="Arial"/>
            <w:color w:val="24292F"/>
            <w:sz w:val="20"/>
            <w:szCs w:val="20"/>
          </w:rPr>
          <w:t>feature table</w:t>
        </w:r>
      </w:ins>
      <w:ins w:id="508" w:author="Microsoft Office User" w:date="2024-11-01T10:22:00Z">
        <w:r w:rsidR="00AF3C99">
          <w:rPr>
            <w:rFonts w:ascii="Arial" w:eastAsia="Times New Roman" w:hAnsi="Arial" w:cs="Arial"/>
            <w:color w:val="24292F"/>
            <w:sz w:val="20"/>
            <w:szCs w:val="20"/>
          </w:rPr>
          <w:t xml:space="preserve">. Differences in ASV diversity </w:t>
        </w:r>
        <w:r w:rsidR="00AF3C99">
          <w:rPr>
            <w:rFonts w:ascii="Arial" w:eastAsia="Times New Roman" w:hAnsi="Arial" w:cs="Arial"/>
            <w:i/>
            <w:iCs/>
            <w:color w:val="24292F"/>
            <w:sz w:val="20"/>
            <w:szCs w:val="20"/>
          </w:rPr>
          <w:t xml:space="preserve">within Endozoicomonas </w:t>
        </w:r>
        <w:r w:rsidR="00AF3C99">
          <w:rPr>
            <w:rFonts w:ascii="Arial" w:eastAsia="Times New Roman" w:hAnsi="Arial" w:cs="Arial"/>
            <w:color w:val="24292F"/>
            <w:sz w:val="20"/>
            <w:szCs w:val="20"/>
          </w:rPr>
          <w:t>was assessed by PERMANOVA of Weighted UniFrac or Aitchison beta-diver</w:t>
        </w:r>
      </w:ins>
      <w:ins w:id="509" w:author="Microsoft Office User" w:date="2024-11-01T10:23:00Z">
        <w:r w:rsidR="00AF3C99">
          <w:rPr>
            <w:rFonts w:ascii="Arial" w:eastAsia="Times New Roman" w:hAnsi="Arial" w:cs="Arial"/>
            <w:color w:val="24292F"/>
            <w:sz w:val="20"/>
            <w:szCs w:val="20"/>
          </w:rPr>
          <w:t xml:space="preserve">sity </w:t>
        </w:r>
      </w:ins>
      <w:ins w:id="510" w:author="Microsoft Office User" w:date="2024-11-01T10:22:00Z">
        <w:r w:rsidR="00AF3C99">
          <w:rPr>
            <w:rFonts w:ascii="Arial" w:eastAsia="Times New Roman" w:hAnsi="Arial" w:cs="Arial"/>
            <w:color w:val="24292F"/>
            <w:sz w:val="20"/>
            <w:szCs w:val="20"/>
          </w:rPr>
          <w:t>distance matrices</w:t>
        </w:r>
      </w:ins>
      <w:ins w:id="511" w:author="Microsoft Office User" w:date="2024-11-01T10:23:00Z">
        <w:r w:rsidR="00AF3C99">
          <w:rPr>
            <w:rFonts w:ascii="Arial" w:eastAsia="Times New Roman" w:hAnsi="Arial" w:cs="Arial"/>
            <w:color w:val="24292F"/>
            <w:sz w:val="20"/>
            <w:szCs w:val="20"/>
          </w:rPr>
          <w:t xml:space="preserve">. For analysis of </w:t>
        </w:r>
        <w:r w:rsidR="00AF3C99">
          <w:rPr>
            <w:rFonts w:ascii="Arial" w:eastAsia="Times New Roman" w:hAnsi="Arial" w:cs="Arial"/>
            <w:i/>
            <w:iCs/>
            <w:color w:val="24292F"/>
            <w:sz w:val="20"/>
            <w:szCs w:val="20"/>
          </w:rPr>
          <w:t xml:space="preserve">Endozoicomonas </w:t>
        </w:r>
        <w:r w:rsidR="00AF3C99">
          <w:rPr>
            <w:rFonts w:ascii="Arial" w:eastAsia="Times New Roman" w:hAnsi="Arial" w:cs="Arial"/>
            <w:color w:val="24292F"/>
            <w:sz w:val="20"/>
            <w:szCs w:val="20"/>
          </w:rPr>
          <w:t>ASVs by compartment</w:t>
        </w:r>
      </w:ins>
      <w:ins w:id="512" w:author="Microsoft Office User" w:date="2024-11-01T10:19:00Z">
        <w:r>
          <w:rPr>
            <w:rFonts w:ascii="Arial" w:eastAsia="Times New Roman" w:hAnsi="Arial" w:cs="Arial"/>
            <w:color w:val="24292F"/>
            <w:sz w:val="20"/>
            <w:szCs w:val="20"/>
          </w:rPr>
          <w:t xml:space="preserve">, </w:t>
        </w:r>
      </w:ins>
      <w:ins w:id="513" w:author="Microsoft Office User" w:date="2024-11-02T10:58:00Z">
        <w:r w:rsidR="006D5FE3">
          <w:rPr>
            <w:rFonts w:ascii="Arial" w:eastAsia="Times New Roman" w:hAnsi="Arial" w:cs="Arial"/>
            <w:i/>
            <w:iCs/>
            <w:color w:val="24292F"/>
            <w:sz w:val="20"/>
            <w:szCs w:val="20"/>
          </w:rPr>
          <w:t xml:space="preserve">Endozoicomonas </w:t>
        </w:r>
        <w:r w:rsidR="006D5FE3">
          <w:rPr>
            <w:rFonts w:ascii="Arial" w:eastAsia="Times New Roman" w:hAnsi="Arial" w:cs="Arial"/>
            <w:color w:val="24292F"/>
            <w:sz w:val="20"/>
            <w:szCs w:val="20"/>
          </w:rPr>
          <w:t xml:space="preserve">ASVs were </w:t>
        </w:r>
      </w:ins>
      <w:ins w:id="514" w:author="Microsoft Office User" w:date="2024-11-01T10:19:00Z">
        <w:r>
          <w:rPr>
            <w:rFonts w:ascii="Arial" w:eastAsia="Times New Roman" w:hAnsi="Arial" w:cs="Arial"/>
            <w:color w:val="24292F"/>
            <w:sz w:val="20"/>
            <w:szCs w:val="20"/>
          </w:rPr>
          <w:t xml:space="preserve">pooled according to whether they had greatest </w:t>
        </w:r>
        <w:r>
          <w:rPr>
            <w:rFonts w:ascii="Arial" w:eastAsia="Times New Roman" w:hAnsi="Arial" w:cs="Arial"/>
            <w:color w:val="24292F"/>
            <w:sz w:val="20"/>
            <w:szCs w:val="20"/>
          </w:rPr>
          <w:lastRenderedPageBreak/>
          <w:t xml:space="preserve">abundance in mucus, tissue or skeleton. The relative abundance of </w:t>
        </w:r>
      </w:ins>
      <w:ins w:id="515" w:author="Microsoft Office User" w:date="2024-11-01T10:20:00Z">
        <w:r>
          <w:rPr>
            <w:rFonts w:ascii="Arial" w:eastAsia="Times New Roman" w:hAnsi="Arial" w:cs="Arial"/>
            <w:color w:val="24292F"/>
            <w:sz w:val="20"/>
            <w:szCs w:val="20"/>
          </w:rPr>
          <w:t>these compartment-specific pools were then regressed against host traits using PGLS</w:t>
        </w:r>
      </w:ins>
      <w:ins w:id="516" w:author="Microsoft Office User" w:date="2024-11-02T13:01:00Z">
        <w:r w:rsidR="00D021BE">
          <w:rPr>
            <w:rFonts w:ascii="Arial" w:eastAsia="Times New Roman" w:hAnsi="Arial" w:cs="Arial"/>
            <w:color w:val="24292F"/>
            <w:sz w:val="20"/>
            <w:szCs w:val="20"/>
          </w:rPr>
          <w:t xml:space="preserve">, as outlined above. </w:t>
        </w:r>
      </w:ins>
    </w:p>
    <w:p w14:paraId="0A483298" w14:textId="77777777" w:rsidR="007A7BE8" w:rsidRDefault="007A7BE8" w:rsidP="007A7BE8">
      <w:pPr>
        <w:pBdr>
          <w:top w:val="nil"/>
          <w:left w:val="nil"/>
          <w:bottom w:val="nil"/>
          <w:right w:val="nil"/>
          <w:between w:val="nil"/>
        </w:pBdr>
        <w:contextualSpacing/>
        <w:rPr>
          <w:rFonts w:ascii="Arial" w:hAnsi="Arial" w:cs="Arial"/>
          <w:b/>
          <w:color w:val="000000"/>
          <w:sz w:val="20"/>
          <w:szCs w:val="20"/>
        </w:rPr>
      </w:pPr>
      <w:r>
        <w:rPr>
          <w:rFonts w:ascii="Arial" w:hAnsi="Arial" w:cs="Arial"/>
          <w:b/>
          <w:color w:val="000000"/>
          <w:sz w:val="20"/>
          <w:szCs w:val="20"/>
        </w:rPr>
        <w:t>Declarations</w:t>
      </w:r>
    </w:p>
    <w:p w14:paraId="0EC9A320" w14:textId="77777777" w:rsidR="007A7BE8" w:rsidRDefault="007A7BE8" w:rsidP="007A7BE8">
      <w:pPr>
        <w:pBdr>
          <w:top w:val="nil"/>
          <w:left w:val="nil"/>
          <w:bottom w:val="nil"/>
          <w:right w:val="nil"/>
          <w:between w:val="nil"/>
        </w:pBdr>
        <w:contextualSpacing/>
        <w:rPr>
          <w:rFonts w:ascii="Arial" w:hAnsi="Arial" w:cs="Arial"/>
          <w:b/>
          <w:color w:val="000000"/>
          <w:sz w:val="20"/>
          <w:szCs w:val="20"/>
        </w:rPr>
      </w:pPr>
    </w:p>
    <w:p w14:paraId="6883B50D" w14:textId="77777777" w:rsidR="007A7BE8" w:rsidRDefault="007A7BE8" w:rsidP="007A7BE8">
      <w:pPr>
        <w:pBdr>
          <w:top w:val="nil"/>
          <w:left w:val="nil"/>
          <w:bottom w:val="nil"/>
          <w:right w:val="nil"/>
          <w:between w:val="nil"/>
        </w:pBdr>
        <w:contextualSpacing/>
        <w:rPr>
          <w:rFonts w:ascii="Arial" w:hAnsi="Arial" w:cs="Arial"/>
          <w:bCs/>
          <w:color w:val="000000"/>
          <w:sz w:val="20"/>
          <w:szCs w:val="20"/>
        </w:rPr>
      </w:pPr>
      <w:r w:rsidRPr="00E058D1">
        <w:rPr>
          <w:rFonts w:ascii="Arial" w:hAnsi="Arial" w:cs="Arial"/>
          <w:bCs/>
          <w:i/>
          <w:iCs/>
          <w:color w:val="000000"/>
          <w:sz w:val="20"/>
          <w:szCs w:val="20"/>
        </w:rPr>
        <w:t xml:space="preserve">Ethics Approval and </w:t>
      </w:r>
      <w:r>
        <w:rPr>
          <w:rFonts w:ascii="Arial" w:hAnsi="Arial" w:cs="Arial"/>
          <w:bCs/>
          <w:i/>
          <w:iCs/>
          <w:color w:val="000000"/>
          <w:sz w:val="20"/>
          <w:szCs w:val="20"/>
        </w:rPr>
        <w:t>C</w:t>
      </w:r>
      <w:r w:rsidRPr="00E058D1">
        <w:rPr>
          <w:rFonts w:ascii="Arial" w:hAnsi="Arial" w:cs="Arial"/>
          <w:bCs/>
          <w:i/>
          <w:iCs/>
          <w:color w:val="000000"/>
          <w:sz w:val="20"/>
          <w:szCs w:val="20"/>
        </w:rPr>
        <w:t xml:space="preserve">onsent to </w:t>
      </w:r>
      <w:r>
        <w:rPr>
          <w:rFonts w:ascii="Arial" w:hAnsi="Arial" w:cs="Arial"/>
          <w:bCs/>
          <w:i/>
          <w:iCs/>
          <w:color w:val="000000"/>
          <w:sz w:val="20"/>
          <w:szCs w:val="20"/>
        </w:rPr>
        <w:t>P</w:t>
      </w:r>
      <w:r w:rsidRPr="00E058D1">
        <w:rPr>
          <w:rFonts w:ascii="Arial" w:hAnsi="Arial" w:cs="Arial"/>
          <w:bCs/>
          <w:i/>
          <w:iCs/>
          <w:color w:val="000000"/>
          <w:sz w:val="20"/>
          <w:szCs w:val="20"/>
        </w:rPr>
        <w:t>articipate</w:t>
      </w:r>
    </w:p>
    <w:p w14:paraId="1FC596EE" w14:textId="77777777" w:rsidR="007A7BE8" w:rsidRDefault="007A7BE8" w:rsidP="007A7BE8">
      <w:pPr>
        <w:pBdr>
          <w:top w:val="nil"/>
          <w:left w:val="nil"/>
          <w:bottom w:val="nil"/>
          <w:right w:val="nil"/>
          <w:between w:val="nil"/>
        </w:pBdr>
        <w:contextualSpacing/>
        <w:rPr>
          <w:rFonts w:ascii="Arial" w:hAnsi="Arial" w:cs="Arial"/>
          <w:bCs/>
          <w:color w:val="000000"/>
          <w:sz w:val="20"/>
          <w:szCs w:val="20"/>
        </w:rPr>
      </w:pPr>
      <w:r>
        <w:rPr>
          <w:rFonts w:ascii="Arial" w:hAnsi="Arial" w:cs="Arial"/>
          <w:bCs/>
          <w:color w:val="000000"/>
          <w:sz w:val="20"/>
          <w:szCs w:val="20"/>
        </w:rPr>
        <w:t xml:space="preserve">Ethical approval is not applicable to research on corals. </w:t>
      </w:r>
    </w:p>
    <w:p w14:paraId="7A3BEED1" w14:textId="77777777" w:rsidR="007A7BE8" w:rsidRDefault="007A7BE8" w:rsidP="007A7BE8">
      <w:pPr>
        <w:pBdr>
          <w:top w:val="nil"/>
          <w:left w:val="nil"/>
          <w:bottom w:val="nil"/>
          <w:right w:val="nil"/>
          <w:between w:val="nil"/>
        </w:pBdr>
        <w:contextualSpacing/>
        <w:rPr>
          <w:rFonts w:ascii="Arial" w:hAnsi="Arial" w:cs="Arial"/>
          <w:bCs/>
          <w:color w:val="000000"/>
          <w:sz w:val="20"/>
          <w:szCs w:val="20"/>
        </w:rPr>
      </w:pPr>
    </w:p>
    <w:p w14:paraId="6845B744" w14:textId="77777777" w:rsidR="007A7BE8" w:rsidRDefault="007A7BE8" w:rsidP="007A7BE8">
      <w:pPr>
        <w:pBdr>
          <w:top w:val="nil"/>
          <w:left w:val="nil"/>
          <w:bottom w:val="nil"/>
          <w:right w:val="nil"/>
          <w:between w:val="nil"/>
        </w:pBdr>
        <w:contextualSpacing/>
        <w:rPr>
          <w:rFonts w:ascii="Arial" w:hAnsi="Arial" w:cs="Arial"/>
          <w:bCs/>
          <w:i/>
          <w:iCs/>
          <w:color w:val="000000"/>
          <w:sz w:val="20"/>
          <w:szCs w:val="20"/>
        </w:rPr>
      </w:pPr>
      <w:r w:rsidRPr="00E058D1">
        <w:rPr>
          <w:rFonts w:ascii="Arial" w:hAnsi="Arial" w:cs="Arial"/>
          <w:bCs/>
          <w:i/>
          <w:iCs/>
          <w:color w:val="000000"/>
          <w:sz w:val="20"/>
          <w:szCs w:val="20"/>
        </w:rPr>
        <w:t xml:space="preserve">Consent for </w:t>
      </w:r>
      <w:r>
        <w:rPr>
          <w:rFonts w:ascii="Arial" w:hAnsi="Arial" w:cs="Arial"/>
          <w:bCs/>
          <w:i/>
          <w:iCs/>
          <w:color w:val="000000"/>
          <w:sz w:val="20"/>
          <w:szCs w:val="20"/>
        </w:rPr>
        <w:t>P</w:t>
      </w:r>
      <w:r w:rsidRPr="00E058D1">
        <w:rPr>
          <w:rFonts w:ascii="Arial" w:hAnsi="Arial" w:cs="Arial"/>
          <w:bCs/>
          <w:i/>
          <w:iCs/>
          <w:color w:val="000000"/>
          <w:sz w:val="20"/>
          <w:szCs w:val="20"/>
        </w:rPr>
        <w:t>ublication</w:t>
      </w:r>
    </w:p>
    <w:p w14:paraId="5594A8E8" w14:textId="77777777" w:rsidR="007A7BE8" w:rsidRDefault="007A7BE8" w:rsidP="007A7BE8">
      <w:pPr>
        <w:pBdr>
          <w:top w:val="nil"/>
          <w:left w:val="nil"/>
          <w:bottom w:val="nil"/>
          <w:right w:val="nil"/>
          <w:between w:val="nil"/>
        </w:pBdr>
        <w:contextualSpacing/>
        <w:rPr>
          <w:rFonts w:ascii="Arial" w:hAnsi="Arial" w:cs="Arial"/>
          <w:bCs/>
          <w:color w:val="000000"/>
          <w:sz w:val="20"/>
          <w:szCs w:val="20"/>
        </w:rPr>
      </w:pPr>
      <w:r>
        <w:rPr>
          <w:rFonts w:ascii="Arial" w:hAnsi="Arial" w:cs="Arial"/>
          <w:bCs/>
          <w:color w:val="000000"/>
          <w:sz w:val="20"/>
          <w:szCs w:val="20"/>
        </w:rPr>
        <w:t>Not applicable.</w:t>
      </w:r>
    </w:p>
    <w:p w14:paraId="4320BA20" w14:textId="77777777" w:rsidR="007A7BE8" w:rsidRDefault="007A7BE8" w:rsidP="007A7BE8">
      <w:pPr>
        <w:pBdr>
          <w:top w:val="nil"/>
          <w:left w:val="nil"/>
          <w:bottom w:val="nil"/>
          <w:right w:val="nil"/>
          <w:between w:val="nil"/>
        </w:pBdr>
        <w:contextualSpacing/>
        <w:rPr>
          <w:rFonts w:ascii="Arial" w:hAnsi="Arial" w:cs="Arial"/>
          <w:bCs/>
          <w:color w:val="000000"/>
          <w:sz w:val="20"/>
          <w:szCs w:val="20"/>
        </w:rPr>
      </w:pPr>
    </w:p>
    <w:p w14:paraId="59914267" w14:textId="77777777" w:rsidR="007A7BE8" w:rsidRDefault="007A7BE8" w:rsidP="007A7BE8">
      <w:pPr>
        <w:pBdr>
          <w:top w:val="nil"/>
          <w:left w:val="nil"/>
          <w:bottom w:val="nil"/>
          <w:right w:val="nil"/>
          <w:between w:val="nil"/>
        </w:pBdr>
        <w:contextualSpacing/>
        <w:rPr>
          <w:rFonts w:ascii="Arial" w:hAnsi="Arial" w:cs="Arial"/>
          <w:bCs/>
          <w:i/>
          <w:iCs/>
          <w:color w:val="000000"/>
          <w:sz w:val="20"/>
          <w:szCs w:val="20"/>
        </w:rPr>
      </w:pPr>
      <w:r>
        <w:rPr>
          <w:rFonts w:ascii="Arial" w:hAnsi="Arial" w:cs="Arial"/>
          <w:bCs/>
          <w:i/>
          <w:iCs/>
          <w:color w:val="000000"/>
          <w:sz w:val="20"/>
          <w:szCs w:val="20"/>
        </w:rPr>
        <w:t>Availability of Data and Material</w:t>
      </w:r>
    </w:p>
    <w:p w14:paraId="34AD4F06" w14:textId="77777777" w:rsidR="007A7BE8" w:rsidRDefault="007A7BE8" w:rsidP="007A7BE8">
      <w:pPr>
        <w:contextualSpacing/>
        <w:rPr>
          <w:rFonts w:ascii="Arial" w:eastAsia="Times New Roman" w:hAnsi="Arial" w:cs="Arial"/>
          <w:sz w:val="20"/>
          <w:szCs w:val="20"/>
        </w:rPr>
      </w:pPr>
      <w:r>
        <w:rPr>
          <w:rFonts w:ascii="Arial" w:eastAsia="Times New Roman" w:hAnsi="Arial" w:cs="Arial"/>
          <w:sz w:val="20"/>
          <w:szCs w:val="20"/>
        </w:rPr>
        <w:t>All data generated during this study are publicly available and data summaries are included in this publication and its supplementary information files. The r</w:t>
      </w:r>
      <w:r w:rsidRPr="00961490">
        <w:rPr>
          <w:rFonts w:ascii="Arial" w:eastAsia="Times New Roman" w:hAnsi="Arial" w:cs="Arial"/>
          <w:sz w:val="20"/>
          <w:szCs w:val="20"/>
        </w:rPr>
        <w:t xml:space="preserve">aw sequencing data and associated metadata for the </w:t>
      </w:r>
      <w:r>
        <w:rPr>
          <w:rFonts w:ascii="Arial" w:eastAsia="Times New Roman" w:hAnsi="Arial" w:cs="Arial"/>
          <w:sz w:val="20"/>
          <w:szCs w:val="20"/>
        </w:rPr>
        <w:t xml:space="preserve">coral microbiome </w:t>
      </w:r>
      <w:r w:rsidRPr="00961490">
        <w:rPr>
          <w:rFonts w:ascii="Arial" w:eastAsia="Times New Roman" w:hAnsi="Arial" w:cs="Arial"/>
          <w:sz w:val="20"/>
          <w:szCs w:val="20"/>
        </w:rPr>
        <w:t>samples used in this study are available on Qiita (qiita.ucsd.edu) under project ID 10895, prep ID 3439.</w:t>
      </w:r>
      <w:r>
        <w:rPr>
          <w:rFonts w:ascii="Arial" w:eastAsia="Times New Roman" w:hAnsi="Arial" w:cs="Arial"/>
          <w:sz w:val="20"/>
          <w:szCs w:val="20"/>
        </w:rPr>
        <w:t xml:space="preserve"> Australian disease data (new to this study) are accessible at </w:t>
      </w:r>
      <w:r w:rsidRPr="00961490">
        <w:rPr>
          <w:rFonts w:ascii="Arial" w:eastAsia="Times New Roman" w:hAnsi="Arial" w:cs="Arial"/>
          <w:sz w:val="20"/>
          <w:szCs w:val="20"/>
        </w:rPr>
        <w:t>github.com/zaneveld/GCMP_global_disease</w:t>
      </w:r>
      <w:r>
        <w:rPr>
          <w:rFonts w:ascii="Arial" w:eastAsia="Times New Roman" w:hAnsi="Arial" w:cs="Arial"/>
          <w:sz w:val="20"/>
          <w:szCs w:val="20"/>
        </w:rPr>
        <w:t xml:space="preserve"> and in Supplementary Data Table 1b. Summary data and all associated code for analyses is available at </w:t>
      </w:r>
      <w:r w:rsidRPr="00961490">
        <w:rPr>
          <w:rFonts w:ascii="Arial" w:eastAsia="Times New Roman" w:hAnsi="Arial" w:cs="Arial"/>
          <w:sz w:val="20"/>
          <w:szCs w:val="20"/>
        </w:rPr>
        <w:t>github.com/zaneveld/GCMP_global_disease</w:t>
      </w:r>
      <w:r>
        <w:rPr>
          <w:rFonts w:ascii="Arial" w:eastAsia="Times New Roman" w:hAnsi="Arial" w:cs="Arial"/>
          <w:sz w:val="20"/>
          <w:szCs w:val="20"/>
        </w:rPr>
        <w:t xml:space="preserve">. Additional publicly available data were used in this study. </w:t>
      </w:r>
      <w:r w:rsidRPr="007767B4">
        <w:rPr>
          <w:rFonts w:ascii="Arial" w:eastAsia="Times New Roman" w:hAnsi="Arial" w:cs="Arial"/>
          <w:sz w:val="20"/>
          <w:szCs w:val="20"/>
        </w:rPr>
        <w:t>These include coral disease data from open-access surveys in the Florida Keys (the Florida Reef Resilience Program (FRRP); https://frrp.org/) and Hawaiʻi (HICORDIS</w:t>
      </w:r>
      <w:r>
        <w:rPr>
          <w:rFonts w:ascii="Arial" w:eastAsia="Times New Roman" w:hAnsi="Arial" w:cs="Arial"/>
          <w:sz w:val="20"/>
          <w:szCs w:val="20"/>
          <w:vertAlign w:val="superscript"/>
        </w:rPr>
        <w:t>29</w:t>
      </w:r>
      <w:r w:rsidRPr="007767B4">
        <w:rPr>
          <w:rFonts w:ascii="Arial" w:eastAsia="Times New Roman" w:hAnsi="Arial" w:cs="Arial"/>
          <w:sz w:val="20"/>
          <w:szCs w:val="20"/>
        </w:rPr>
        <w:t>; https://doi.org/10.1016/j.dib.2016.07.025), a multigene coral phylogeny published by Huang &amp; Roy 2015</w:t>
      </w:r>
      <w:r>
        <w:rPr>
          <w:rFonts w:ascii="Arial" w:eastAsia="Times New Roman" w:hAnsi="Arial" w:cs="Arial"/>
          <w:sz w:val="20"/>
          <w:szCs w:val="20"/>
          <w:vertAlign w:val="superscript"/>
        </w:rPr>
        <w:t>31</w:t>
      </w:r>
      <w:r w:rsidRPr="007767B4">
        <w:rPr>
          <w:rFonts w:ascii="Arial" w:eastAsia="Times New Roman" w:hAnsi="Arial" w:cs="Arial"/>
          <w:sz w:val="20"/>
          <w:szCs w:val="20"/>
        </w:rPr>
        <w:t xml:space="preserve"> (https://doi.org/10.1098/rstb.2014.0010), and coral growth data obtained from the Coral Trait Database</w:t>
      </w:r>
      <w:r>
        <w:rPr>
          <w:rFonts w:ascii="Arial" w:eastAsia="Times New Roman" w:hAnsi="Arial" w:cs="Arial"/>
          <w:sz w:val="20"/>
          <w:szCs w:val="20"/>
          <w:vertAlign w:val="superscript"/>
        </w:rPr>
        <w:t>30</w:t>
      </w:r>
      <w:r w:rsidRPr="007767B4">
        <w:rPr>
          <w:rFonts w:ascii="Arial" w:eastAsia="Times New Roman" w:hAnsi="Arial" w:cs="Arial"/>
          <w:sz w:val="20"/>
          <w:szCs w:val="20"/>
        </w:rPr>
        <w:t xml:space="preserve"> (https://doi.org/10.1038/sdata.2016.17).</w:t>
      </w:r>
    </w:p>
    <w:p w14:paraId="77BD5857" w14:textId="77777777" w:rsidR="007A7BE8" w:rsidRDefault="007A7BE8" w:rsidP="007A7BE8">
      <w:pPr>
        <w:contextualSpacing/>
        <w:rPr>
          <w:rFonts w:ascii="Arial" w:eastAsia="Times New Roman" w:hAnsi="Arial" w:cs="Arial"/>
          <w:sz w:val="20"/>
          <w:szCs w:val="20"/>
        </w:rPr>
      </w:pPr>
    </w:p>
    <w:p w14:paraId="35F30687" w14:textId="77777777" w:rsidR="007A7BE8" w:rsidRDefault="007A7BE8" w:rsidP="007A7BE8">
      <w:pPr>
        <w:contextualSpacing/>
        <w:rPr>
          <w:rFonts w:ascii="Arial" w:eastAsia="Times New Roman" w:hAnsi="Arial" w:cs="Arial"/>
          <w:sz w:val="20"/>
          <w:szCs w:val="20"/>
        </w:rPr>
      </w:pPr>
      <w:r>
        <w:rPr>
          <w:rFonts w:ascii="Arial" w:eastAsia="Times New Roman" w:hAnsi="Arial" w:cs="Arial"/>
          <w:i/>
          <w:iCs/>
          <w:sz w:val="20"/>
          <w:szCs w:val="20"/>
        </w:rPr>
        <w:t>Competing Interests</w:t>
      </w:r>
    </w:p>
    <w:p w14:paraId="474E4BE0" w14:textId="31D8AAAB" w:rsidR="007A7BE8" w:rsidRPr="007372D3" w:rsidDel="007372D3" w:rsidRDefault="007372D3" w:rsidP="007A7BE8">
      <w:pPr>
        <w:contextualSpacing/>
        <w:rPr>
          <w:del w:id="517" w:author="Microsoft Office User" w:date="2024-11-02T10:34:00Z"/>
          <w:rFonts w:ascii="Arial" w:eastAsia="Times New Roman" w:hAnsi="Arial" w:cs="Arial"/>
          <w:sz w:val="20"/>
          <w:szCs w:val="20"/>
        </w:rPr>
      </w:pPr>
      <w:ins w:id="518" w:author="Microsoft Office User" w:date="2024-11-02T10:34:00Z">
        <w:r w:rsidRPr="007372D3">
          <w:rPr>
            <w:rFonts w:ascii="Arial" w:eastAsia="Times New Roman" w:hAnsi="Arial" w:cs="Arial"/>
            <w:sz w:val="20"/>
            <w:szCs w:val="20"/>
            <w:rPrChange w:id="519" w:author="Microsoft Office User" w:date="2024-11-02T10:34:00Z">
              <w:rPr>
                <w:rFonts w:ascii="Arial" w:eastAsia="Times New Roman" w:hAnsi="Arial" w:cs="Arial"/>
                <w:i/>
                <w:iCs/>
                <w:sz w:val="20"/>
                <w:szCs w:val="20"/>
              </w:rPr>
            </w:rPrChange>
          </w:rPr>
          <w:t>Rob Knight is a scientific advisory board member, and consultant for BiomeSense, Inc., has equity and receives income. He is a scientific advisory board member and has equity in GenCirq. He is a consultant for DayTwo, and receives income. He has equity in and acts as a consultant for Cybele. He is a co-founder of Biota, Inc., and has equity. He is a cofounder of Micronoma, and has equity and is a scientific advisory board member. The terms of these arrangements have been reviewed and approved by the University of California, San Diego in accordance with its conflict of interest policies.</w:t>
        </w:r>
      </w:ins>
      <w:del w:id="520" w:author="Microsoft Office User" w:date="2024-11-02T10:34:00Z">
        <w:r w:rsidR="007A7BE8" w:rsidRPr="007372D3" w:rsidDel="007372D3">
          <w:rPr>
            <w:rFonts w:ascii="Arial" w:eastAsia="Times New Roman" w:hAnsi="Arial" w:cs="Arial"/>
            <w:sz w:val="20"/>
            <w:szCs w:val="20"/>
          </w:rPr>
          <w:delText>The authors declare no competing interests.</w:delText>
        </w:r>
      </w:del>
    </w:p>
    <w:p w14:paraId="21C19A42" w14:textId="77777777" w:rsidR="007A7BE8" w:rsidRPr="007372D3" w:rsidRDefault="007A7BE8" w:rsidP="007A7BE8">
      <w:pPr>
        <w:contextualSpacing/>
        <w:rPr>
          <w:rFonts w:ascii="Arial" w:eastAsia="Times New Roman" w:hAnsi="Arial" w:cs="Arial"/>
          <w:sz w:val="20"/>
          <w:szCs w:val="20"/>
        </w:rPr>
      </w:pPr>
    </w:p>
    <w:p w14:paraId="5B36E7A0" w14:textId="77777777" w:rsidR="007372D3" w:rsidRDefault="007372D3" w:rsidP="007A7BE8">
      <w:pPr>
        <w:contextualSpacing/>
        <w:rPr>
          <w:ins w:id="521" w:author="Microsoft Office User" w:date="2024-11-02T10:34:00Z"/>
          <w:rFonts w:ascii="Arial" w:eastAsia="Times New Roman" w:hAnsi="Arial" w:cs="Arial"/>
          <w:i/>
          <w:iCs/>
          <w:sz w:val="20"/>
          <w:szCs w:val="20"/>
        </w:rPr>
      </w:pPr>
    </w:p>
    <w:p w14:paraId="1B478D34" w14:textId="6AA51C2D" w:rsidR="007A7BE8" w:rsidRDefault="007A7BE8" w:rsidP="007A7BE8">
      <w:pPr>
        <w:contextualSpacing/>
        <w:rPr>
          <w:rFonts w:ascii="Arial" w:eastAsia="Times New Roman" w:hAnsi="Arial" w:cs="Arial"/>
          <w:sz w:val="20"/>
          <w:szCs w:val="20"/>
        </w:rPr>
      </w:pPr>
      <w:r>
        <w:rPr>
          <w:rFonts w:ascii="Arial" w:eastAsia="Times New Roman" w:hAnsi="Arial" w:cs="Arial"/>
          <w:i/>
          <w:iCs/>
          <w:sz w:val="20"/>
          <w:szCs w:val="20"/>
        </w:rPr>
        <w:t>Funding</w:t>
      </w:r>
    </w:p>
    <w:p w14:paraId="2300B259" w14:textId="77777777" w:rsidR="007A7BE8" w:rsidRDefault="007A7BE8" w:rsidP="007A7BE8">
      <w:pPr>
        <w:spacing w:before="120"/>
        <w:contextualSpacing/>
        <w:rPr>
          <w:rFonts w:ascii="Arial" w:eastAsia="Times New Roman" w:hAnsi="Arial" w:cs="Arial"/>
          <w:sz w:val="20"/>
          <w:szCs w:val="20"/>
        </w:rPr>
      </w:pPr>
      <w:r w:rsidRPr="00961490">
        <w:rPr>
          <w:rFonts w:ascii="Arial" w:eastAsia="Times New Roman" w:hAnsi="Arial" w:cs="Arial"/>
          <w:sz w:val="20"/>
          <w:szCs w:val="20"/>
        </w:rPr>
        <w:t>This work was supported by a National Science Foundation Dimensions of Biodiversity grant (#1442306) to RVT and MM, an in-kind ​​UC San Diego Seed Grant in Microbiome Science grant to JZ, an NSF IoS CAREER grant (#1942647) to JZ, and an NSF Postdoctoral Research Fellowship in Biology (#2006244) to H</w:t>
      </w:r>
      <w:r>
        <w:rPr>
          <w:rFonts w:ascii="Arial" w:eastAsia="Times New Roman" w:hAnsi="Arial" w:cs="Arial"/>
          <w:sz w:val="20"/>
          <w:szCs w:val="20"/>
        </w:rPr>
        <w:t>E</w:t>
      </w:r>
      <w:r w:rsidRPr="00961490">
        <w:rPr>
          <w:rFonts w:ascii="Arial" w:eastAsia="Times New Roman" w:hAnsi="Arial" w:cs="Arial"/>
          <w:sz w:val="20"/>
          <w:szCs w:val="20"/>
        </w:rPr>
        <w:t>E.</w:t>
      </w:r>
    </w:p>
    <w:p w14:paraId="6CC6CB7C" w14:textId="77777777" w:rsidR="007A7BE8" w:rsidRDefault="007A7BE8" w:rsidP="007A7BE8">
      <w:pPr>
        <w:spacing w:before="120"/>
        <w:contextualSpacing/>
        <w:rPr>
          <w:rFonts w:ascii="Arial" w:eastAsia="Times New Roman" w:hAnsi="Arial" w:cs="Arial"/>
          <w:sz w:val="20"/>
          <w:szCs w:val="20"/>
        </w:rPr>
      </w:pPr>
    </w:p>
    <w:p w14:paraId="21793502" w14:textId="77777777" w:rsidR="007A7BE8" w:rsidRPr="007767B4" w:rsidRDefault="007A7BE8" w:rsidP="007A7BE8">
      <w:pPr>
        <w:spacing w:before="120"/>
        <w:contextualSpacing/>
        <w:rPr>
          <w:rFonts w:ascii="Arial" w:eastAsia="Times New Roman" w:hAnsi="Arial" w:cs="Arial"/>
          <w:sz w:val="20"/>
          <w:szCs w:val="20"/>
        </w:rPr>
      </w:pPr>
      <w:r w:rsidRPr="00E058D1">
        <w:rPr>
          <w:rFonts w:ascii="Arial" w:hAnsi="Arial" w:cs="Arial"/>
          <w:bCs/>
          <w:i/>
          <w:iCs/>
          <w:sz w:val="20"/>
          <w:szCs w:val="20"/>
        </w:rPr>
        <w:t>Author Contributions</w:t>
      </w:r>
    </w:p>
    <w:p w14:paraId="41F34300" w14:textId="77777777" w:rsidR="007A7BE8" w:rsidRDefault="007A7BE8" w:rsidP="007A7BE8">
      <w:pPr>
        <w:contextualSpacing/>
        <w:rPr>
          <w:rFonts w:ascii="Arial" w:hAnsi="Arial" w:cs="Arial"/>
          <w:sz w:val="20"/>
          <w:szCs w:val="20"/>
        </w:rPr>
      </w:pPr>
      <w:r>
        <w:rPr>
          <w:rFonts w:ascii="Arial" w:hAnsi="Arial" w:cs="Arial"/>
          <w:bCs/>
          <w:sz w:val="20"/>
          <w:szCs w:val="20"/>
        </w:rPr>
        <w:t xml:space="preserve">The “Global Coral Microbiome Project” was designed and funded by RM, FJP, DGB, BLW, MM, RVT and JRZ. RM, FJP, BLW, MM, JBL, RVT, and JRZ contributed to sample and data collection. RM, FJP, SS, CSC, and RK undertook sample processing and sequencing. Bioinformatic processing and sequence data management was completed by HEE, TB, DS, CSC, RK, and JRZ. Conceptual input for this manuscript was provided by HEE, TB, AOA, RM, JBL, RVT, and JRZ.  Statistical analyses and initial draft writing were completed by HEE, TB, AOA, and JRZ. Figures were produced by HEE, TB, and JRZ. All authors contributed to manuscript editing and finalization. </w:t>
      </w:r>
    </w:p>
    <w:p w14:paraId="2C5E3676" w14:textId="77777777" w:rsidR="007A7BE8" w:rsidRPr="007767B4" w:rsidRDefault="007A7BE8" w:rsidP="007A7BE8">
      <w:pPr>
        <w:contextualSpacing/>
        <w:rPr>
          <w:rFonts w:ascii="Arial" w:hAnsi="Arial" w:cs="Arial"/>
          <w:sz w:val="20"/>
          <w:szCs w:val="20"/>
        </w:rPr>
      </w:pPr>
    </w:p>
    <w:p w14:paraId="355C1014" w14:textId="77777777" w:rsidR="007A7BE8" w:rsidRPr="007767B4" w:rsidRDefault="007A7BE8" w:rsidP="007A7BE8">
      <w:pPr>
        <w:pBdr>
          <w:top w:val="nil"/>
          <w:left w:val="nil"/>
          <w:bottom w:val="nil"/>
          <w:right w:val="nil"/>
          <w:between w:val="nil"/>
        </w:pBdr>
        <w:contextualSpacing/>
        <w:rPr>
          <w:rFonts w:ascii="Arial" w:hAnsi="Arial" w:cs="Arial"/>
          <w:bCs/>
          <w:i/>
          <w:iCs/>
          <w:color w:val="000000"/>
          <w:sz w:val="20"/>
          <w:szCs w:val="20"/>
        </w:rPr>
      </w:pPr>
      <w:r w:rsidRPr="007767B4">
        <w:rPr>
          <w:rFonts w:ascii="Arial" w:hAnsi="Arial" w:cs="Arial"/>
          <w:bCs/>
          <w:i/>
          <w:iCs/>
          <w:color w:val="000000"/>
          <w:sz w:val="20"/>
          <w:szCs w:val="20"/>
        </w:rPr>
        <w:t>Acknowledgments</w:t>
      </w:r>
    </w:p>
    <w:p w14:paraId="27E1A67C" w14:textId="77777777" w:rsidR="007A7BE8" w:rsidRPr="00C61A31" w:rsidRDefault="007A7BE8" w:rsidP="007A7BE8">
      <w:pPr>
        <w:spacing w:before="120"/>
        <w:rPr>
          <w:rFonts w:ascii="Arial" w:eastAsia="Times New Roman" w:hAnsi="Arial" w:cs="Arial"/>
          <w:sz w:val="20"/>
          <w:szCs w:val="20"/>
        </w:rPr>
      </w:pPr>
      <w:r w:rsidRPr="00961490">
        <w:rPr>
          <w:rFonts w:ascii="Arial" w:eastAsia="Times New Roman" w:hAnsi="Arial" w:cs="Arial"/>
          <w:sz w:val="20"/>
          <w:szCs w:val="20"/>
        </w:rPr>
        <w:t xml:space="preserve">The authors would like to acknowledge many contributors for their field assistance during collection of Global Coral Microbiome Project data in this manuscript. These include: Tasman Douglass, Margaux Hein, Frazer McGregor, Kathy Morrow, Katia Nicolet, Cathie Page, Gergely </w:t>
      </w:r>
      <w:r w:rsidRPr="00961490">
        <w:rPr>
          <w:rFonts w:ascii="Arial" w:eastAsia="Times New Roman" w:hAnsi="Arial" w:cs="Arial"/>
          <w:sz w:val="20"/>
          <w:szCs w:val="20"/>
        </w:rPr>
        <w:lastRenderedPageBreak/>
        <w:t>Torda</w:t>
      </w:r>
      <w:r>
        <w:rPr>
          <w:rFonts w:ascii="Arial" w:eastAsia="Times New Roman" w:hAnsi="Arial" w:cs="Arial"/>
          <w:sz w:val="20"/>
          <w:szCs w:val="20"/>
        </w:rPr>
        <w:t>, and others at James Cook University and the Australian Institute of Marine Science (AIMS)</w:t>
      </w:r>
      <w:r w:rsidRPr="00961490">
        <w:rPr>
          <w:rFonts w:ascii="Arial" w:eastAsia="Times New Roman" w:hAnsi="Arial" w:cs="Arial"/>
          <w:sz w:val="20"/>
          <w:szCs w:val="20"/>
        </w:rPr>
        <w:t xml:space="preserve"> for their field assistance in Australia; Valeria Pizarro, Mateo López-Victoria, Alaina Weinheimer, Claudia Tatiana </w:t>
      </w:r>
      <w:r>
        <w:rPr>
          <w:rFonts w:ascii="Arial" w:eastAsia="Times New Roman" w:hAnsi="Arial" w:cs="Arial"/>
          <w:sz w:val="20"/>
          <w:szCs w:val="20"/>
        </w:rPr>
        <w:t xml:space="preserve">and </w:t>
      </w:r>
      <w:r w:rsidRPr="00961490">
        <w:rPr>
          <w:rFonts w:ascii="Arial" w:eastAsia="Times New Roman" w:hAnsi="Arial" w:cs="Arial"/>
          <w:sz w:val="20"/>
          <w:szCs w:val="20"/>
        </w:rPr>
        <w:t xml:space="preserve">Galindo Martínez for Assistance in Colombia; </w:t>
      </w:r>
      <w:r w:rsidRPr="00961490">
        <w:rPr>
          <w:rFonts w:ascii="Arial" w:eastAsia="Times New Roman" w:hAnsi="Arial" w:cs="Arial"/>
          <w:color w:val="222222"/>
          <w:sz w:val="20"/>
          <w:szCs w:val="20"/>
          <w:highlight w:val="white"/>
        </w:rPr>
        <w:t xml:space="preserve">Chris Voolstra, Maren Ziegler, Anna Roik, and many others at </w:t>
      </w:r>
      <w:r w:rsidRPr="00961490">
        <w:rPr>
          <w:rFonts w:ascii="Arial" w:eastAsia="Times New Roman" w:hAnsi="Arial" w:cs="Arial"/>
          <w:sz w:val="20"/>
          <w:szCs w:val="20"/>
        </w:rPr>
        <w:t>King Abdullah University of Science and Technology (</w:t>
      </w:r>
      <w:r w:rsidRPr="00961490">
        <w:rPr>
          <w:rFonts w:ascii="Arial" w:eastAsia="Times New Roman" w:hAnsi="Arial" w:cs="Arial"/>
          <w:color w:val="222222"/>
          <w:sz w:val="20"/>
          <w:szCs w:val="20"/>
          <w:highlight w:val="white"/>
        </w:rPr>
        <w:t xml:space="preserve">KAUST) for field assistance in Saudi Arabia; Mark Vermeij, Kristen Marhaver, Pedro Frade, Ben Mueller, and others at CARMABI for field assistance during sampling in Curaçao; Danwei Huang for </w:t>
      </w:r>
      <w:r>
        <w:rPr>
          <w:rFonts w:ascii="Arial" w:eastAsia="Times New Roman" w:hAnsi="Arial" w:cs="Arial"/>
          <w:color w:val="222222"/>
          <w:sz w:val="20"/>
          <w:szCs w:val="20"/>
          <w:highlight w:val="white"/>
        </w:rPr>
        <w:t xml:space="preserve">field </w:t>
      </w:r>
      <w:r w:rsidRPr="00961490">
        <w:rPr>
          <w:rFonts w:ascii="Arial" w:eastAsia="Times New Roman" w:hAnsi="Arial" w:cs="Arial"/>
          <w:color w:val="222222"/>
          <w:sz w:val="20"/>
          <w:szCs w:val="20"/>
          <w:highlight w:val="white"/>
        </w:rPr>
        <w:t>assistance in Singapore;</w:t>
      </w:r>
      <w:r>
        <w:rPr>
          <w:rFonts w:ascii="Arial" w:eastAsia="Times New Roman" w:hAnsi="Arial" w:cs="Arial"/>
          <w:color w:val="222222"/>
          <w:sz w:val="20"/>
          <w:szCs w:val="20"/>
          <w:highlight w:val="white"/>
        </w:rPr>
        <w:t xml:space="preserve"> Le Club de Plongée Suwan Macha and Jean-Pascal Quod for assistance in Réunion; </w:t>
      </w:r>
      <w:r w:rsidRPr="00961490">
        <w:rPr>
          <w:rFonts w:ascii="Arial" w:eastAsia="Times New Roman" w:hAnsi="Arial" w:cs="Arial"/>
          <w:color w:val="222222"/>
          <w:sz w:val="20"/>
          <w:szCs w:val="20"/>
          <w:highlight w:val="white"/>
        </w:rPr>
        <w:t xml:space="preserve"> Ruth Gates, Katie Barrott, Courtney Couch, and Keoki Stender for field assistance in </w:t>
      </w:r>
      <w:r w:rsidRPr="002F1CD2">
        <w:rPr>
          <w:rFonts w:ascii="Arial" w:hAnsi="Arial" w:cs="Arial"/>
          <w:color w:val="000000"/>
          <w:sz w:val="20"/>
        </w:rPr>
        <w:t>Hawaiʻi</w:t>
      </w:r>
      <w:r w:rsidRPr="00961490">
        <w:rPr>
          <w:rFonts w:ascii="Arial" w:eastAsia="Times New Roman" w:hAnsi="Arial" w:cs="Arial"/>
          <w:color w:val="222222"/>
          <w:sz w:val="20"/>
          <w:szCs w:val="20"/>
          <w:highlight w:val="white"/>
        </w:rPr>
        <w:t xml:space="preserve">; </w:t>
      </w:r>
      <w:r w:rsidRPr="00961490">
        <w:rPr>
          <w:rFonts w:ascii="Arial" w:eastAsia="Times New Roman" w:hAnsi="Arial" w:cs="Arial"/>
          <w:sz w:val="20"/>
          <w:szCs w:val="20"/>
        </w:rPr>
        <w:t xml:space="preserve">and Lyndsy Gazda, Jamie Lee Proffitt, Gabriele Swain, and Alaina Weinheimer for their assistance in the laboratory. The authors also acknowledge the staff of the Coral Bay Research Station, Lizard Island Research Station, Lord Howe Island Marine Park, Lord Howe Island Research Station, </w:t>
      </w:r>
      <w:r>
        <w:rPr>
          <w:rFonts w:ascii="Arial" w:eastAsia="Times New Roman" w:hAnsi="Arial" w:cs="Arial"/>
          <w:sz w:val="20"/>
          <w:szCs w:val="20"/>
        </w:rPr>
        <w:t>AIMS</w:t>
      </w:r>
      <w:r w:rsidRPr="00961490">
        <w:rPr>
          <w:rFonts w:ascii="Arial" w:eastAsia="Times New Roman" w:hAnsi="Arial" w:cs="Arial"/>
          <w:sz w:val="20"/>
          <w:szCs w:val="20"/>
        </w:rPr>
        <w:t xml:space="preserve">, and RV Cape Ferguson for their logistical support. </w:t>
      </w:r>
    </w:p>
    <w:p w14:paraId="2BE47C3A" w14:textId="0DA47F72" w:rsidR="00961490" w:rsidRDefault="00E6133D" w:rsidP="00251476">
      <w:pPr>
        <w:pBdr>
          <w:top w:val="nil"/>
          <w:left w:val="nil"/>
          <w:bottom w:val="nil"/>
          <w:right w:val="nil"/>
          <w:between w:val="nil"/>
        </w:pBdr>
        <w:contextualSpacing/>
        <w:rPr>
          <w:rFonts w:ascii="Arial" w:hAnsi="Arial" w:cs="Arial"/>
          <w:b/>
          <w:color w:val="000000"/>
          <w:sz w:val="20"/>
          <w:szCs w:val="20"/>
        </w:rPr>
      </w:pPr>
      <w:r w:rsidRPr="00F649EE">
        <w:rPr>
          <w:rFonts w:ascii="Arial" w:hAnsi="Arial" w:cs="Arial"/>
          <w:b/>
          <w:color w:val="000000"/>
          <w:sz w:val="20"/>
          <w:szCs w:val="20"/>
        </w:rPr>
        <w:t>References</w:t>
      </w:r>
    </w:p>
    <w:p w14:paraId="23EB40D9" w14:textId="77777777" w:rsidR="007372D3" w:rsidRPr="007372D3" w:rsidRDefault="002F1CD2" w:rsidP="007372D3">
      <w:pPr>
        <w:pStyle w:val="Bibliography"/>
      </w:pPr>
      <w:r>
        <w:rPr>
          <w:rFonts w:ascii="Arial" w:hAnsi="Arial" w:cs="Arial"/>
          <w:color w:val="000000"/>
          <w:sz w:val="20"/>
          <w:szCs w:val="20"/>
        </w:rPr>
        <w:fldChar w:fldCharType="begin"/>
      </w:r>
      <w:r>
        <w:rPr>
          <w:rFonts w:ascii="Arial" w:hAnsi="Arial" w:cs="Arial"/>
          <w:color w:val="000000"/>
          <w:sz w:val="20"/>
          <w:szCs w:val="20"/>
        </w:rPr>
        <w:instrText xml:space="preserve"> ADDIN ZOTERO_BIBL {"uncited":[],"omitted":[],"custom":[]} CSL_BIBLIOGRAPHY </w:instrText>
      </w:r>
      <w:r>
        <w:rPr>
          <w:rFonts w:ascii="Arial" w:hAnsi="Arial" w:cs="Arial"/>
          <w:color w:val="000000"/>
          <w:sz w:val="20"/>
          <w:szCs w:val="20"/>
        </w:rPr>
        <w:fldChar w:fldCharType="separate"/>
      </w:r>
      <w:r w:rsidR="007372D3" w:rsidRPr="007372D3">
        <w:t>1.</w:t>
      </w:r>
      <w:r w:rsidR="007372D3" w:rsidRPr="007372D3">
        <w:tab/>
        <w:t xml:space="preserve">Healy, K., Ezard, T. H. G., Jones, O. R., Salguero-Gómez, R. &amp; Buckley, Y. M. Animal life history is shaped by the pace of life and the distribution of age-specific mortality and reproduction. </w:t>
      </w:r>
      <w:r w:rsidR="007372D3" w:rsidRPr="007372D3">
        <w:rPr>
          <w:i/>
          <w:iCs/>
        </w:rPr>
        <w:t>Nat Ecol Evol</w:t>
      </w:r>
      <w:r w:rsidR="007372D3" w:rsidRPr="007372D3">
        <w:t xml:space="preserve"> </w:t>
      </w:r>
      <w:r w:rsidR="007372D3" w:rsidRPr="007372D3">
        <w:rPr>
          <w:b/>
          <w:bCs/>
        </w:rPr>
        <w:t>3</w:t>
      </w:r>
      <w:r w:rsidR="007372D3" w:rsidRPr="007372D3">
        <w:t>, 1217–1224 (2019).</w:t>
      </w:r>
    </w:p>
    <w:p w14:paraId="13238D97" w14:textId="77777777" w:rsidR="007372D3" w:rsidRPr="007372D3" w:rsidRDefault="007372D3" w:rsidP="007372D3">
      <w:pPr>
        <w:pStyle w:val="Bibliography"/>
      </w:pPr>
      <w:r w:rsidRPr="007372D3">
        <w:t>2.</w:t>
      </w:r>
      <w:r w:rsidRPr="007372D3">
        <w:tab/>
        <w:t xml:space="preserve">Darling, E. S., Alvarez-Filip, L., Oliver, T. A., McClanahan, T. R. &amp; Côté, I. M. Evaluating life-history strategies of reef corals from species traits. </w:t>
      </w:r>
      <w:r w:rsidRPr="007372D3">
        <w:rPr>
          <w:i/>
          <w:iCs/>
        </w:rPr>
        <w:t>Ecology Letters</w:t>
      </w:r>
      <w:r w:rsidRPr="007372D3">
        <w:t xml:space="preserve"> </w:t>
      </w:r>
      <w:r w:rsidRPr="007372D3">
        <w:rPr>
          <w:b/>
          <w:bCs/>
        </w:rPr>
        <w:t>15</w:t>
      </w:r>
      <w:r w:rsidRPr="007372D3">
        <w:t>, 1378–1386 (2012).</w:t>
      </w:r>
    </w:p>
    <w:p w14:paraId="55FB9BA4" w14:textId="77777777" w:rsidR="007372D3" w:rsidRPr="007372D3" w:rsidRDefault="007372D3" w:rsidP="007372D3">
      <w:pPr>
        <w:pStyle w:val="Bibliography"/>
      </w:pPr>
      <w:r w:rsidRPr="007372D3">
        <w:t>3.</w:t>
      </w:r>
      <w:r w:rsidRPr="007372D3">
        <w:tab/>
        <w:t xml:space="preserve">Most, P. J. van der, Jong, B. de, Parmentier, H. K. &amp; Verhulst, S. Trade-off between growth and immune function: a meta-analysis of selection experiments. </w:t>
      </w:r>
      <w:r w:rsidRPr="007372D3">
        <w:rPr>
          <w:i/>
          <w:iCs/>
        </w:rPr>
        <w:t>Functional Ecology</w:t>
      </w:r>
      <w:r w:rsidRPr="007372D3">
        <w:t xml:space="preserve"> </w:t>
      </w:r>
      <w:r w:rsidRPr="007372D3">
        <w:rPr>
          <w:b/>
          <w:bCs/>
        </w:rPr>
        <w:t>25</w:t>
      </w:r>
      <w:r w:rsidRPr="007372D3">
        <w:t>, 74–80 (2011).</w:t>
      </w:r>
    </w:p>
    <w:p w14:paraId="308ECEDA" w14:textId="77777777" w:rsidR="007372D3" w:rsidRPr="007372D3" w:rsidRDefault="007372D3" w:rsidP="007372D3">
      <w:pPr>
        <w:pStyle w:val="Bibliography"/>
      </w:pPr>
      <w:r w:rsidRPr="007372D3">
        <w:t>4.</w:t>
      </w:r>
      <w:r w:rsidRPr="007372D3">
        <w:tab/>
        <w:t xml:space="preserve">Badyaev, A. V. &amp; Ghalambor, C. K. Evolution of Life Histories Along Elevational Gradients: Trade-Off Between Parental Care and Fecundity. </w:t>
      </w:r>
      <w:r w:rsidRPr="007372D3">
        <w:rPr>
          <w:i/>
          <w:iCs/>
        </w:rPr>
        <w:t>Ecology</w:t>
      </w:r>
      <w:r w:rsidRPr="007372D3">
        <w:t xml:space="preserve"> </w:t>
      </w:r>
      <w:r w:rsidRPr="007372D3">
        <w:rPr>
          <w:b/>
          <w:bCs/>
        </w:rPr>
        <w:t>82</w:t>
      </w:r>
      <w:r w:rsidRPr="007372D3">
        <w:t>, 2948–2960 (2001).</w:t>
      </w:r>
    </w:p>
    <w:p w14:paraId="71A246BA" w14:textId="77777777" w:rsidR="007372D3" w:rsidRPr="007372D3" w:rsidRDefault="007372D3" w:rsidP="007372D3">
      <w:pPr>
        <w:pStyle w:val="Bibliography"/>
      </w:pPr>
      <w:r w:rsidRPr="007372D3">
        <w:t>5.</w:t>
      </w:r>
      <w:r w:rsidRPr="007372D3">
        <w:tab/>
        <w:t xml:space="preserve">Padda, S. S., Glass, J. R. &amp; Stahlschmidt, Z. R. When it’s hot and dry: life-history strategy influences the effects of heat waves and water limitation. </w:t>
      </w:r>
      <w:r w:rsidRPr="007372D3">
        <w:rPr>
          <w:i/>
          <w:iCs/>
        </w:rPr>
        <w:t>Journal of Experimental Biology</w:t>
      </w:r>
      <w:r w:rsidRPr="007372D3">
        <w:t xml:space="preserve"> </w:t>
      </w:r>
      <w:r w:rsidRPr="007372D3">
        <w:rPr>
          <w:b/>
          <w:bCs/>
        </w:rPr>
        <w:t>224</w:t>
      </w:r>
      <w:r w:rsidRPr="007372D3">
        <w:t>, jeb236398 (2021).</w:t>
      </w:r>
    </w:p>
    <w:p w14:paraId="79803CFC" w14:textId="77777777" w:rsidR="007372D3" w:rsidRPr="007372D3" w:rsidRDefault="007372D3" w:rsidP="007372D3">
      <w:pPr>
        <w:pStyle w:val="Bibliography"/>
      </w:pPr>
      <w:r w:rsidRPr="007372D3">
        <w:t>6.</w:t>
      </w:r>
      <w:r w:rsidRPr="007372D3">
        <w:tab/>
        <w:t xml:space="preserve">Tollrian, R. Predator-Induced Morphological Defenses: Costs, Life History Shifts, and Maternal Effects in Daphnia Pulex. </w:t>
      </w:r>
      <w:r w:rsidRPr="007372D3">
        <w:rPr>
          <w:i/>
          <w:iCs/>
        </w:rPr>
        <w:t>Ecology</w:t>
      </w:r>
      <w:r w:rsidRPr="007372D3">
        <w:t xml:space="preserve"> </w:t>
      </w:r>
      <w:r w:rsidRPr="007372D3">
        <w:rPr>
          <w:b/>
          <w:bCs/>
        </w:rPr>
        <w:t>76</w:t>
      </w:r>
      <w:r w:rsidRPr="007372D3">
        <w:t>, 1691–1705 (1995).</w:t>
      </w:r>
    </w:p>
    <w:p w14:paraId="47B093A5" w14:textId="77777777" w:rsidR="007372D3" w:rsidRPr="007372D3" w:rsidRDefault="007372D3" w:rsidP="007372D3">
      <w:pPr>
        <w:pStyle w:val="Bibliography"/>
      </w:pPr>
      <w:r w:rsidRPr="007372D3">
        <w:t>7.</w:t>
      </w:r>
      <w:r w:rsidRPr="007372D3">
        <w:tab/>
        <w:t xml:space="preserve">Lochmiller, R. L. &amp; Deerenberg, C. Trade-offs in evolutionary immunology: just what is the cost of immunity? </w:t>
      </w:r>
      <w:r w:rsidRPr="007372D3">
        <w:rPr>
          <w:i/>
          <w:iCs/>
        </w:rPr>
        <w:t>Oikos</w:t>
      </w:r>
      <w:r w:rsidRPr="007372D3">
        <w:t xml:space="preserve"> </w:t>
      </w:r>
      <w:r w:rsidRPr="007372D3">
        <w:rPr>
          <w:b/>
          <w:bCs/>
        </w:rPr>
        <w:t>88</w:t>
      </w:r>
      <w:r w:rsidRPr="007372D3">
        <w:t>, 87–98 (2000).</w:t>
      </w:r>
    </w:p>
    <w:p w14:paraId="5C1D03C5" w14:textId="77777777" w:rsidR="007372D3" w:rsidRPr="007372D3" w:rsidRDefault="007372D3" w:rsidP="007372D3">
      <w:pPr>
        <w:pStyle w:val="Bibliography"/>
      </w:pPr>
      <w:r w:rsidRPr="007372D3">
        <w:lastRenderedPageBreak/>
        <w:t>8.</w:t>
      </w:r>
      <w:r w:rsidRPr="007372D3">
        <w:tab/>
        <w:t xml:space="preserve">Maynard, J. </w:t>
      </w:r>
      <w:r w:rsidRPr="007372D3">
        <w:rPr>
          <w:i/>
          <w:iCs/>
        </w:rPr>
        <w:t>et al.</w:t>
      </w:r>
      <w:r w:rsidRPr="007372D3">
        <w:t xml:space="preserve"> Projections of climate conditions that increase coral disease susceptibility and pathogen abundance and virulence. </w:t>
      </w:r>
      <w:r w:rsidRPr="007372D3">
        <w:rPr>
          <w:i/>
          <w:iCs/>
        </w:rPr>
        <w:t>Nature Clim Change</w:t>
      </w:r>
      <w:r w:rsidRPr="007372D3">
        <w:t xml:space="preserve"> </w:t>
      </w:r>
      <w:r w:rsidRPr="007372D3">
        <w:rPr>
          <w:b/>
          <w:bCs/>
        </w:rPr>
        <w:t>5</w:t>
      </w:r>
      <w:r w:rsidRPr="007372D3">
        <w:t>, 688–694 (2015).</w:t>
      </w:r>
    </w:p>
    <w:p w14:paraId="60268CCF" w14:textId="77777777" w:rsidR="007372D3" w:rsidRPr="007372D3" w:rsidRDefault="007372D3" w:rsidP="007372D3">
      <w:pPr>
        <w:pStyle w:val="Bibliography"/>
      </w:pPr>
      <w:r w:rsidRPr="007372D3">
        <w:t>9.</w:t>
      </w:r>
      <w:r w:rsidRPr="007372D3">
        <w:tab/>
        <w:t xml:space="preserve">Mora, C. </w:t>
      </w:r>
      <w:r w:rsidRPr="007372D3">
        <w:rPr>
          <w:i/>
          <w:iCs/>
        </w:rPr>
        <w:t>et al.</w:t>
      </w:r>
      <w:r w:rsidRPr="007372D3">
        <w:t xml:space="preserve"> Over half of known human pathogenic diseases can be aggravated by climate change. </w:t>
      </w:r>
      <w:r w:rsidRPr="007372D3">
        <w:rPr>
          <w:i/>
          <w:iCs/>
        </w:rPr>
        <w:t>Nat. Clim. Chang.</w:t>
      </w:r>
      <w:r w:rsidRPr="007372D3">
        <w:t xml:space="preserve"> </w:t>
      </w:r>
      <w:r w:rsidRPr="007372D3">
        <w:rPr>
          <w:b/>
          <w:bCs/>
        </w:rPr>
        <w:t>12</w:t>
      </w:r>
      <w:r w:rsidRPr="007372D3">
        <w:t>, 869–875 (2022).</w:t>
      </w:r>
    </w:p>
    <w:p w14:paraId="41F4BEC9" w14:textId="77777777" w:rsidR="007372D3" w:rsidRPr="007372D3" w:rsidRDefault="007372D3" w:rsidP="007372D3">
      <w:pPr>
        <w:pStyle w:val="Bibliography"/>
      </w:pPr>
      <w:r w:rsidRPr="007372D3">
        <w:t>10.</w:t>
      </w:r>
      <w:r w:rsidRPr="007372D3">
        <w:tab/>
        <w:t xml:space="preserve">Parker, B. J., Barribeau, S. M., Laughton, A. M., Griffin, L. H. &amp; Gerardo, N. M. Life-history strategy determines constraints on immune function. </w:t>
      </w:r>
      <w:r w:rsidRPr="007372D3">
        <w:rPr>
          <w:i/>
          <w:iCs/>
        </w:rPr>
        <w:t>Journal of Animal Ecology</w:t>
      </w:r>
      <w:r w:rsidRPr="007372D3">
        <w:t xml:space="preserve"> </w:t>
      </w:r>
      <w:r w:rsidRPr="007372D3">
        <w:rPr>
          <w:b/>
          <w:bCs/>
        </w:rPr>
        <w:t>86</w:t>
      </w:r>
      <w:r w:rsidRPr="007372D3">
        <w:t>, 473–483 (2017).</w:t>
      </w:r>
    </w:p>
    <w:p w14:paraId="6547F9D6" w14:textId="77777777" w:rsidR="007372D3" w:rsidRPr="007372D3" w:rsidRDefault="007372D3" w:rsidP="007372D3">
      <w:pPr>
        <w:pStyle w:val="Bibliography"/>
      </w:pPr>
      <w:r w:rsidRPr="007372D3">
        <w:t>11.</w:t>
      </w:r>
      <w:r w:rsidRPr="007372D3">
        <w:tab/>
        <w:t xml:space="preserve">Baldassarre, L., Ying, H., Reitzel, A. M., Franzenburg, S. &amp; Fraune, S. Microbiota mediated plasticity promotes thermal adaptation in the sea anemone Nematostella vectensis. </w:t>
      </w:r>
      <w:r w:rsidRPr="007372D3">
        <w:rPr>
          <w:i/>
          <w:iCs/>
        </w:rPr>
        <w:t>Nat Commun</w:t>
      </w:r>
      <w:r w:rsidRPr="007372D3">
        <w:t xml:space="preserve"> </w:t>
      </w:r>
      <w:r w:rsidRPr="007372D3">
        <w:rPr>
          <w:b/>
          <w:bCs/>
        </w:rPr>
        <w:t>13</w:t>
      </w:r>
      <w:r w:rsidRPr="007372D3">
        <w:t>, 3804 (2022).</w:t>
      </w:r>
    </w:p>
    <w:p w14:paraId="15487843" w14:textId="77777777" w:rsidR="007372D3" w:rsidRPr="007372D3" w:rsidRDefault="007372D3" w:rsidP="007372D3">
      <w:pPr>
        <w:pStyle w:val="Bibliography"/>
      </w:pPr>
      <w:r w:rsidRPr="007372D3">
        <w:t>12.</w:t>
      </w:r>
      <w:r w:rsidRPr="007372D3">
        <w:tab/>
        <w:t xml:space="preserve">Ezenwa, V. O., Gerardo, N. M., Inouye, D. W., Medina, M. &amp; Xavier, J. B. Animal Behavior and the Microbiome. </w:t>
      </w:r>
      <w:r w:rsidRPr="007372D3">
        <w:rPr>
          <w:i/>
          <w:iCs/>
        </w:rPr>
        <w:t>Science</w:t>
      </w:r>
      <w:r w:rsidRPr="007372D3">
        <w:t xml:space="preserve"> </w:t>
      </w:r>
      <w:r w:rsidRPr="007372D3">
        <w:rPr>
          <w:b/>
          <w:bCs/>
        </w:rPr>
        <w:t>338</w:t>
      </w:r>
      <w:r w:rsidRPr="007372D3">
        <w:t>, 198–199 (2012).</w:t>
      </w:r>
    </w:p>
    <w:p w14:paraId="183A5CF0" w14:textId="77777777" w:rsidR="007372D3" w:rsidRPr="007372D3" w:rsidRDefault="007372D3" w:rsidP="007372D3">
      <w:pPr>
        <w:pStyle w:val="Bibliography"/>
      </w:pPr>
      <w:r w:rsidRPr="007372D3">
        <w:t>13.</w:t>
      </w:r>
      <w:r w:rsidRPr="007372D3">
        <w:tab/>
        <w:t xml:space="preserve">Walters, A. W. </w:t>
      </w:r>
      <w:r w:rsidRPr="007372D3">
        <w:rPr>
          <w:i/>
          <w:iCs/>
        </w:rPr>
        <w:t>et al.</w:t>
      </w:r>
      <w:r w:rsidRPr="007372D3">
        <w:t xml:space="preserve"> The microbiota influences the Drosophila melanogaster life history strategy. </w:t>
      </w:r>
      <w:r w:rsidRPr="007372D3">
        <w:rPr>
          <w:i/>
          <w:iCs/>
        </w:rPr>
        <w:t>Molecular Ecology</w:t>
      </w:r>
      <w:r w:rsidRPr="007372D3">
        <w:t xml:space="preserve"> </w:t>
      </w:r>
      <w:r w:rsidRPr="007372D3">
        <w:rPr>
          <w:b/>
          <w:bCs/>
        </w:rPr>
        <w:t>29</w:t>
      </w:r>
      <w:r w:rsidRPr="007372D3">
        <w:t>, 639–653 (2020).</w:t>
      </w:r>
    </w:p>
    <w:p w14:paraId="120C1851" w14:textId="77777777" w:rsidR="007372D3" w:rsidRPr="007372D3" w:rsidRDefault="007372D3" w:rsidP="007372D3">
      <w:pPr>
        <w:pStyle w:val="Bibliography"/>
      </w:pPr>
      <w:r w:rsidRPr="007372D3">
        <w:t>14.</w:t>
      </w:r>
      <w:r w:rsidRPr="007372D3">
        <w:tab/>
        <w:t xml:space="preserve">Rosado, P. M. </w:t>
      </w:r>
      <w:r w:rsidRPr="007372D3">
        <w:rPr>
          <w:i/>
          <w:iCs/>
        </w:rPr>
        <w:t>et al.</w:t>
      </w:r>
      <w:r w:rsidRPr="007372D3">
        <w:t xml:space="preserve"> Marine probiotics: increasing coral resistance to bleaching through microbiome manipulation. </w:t>
      </w:r>
      <w:r w:rsidRPr="007372D3">
        <w:rPr>
          <w:i/>
          <w:iCs/>
        </w:rPr>
        <w:t>ISME J</w:t>
      </w:r>
      <w:r w:rsidRPr="007372D3">
        <w:t xml:space="preserve"> </w:t>
      </w:r>
      <w:r w:rsidRPr="007372D3">
        <w:rPr>
          <w:b/>
          <w:bCs/>
        </w:rPr>
        <w:t>13</w:t>
      </w:r>
      <w:r w:rsidRPr="007372D3">
        <w:t>, 921–936 (2019).</w:t>
      </w:r>
    </w:p>
    <w:p w14:paraId="750D8695" w14:textId="77777777" w:rsidR="007372D3" w:rsidRPr="007372D3" w:rsidRDefault="007372D3" w:rsidP="007372D3">
      <w:pPr>
        <w:pStyle w:val="Bibliography"/>
      </w:pPr>
      <w:r w:rsidRPr="007372D3">
        <w:t>15.</w:t>
      </w:r>
      <w:r w:rsidRPr="007372D3">
        <w:tab/>
        <w:t>Hoeksema, B. W. &amp; Cairns, S. World list of Scleractinia. https://www.marinespecies.org/scleractinia/.</w:t>
      </w:r>
    </w:p>
    <w:p w14:paraId="22F0F3F2" w14:textId="77777777" w:rsidR="007372D3" w:rsidRPr="007372D3" w:rsidRDefault="007372D3" w:rsidP="007372D3">
      <w:pPr>
        <w:pStyle w:val="Bibliography"/>
      </w:pPr>
      <w:r w:rsidRPr="007372D3">
        <w:t>16.</w:t>
      </w:r>
      <w:r w:rsidRPr="007372D3">
        <w:tab/>
        <w:t xml:space="preserve">Pollock, F. J. </w:t>
      </w:r>
      <w:r w:rsidRPr="007372D3">
        <w:rPr>
          <w:i/>
          <w:iCs/>
        </w:rPr>
        <w:t>et al.</w:t>
      </w:r>
      <w:r w:rsidRPr="007372D3">
        <w:t xml:space="preserve"> Coral-associated bacteria demonstrate phylosymbiosis and cophylogeny. </w:t>
      </w:r>
      <w:r w:rsidRPr="007372D3">
        <w:rPr>
          <w:i/>
          <w:iCs/>
        </w:rPr>
        <w:t>Nature Communications</w:t>
      </w:r>
      <w:r w:rsidRPr="007372D3">
        <w:t xml:space="preserve"> </w:t>
      </w:r>
      <w:r w:rsidRPr="007372D3">
        <w:rPr>
          <w:b/>
          <w:bCs/>
        </w:rPr>
        <w:t>9</w:t>
      </w:r>
      <w:r w:rsidRPr="007372D3">
        <w:t>, 1–13 (2018).</w:t>
      </w:r>
    </w:p>
    <w:p w14:paraId="10CB6176" w14:textId="77777777" w:rsidR="007372D3" w:rsidRPr="007372D3" w:rsidRDefault="007372D3" w:rsidP="007372D3">
      <w:pPr>
        <w:pStyle w:val="Bibliography"/>
      </w:pPr>
      <w:r w:rsidRPr="007372D3">
        <w:t>17.</w:t>
      </w:r>
      <w:r w:rsidRPr="007372D3">
        <w:tab/>
        <w:t xml:space="preserve">Huggett, M. J. &amp; Apprill, A. Coral microbiome database: Integration of sequences reveals high diversity and relatedness of coral-associated microbes. </w:t>
      </w:r>
      <w:r w:rsidRPr="007372D3">
        <w:rPr>
          <w:i/>
          <w:iCs/>
        </w:rPr>
        <w:t>Environmental Microbiology Reports</w:t>
      </w:r>
      <w:r w:rsidRPr="007372D3">
        <w:t xml:space="preserve"> </w:t>
      </w:r>
      <w:r w:rsidRPr="007372D3">
        <w:rPr>
          <w:b/>
          <w:bCs/>
        </w:rPr>
        <w:t>11</w:t>
      </w:r>
      <w:r w:rsidRPr="007372D3">
        <w:t>, 372–385 (2019).</w:t>
      </w:r>
    </w:p>
    <w:p w14:paraId="65669779" w14:textId="77777777" w:rsidR="007372D3" w:rsidRPr="007372D3" w:rsidRDefault="007372D3" w:rsidP="007372D3">
      <w:pPr>
        <w:pStyle w:val="Bibliography"/>
      </w:pPr>
      <w:r w:rsidRPr="007372D3">
        <w:lastRenderedPageBreak/>
        <w:t>18.</w:t>
      </w:r>
      <w:r w:rsidRPr="007372D3">
        <w:tab/>
        <w:t xml:space="preserve">Dunphy, C. M., Gouhier, T. C., Chu, N. D. &amp; Vollmer, S. V. Structure and stability of the coral microbiome in space and time. </w:t>
      </w:r>
      <w:r w:rsidRPr="007372D3">
        <w:rPr>
          <w:i/>
          <w:iCs/>
        </w:rPr>
        <w:t>Sci Rep</w:t>
      </w:r>
      <w:r w:rsidRPr="007372D3">
        <w:t xml:space="preserve"> </w:t>
      </w:r>
      <w:r w:rsidRPr="007372D3">
        <w:rPr>
          <w:b/>
          <w:bCs/>
        </w:rPr>
        <w:t>9</w:t>
      </w:r>
      <w:r w:rsidRPr="007372D3">
        <w:t>, 6785 (2019).</w:t>
      </w:r>
    </w:p>
    <w:p w14:paraId="2BCDF239" w14:textId="77777777" w:rsidR="007372D3" w:rsidRPr="007372D3" w:rsidRDefault="007372D3" w:rsidP="007372D3">
      <w:pPr>
        <w:pStyle w:val="Bibliography"/>
      </w:pPr>
      <w:r w:rsidRPr="007372D3">
        <w:t>19.</w:t>
      </w:r>
      <w:r w:rsidRPr="007372D3">
        <w:tab/>
        <w:t xml:space="preserve">Moberg, F. &amp; Folke, C. Ecological goods and services of coral reef ecosystems. </w:t>
      </w:r>
      <w:r w:rsidRPr="007372D3">
        <w:rPr>
          <w:i/>
          <w:iCs/>
        </w:rPr>
        <w:t>Ecological Economics</w:t>
      </w:r>
      <w:r w:rsidRPr="007372D3">
        <w:t xml:space="preserve"> </w:t>
      </w:r>
      <w:r w:rsidRPr="007372D3">
        <w:rPr>
          <w:b/>
          <w:bCs/>
        </w:rPr>
        <w:t>29</w:t>
      </w:r>
      <w:r w:rsidRPr="007372D3">
        <w:t>, 215–233 (1999).</w:t>
      </w:r>
    </w:p>
    <w:p w14:paraId="16D23273" w14:textId="77777777" w:rsidR="007372D3" w:rsidRPr="007372D3" w:rsidRDefault="007372D3" w:rsidP="007372D3">
      <w:pPr>
        <w:pStyle w:val="Bibliography"/>
      </w:pPr>
      <w:r w:rsidRPr="007372D3">
        <w:t>20.</w:t>
      </w:r>
      <w:r w:rsidRPr="007372D3">
        <w:tab/>
        <w:t xml:space="preserve">Berkelmans, R. &amp; van Oppen, M. J. H. The role of zooxanthellae in the thermal tolerance of corals: a ‘nugget of hope’ for coral reefs in an era of climate change. </w:t>
      </w:r>
      <w:r w:rsidRPr="007372D3">
        <w:rPr>
          <w:i/>
          <w:iCs/>
        </w:rPr>
        <w:t>Proceedings of the Royal Society B: Biological Sciences</w:t>
      </w:r>
      <w:r w:rsidRPr="007372D3">
        <w:t xml:space="preserve"> </w:t>
      </w:r>
      <w:r w:rsidRPr="007372D3">
        <w:rPr>
          <w:b/>
          <w:bCs/>
        </w:rPr>
        <w:t>273</w:t>
      </w:r>
      <w:r w:rsidRPr="007372D3">
        <w:t>, 2305–2312 (2006).</w:t>
      </w:r>
    </w:p>
    <w:p w14:paraId="18E63308" w14:textId="77777777" w:rsidR="007372D3" w:rsidRPr="007372D3" w:rsidRDefault="007372D3" w:rsidP="007372D3">
      <w:pPr>
        <w:pStyle w:val="Bibliography"/>
      </w:pPr>
      <w:r w:rsidRPr="007372D3">
        <w:t>21.</w:t>
      </w:r>
      <w:r w:rsidRPr="007372D3">
        <w:tab/>
        <w:t xml:space="preserve">Silverstein, R. N., Cunning, R. &amp; Baker, A. C. Tenacious D: Symbiodinium in clade D remain in reef corals at both high and low temperature extremes despite impairment. </w:t>
      </w:r>
      <w:r w:rsidRPr="007372D3">
        <w:rPr>
          <w:i/>
          <w:iCs/>
        </w:rPr>
        <w:t>Journal of Experimental Biology</w:t>
      </w:r>
      <w:r w:rsidRPr="007372D3">
        <w:t xml:space="preserve"> </w:t>
      </w:r>
      <w:r w:rsidRPr="007372D3">
        <w:rPr>
          <w:b/>
          <w:bCs/>
        </w:rPr>
        <w:t>220</w:t>
      </w:r>
      <w:r w:rsidRPr="007372D3">
        <w:t>, 1192–1196 (2017).</w:t>
      </w:r>
    </w:p>
    <w:p w14:paraId="524077CC" w14:textId="77777777" w:rsidR="007372D3" w:rsidRPr="007372D3" w:rsidRDefault="007372D3" w:rsidP="007372D3">
      <w:pPr>
        <w:pStyle w:val="Bibliography"/>
      </w:pPr>
      <w:r w:rsidRPr="007372D3">
        <w:t>22.</w:t>
      </w:r>
      <w:r w:rsidRPr="007372D3">
        <w:tab/>
        <w:t xml:space="preserve">Hartmann, A. C., Baird, A. H., Knowlton, N. &amp; Huang, D. The Paradox of Environmental Symbiont Acquisition in Obligate Mutualisms. </w:t>
      </w:r>
      <w:r w:rsidRPr="007372D3">
        <w:rPr>
          <w:i/>
          <w:iCs/>
        </w:rPr>
        <w:t>Current Biology</w:t>
      </w:r>
      <w:r w:rsidRPr="007372D3">
        <w:t xml:space="preserve"> </w:t>
      </w:r>
      <w:r w:rsidRPr="007372D3">
        <w:rPr>
          <w:b/>
          <w:bCs/>
        </w:rPr>
        <w:t>27</w:t>
      </w:r>
      <w:r w:rsidRPr="007372D3">
        <w:t>, 3711-3716.e3 (2017).</w:t>
      </w:r>
    </w:p>
    <w:p w14:paraId="0E40A84D" w14:textId="77777777" w:rsidR="007372D3" w:rsidRPr="007372D3" w:rsidRDefault="007372D3" w:rsidP="007372D3">
      <w:pPr>
        <w:pStyle w:val="Bibliography"/>
      </w:pPr>
      <w:r w:rsidRPr="007372D3">
        <w:t>23.</w:t>
      </w:r>
      <w:r w:rsidRPr="007372D3">
        <w:tab/>
        <w:t xml:space="preserve">Bonacolta, A. M. </w:t>
      </w:r>
      <w:r w:rsidRPr="007372D3">
        <w:rPr>
          <w:i/>
          <w:iCs/>
        </w:rPr>
        <w:t>et al.</w:t>
      </w:r>
      <w:r w:rsidRPr="007372D3">
        <w:t xml:space="preserve"> Beyond the Symbiodiniaceae: diversity and role of microeukaryotic coral symbionts. </w:t>
      </w:r>
      <w:r w:rsidRPr="007372D3">
        <w:rPr>
          <w:i/>
          <w:iCs/>
        </w:rPr>
        <w:t>Coral Reefs</w:t>
      </w:r>
      <w:r w:rsidRPr="007372D3">
        <w:t xml:space="preserve"> </w:t>
      </w:r>
      <w:r w:rsidRPr="007372D3">
        <w:rPr>
          <w:b/>
          <w:bCs/>
        </w:rPr>
        <w:t>42</w:t>
      </w:r>
      <w:r w:rsidRPr="007372D3">
        <w:t>, 567–577 (2023).</w:t>
      </w:r>
    </w:p>
    <w:p w14:paraId="6185479F" w14:textId="77777777" w:rsidR="007372D3" w:rsidRPr="007372D3" w:rsidRDefault="007372D3" w:rsidP="007372D3">
      <w:pPr>
        <w:pStyle w:val="Bibliography"/>
      </w:pPr>
      <w:r w:rsidRPr="007372D3">
        <w:t>24.</w:t>
      </w:r>
      <w:r w:rsidRPr="007372D3">
        <w:tab/>
        <w:t xml:space="preserve">van de Water, J. A. J. M. </w:t>
      </w:r>
      <w:r w:rsidRPr="007372D3">
        <w:rPr>
          <w:i/>
          <w:iCs/>
        </w:rPr>
        <w:t>et al.</w:t>
      </w:r>
      <w:r w:rsidRPr="007372D3">
        <w:t xml:space="preserve"> Antimicrobial and stress responses to increased temperature and bacterial pathogen challenge in the holobiont of a reef-building coral. </w:t>
      </w:r>
      <w:r w:rsidRPr="007372D3">
        <w:rPr>
          <w:i/>
          <w:iCs/>
        </w:rPr>
        <w:t>Molecular Ecology</w:t>
      </w:r>
      <w:r w:rsidRPr="007372D3">
        <w:t xml:space="preserve"> </w:t>
      </w:r>
      <w:r w:rsidRPr="007372D3">
        <w:rPr>
          <w:b/>
          <w:bCs/>
        </w:rPr>
        <w:t>27</w:t>
      </w:r>
      <w:r w:rsidRPr="007372D3">
        <w:t>, 1065–1080 (2018).</w:t>
      </w:r>
    </w:p>
    <w:p w14:paraId="51197AB3" w14:textId="77777777" w:rsidR="007372D3" w:rsidRPr="007372D3" w:rsidRDefault="007372D3" w:rsidP="007372D3">
      <w:pPr>
        <w:pStyle w:val="Bibliography"/>
      </w:pPr>
      <w:r w:rsidRPr="007372D3">
        <w:t>25.</w:t>
      </w:r>
      <w:r w:rsidRPr="007372D3">
        <w:tab/>
        <w:t xml:space="preserve">Welsh, R. M. </w:t>
      </w:r>
      <w:r w:rsidRPr="007372D3">
        <w:rPr>
          <w:i/>
          <w:iCs/>
        </w:rPr>
        <w:t>et al.</w:t>
      </w:r>
      <w:r w:rsidRPr="007372D3">
        <w:t xml:space="preserve"> Bacterial predation in a marine host-associated microbiome. </w:t>
      </w:r>
      <w:r w:rsidRPr="007372D3">
        <w:rPr>
          <w:i/>
          <w:iCs/>
        </w:rPr>
        <w:t>ISME J</w:t>
      </w:r>
      <w:r w:rsidRPr="007372D3">
        <w:t xml:space="preserve"> </w:t>
      </w:r>
      <w:r w:rsidRPr="007372D3">
        <w:rPr>
          <w:b/>
          <w:bCs/>
        </w:rPr>
        <w:t>10</w:t>
      </w:r>
      <w:r w:rsidRPr="007372D3">
        <w:t>, 1540–1544 (2016).</w:t>
      </w:r>
    </w:p>
    <w:p w14:paraId="5984F9FF" w14:textId="77777777" w:rsidR="007372D3" w:rsidRPr="007372D3" w:rsidRDefault="007372D3" w:rsidP="007372D3">
      <w:pPr>
        <w:pStyle w:val="Bibliography"/>
      </w:pPr>
      <w:r w:rsidRPr="007372D3">
        <w:t>26.</w:t>
      </w:r>
      <w:r w:rsidRPr="007372D3">
        <w:tab/>
        <w:t xml:space="preserve">Li, J., Kuang, W., Long, L. &amp; Zhang, S. Production of quorum-sensing signals by bacteria in the coral mucus layer. </w:t>
      </w:r>
      <w:r w:rsidRPr="007372D3">
        <w:rPr>
          <w:i/>
          <w:iCs/>
        </w:rPr>
        <w:t>Coral Reefs</w:t>
      </w:r>
      <w:r w:rsidRPr="007372D3">
        <w:t xml:space="preserve"> </w:t>
      </w:r>
      <w:r w:rsidRPr="007372D3">
        <w:rPr>
          <w:b/>
          <w:bCs/>
        </w:rPr>
        <w:t>36</w:t>
      </w:r>
      <w:r w:rsidRPr="007372D3">
        <w:t>, 1235–1241 (2017).</w:t>
      </w:r>
    </w:p>
    <w:p w14:paraId="5D7784BA" w14:textId="77777777" w:rsidR="007372D3" w:rsidRPr="007372D3" w:rsidRDefault="007372D3" w:rsidP="007372D3">
      <w:pPr>
        <w:pStyle w:val="Bibliography"/>
      </w:pPr>
      <w:r w:rsidRPr="007372D3">
        <w:lastRenderedPageBreak/>
        <w:t>27.</w:t>
      </w:r>
      <w:r w:rsidRPr="007372D3">
        <w:tab/>
        <w:t xml:space="preserve">Casey, J. M., Ainsworth, T. D., Choat, J. H. &amp; Connolly, S. R. Farming behaviour of reef fishes increases the prevalence of coral disease associated microbes and black band disease. </w:t>
      </w:r>
      <w:r w:rsidRPr="007372D3">
        <w:rPr>
          <w:i/>
          <w:iCs/>
        </w:rPr>
        <w:t>Proceedings of the Royal Society B: Biological Sciences</w:t>
      </w:r>
      <w:r w:rsidRPr="007372D3">
        <w:t xml:space="preserve"> </w:t>
      </w:r>
      <w:r w:rsidRPr="007372D3">
        <w:rPr>
          <w:b/>
          <w:bCs/>
        </w:rPr>
        <w:t>281</w:t>
      </w:r>
      <w:r w:rsidRPr="007372D3">
        <w:t>, 20141032 (2014).</w:t>
      </w:r>
    </w:p>
    <w:p w14:paraId="4D2BAC49" w14:textId="77777777" w:rsidR="007372D3" w:rsidRPr="007372D3" w:rsidRDefault="007372D3" w:rsidP="007372D3">
      <w:pPr>
        <w:pStyle w:val="Bibliography"/>
      </w:pPr>
      <w:r w:rsidRPr="007372D3">
        <w:t>28.</w:t>
      </w:r>
      <w:r w:rsidRPr="007372D3">
        <w:tab/>
        <w:t xml:space="preserve">Rosales, S. M. </w:t>
      </w:r>
      <w:r w:rsidRPr="007372D3">
        <w:rPr>
          <w:i/>
          <w:iCs/>
        </w:rPr>
        <w:t>et al.</w:t>
      </w:r>
      <w:r w:rsidRPr="007372D3">
        <w:t xml:space="preserve"> Microbiome differences in disease-resistant vs. susceptible Acropora corals subjected to disease challenge assays. </w:t>
      </w:r>
      <w:r w:rsidRPr="007372D3">
        <w:rPr>
          <w:i/>
          <w:iCs/>
        </w:rPr>
        <w:t>Sci Rep</w:t>
      </w:r>
      <w:r w:rsidRPr="007372D3">
        <w:t xml:space="preserve"> </w:t>
      </w:r>
      <w:r w:rsidRPr="007372D3">
        <w:rPr>
          <w:b/>
          <w:bCs/>
        </w:rPr>
        <w:t>9</w:t>
      </w:r>
      <w:r w:rsidRPr="007372D3">
        <w:t>, 18279 (2019).</w:t>
      </w:r>
    </w:p>
    <w:p w14:paraId="1F7D48C2" w14:textId="77777777" w:rsidR="007372D3" w:rsidRPr="007372D3" w:rsidRDefault="007372D3" w:rsidP="007372D3">
      <w:pPr>
        <w:pStyle w:val="Bibliography"/>
      </w:pPr>
      <w:r w:rsidRPr="007372D3">
        <w:t>29.</w:t>
      </w:r>
      <w:r w:rsidRPr="007372D3">
        <w:tab/>
        <w:t xml:space="preserve">Caldwell, J. M. </w:t>
      </w:r>
      <w:r w:rsidRPr="007372D3">
        <w:rPr>
          <w:i/>
          <w:iCs/>
        </w:rPr>
        <w:t>et al.</w:t>
      </w:r>
      <w:r w:rsidRPr="007372D3">
        <w:t xml:space="preserve"> Hawaiʻi Coral Disease database (HICORDIS): species-specific coral health data from across the Hawaiian archipelago. </w:t>
      </w:r>
      <w:r w:rsidRPr="007372D3">
        <w:rPr>
          <w:i/>
          <w:iCs/>
        </w:rPr>
        <w:t>Data in Brief</w:t>
      </w:r>
      <w:r w:rsidRPr="007372D3">
        <w:t xml:space="preserve"> </w:t>
      </w:r>
      <w:r w:rsidRPr="007372D3">
        <w:rPr>
          <w:b/>
          <w:bCs/>
        </w:rPr>
        <w:t>8</w:t>
      </w:r>
      <w:r w:rsidRPr="007372D3">
        <w:t>, 1054–1058 (2016).</w:t>
      </w:r>
    </w:p>
    <w:p w14:paraId="245D04F5" w14:textId="77777777" w:rsidR="007372D3" w:rsidRPr="007372D3" w:rsidRDefault="007372D3" w:rsidP="007372D3">
      <w:pPr>
        <w:pStyle w:val="Bibliography"/>
      </w:pPr>
      <w:r w:rsidRPr="007372D3">
        <w:t>30.</w:t>
      </w:r>
      <w:r w:rsidRPr="007372D3">
        <w:tab/>
        <w:t xml:space="preserve">Madin, J. S. </w:t>
      </w:r>
      <w:r w:rsidRPr="007372D3">
        <w:rPr>
          <w:i/>
          <w:iCs/>
        </w:rPr>
        <w:t>et al.</w:t>
      </w:r>
      <w:r w:rsidRPr="007372D3">
        <w:t xml:space="preserve"> The Coral Trait Database, a curated database of trait information for coral species from the global oceans. </w:t>
      </w:r>
      <w:r w:rsidRPr="007372D3">
        <w:rPr>
          <w:i/>
          <w:iCs/>
        </w:rPr>
        <w:t>Sci Data</w:t>
      </w:r>
      <w:r w:rsidRPr="007372D3">
        <w:t xml:space="preserve"> </w:t>
      </w:r>
      <w:r w:rsidRPr="007372D3">
        <w:rPr>
          <w:b/>
          <w:bCs/>
        </w:rPr>
        <w:t>3</w:t>
      </w:r>
      <w:r w:rsidRPr="007372D3">
        <w:t>, 160017 (2016).</w:t>
      </w:r>
    </w:p>
    <w:p w14:paraId="1F93F39D" w14:textId="77777777" w:rsidR="007372D3" w:rsidRPr="007372D3" w:rsidRDefault="007372D3" w:rsidP="007372D3">
      <w:pPr>
        <w:pStyle w:val="Bibliography"/>
      </w:pPr>
      <w:r w:rsidRPr="007372D3">
        <w:t>31.</w:t>
      </w:r>
      <w:r w:rsidRPr="007372D3">
        <w:tab/>
        <w:t xml:space="preserve">Huang, D. &amp; Roy, K. The future of evolutionary diversity in reef corals. </w:t>
      </w:r>
      <w:r w:rsidRPr="007372D3">
        <w:rPr>
          <w:i/>
          <w:iCs/>
        </w:rPr>
        <w:t>Philosophical Transactions of the Royal Society B: Biological Sciences</w:t>
      </w:r>
      <w:r w:rsidRPr="007372D3">
        <w:t xml:space="preserve"> </w:t>
      </w:r>
      <w:r w:rsidRPr="007372D3">
        <w:rPr>
          <w:b/>
          <w:bCs/>
        </w:rPr>
        <w:t>370</w:t>
      </w:r>
      <w:r w:rsidRPr="007372D3">
        <w:t>, 20140010 (2015).</w:t>
      </w:r>
    </w:p>
    <w:p w14:paraId="09F581E4" w14:textId="77777777" w:rsidR="007372D3" w:rsidRPr="007372D3" w:rsidRDefault="007372D3" w:rsidP="007372D3">
      <w:pPr>
        <w:pStyle w:val="Bibliography"/>
      </w:pPr>
      <w:r w:rsidRPr="007372D3">
        <w:t>32.</w:t>
      </w:r>
      <w:r w:rsidRPr="007372D3">
        <w:tab/>
        <w:t xml:space="preserve">Wada, N. </w:t>
      </w:r>
      <w:r w:rsidRPr="007372D3">
        <w:rPr>
          <w:i/>
          <w:iCs/>
        </w:rPr>
        <w:t>et al.</w:t>
      </w:r>
      <w:r w:rsidRPr="007372D3">
        <w:t xml:space="preserve"> High-resolution spatial and genomic characterization of coral-associated microbial aggregates in the coral Stylophora pistillata. </w:t>
      </w:r>
      <w:r w:rsidRPr="007372D3">
        <w:rPr>
          <w:i/>
          <w:iCs/>
        </w:rPr>
        <w:t>Science Advances</w:t>
      </w:r>
      <w:r w:rsidRPr="007372D3">
        <w:t xml:space="preserve"> </w:t>
      </w:r>
      <w:r w:rsidRPr="007372D3">
        <w:rPr>
          <w:b/>
          <w:bCs/>
        </w:rPr>
        <w:t>8</w:t>
      </w:r>
      <w:r w:rsidRPr="007372D3">
        <w:t>, eabo2431 (2022).</w:t>
      </w:r>
    </w:p>
    <w:p w14:paraId="2A84AF9E" w14:textId="77777777" w:rsidR="007372D3" w:rsidRPr="007372D3" w:rsidRDefault="007372D3" w:rsidP="007372D3">
      <w:pPr>
        <w:pStyle w:val="Bibliography"/>
      </w:pPr>
      <w:r w:rsidRPr="007372D3">
        <w:t>33.</w:t>
      </w:r>
      <w:r w:rsidRPr="007372D3">
        <w:tab/>
        <w:t xml:space="preserve">Bourne, D., Iida, Y., Uthicke, S. &amp; Smith-Keune, C. Changes in coral-associated microbial communities during a bleaching event. </w:t>
      </w:r>
      <w:r w:rsidRPr="007372D3">
        <w:rPr>
          <w:i/>
          <w:iCs/>
        </w:rPr>
        <w:t>ISME J</w:t>
      </w:r>
      <w:r w:rsidRPr="007372D3">
        <w:t xml:space="preserve"> </w:t>
      </w:r>
      <w:r w:rsidRPr="007372D3">
        <w:rPr>
          <w:b/>
          <w:bCs/>
        </w:rPr>
        <w:t>2</w:t>
      </w:r>
      <w:r w:rsidRPr="007372D3">
        <w:t>, 350–363 (2008).</w:t>
      </w:r>
    </w:p>
    <w:p w14:paraId="3F52052F" w14:textId="77777777" w:rsidR="007372D3" w:rsidRPr="007372D3" w:rsidRDefault="007372D3" w:rsidP="007372D3">
      <w:pPr>
        <w:pStyle w:val="Bibliography"/>
      </w:pPr>
      <w:r w:rsidRPr="007372D3">
        <w:t>34.</w:t>
      </w:r>
      <w:r w:rsidRPr="007372D3">
        <w:tab/>
        <w:t xml:space="preserve">Pogoreutz, C. &amp; Ziegler, M. Frenemies on the reef? Resolving the coral-Endozoicomonas association. </w:t>
      </w:r>
      <w:r w:rsidRPr="007372D3">
        <w:rPr>
          <w:i/>
          <w:iCs/>
        </w:rPr>
        <w:t>Trends Microbiol</w:t>
      </w:r>
      <w:r w:rsidRPr="007372D3">
        <w:t xml:space="preserve"> </w:t>
      </w:r>
      <w:r w:rsidRPr="007372D3">
        <w:rPr>
          <w:b/>
          <w:bCs/>
        </w:rPr>
        <w:t>32</w:t>
      </w:r>
      <w:r w:rsidRPr="007372D3">
        <w:t>, 422–434 (2024).</w:t>
      </w:r>
    </w:p>
    <w:p w14:paraId="489DAC2C" w14:textId="77777777" w:rsidR="007372D3" w:rsidRPr="007372D3" w:rsidRDefault="007372D3" w:rsidP="007372D3">
      <w:pPr>
        <w:pStyle w:val="Bibliography"/>
      </w:pPr>
      <w:r w:rsidRPr="007372D3">
        <w:t>35.</w:t>
      </w:r>
      <w:r w:rsidRPr="007372D3">
        <w:tab/>
        <w:t xml:space="preserve">Neave, M. J., Michell, C. T., Apprill, A. &amp; Voolstra, C. R. Endozoicomonas genomes reveal functional adaptation and plasticity in bacterial strains symbiotically associated with diverse marine hosts. </w:t>
      </w:r>
      <w:r w:rsidRPr="007372D3">
        <w:rPr>
          <w:i/>
          <w:iCs/>
        </w:rPr>
        <w:t>Sci Rep</w:t>
      </w:r>
      <w:r w:rsidRPr="007372D3">
        <w:t xml:space="preserve"> </w:t>
      </w:r>
      <w:r w:rsidRPr="007372D3">
        <w:rPr>
          <w:b/>
          <w:bCs/>
        </w:rPr>
        <w:t>7</w:t>
      </w:r>
      <w:r w:rsidRPr="007372D3">
        <w:t>, 40579 (2017).</w:t>
      </w:r>
    </w:p>
    <w:p w14:paraId="63E2F47D" w14:textId="77777777" w:rsidR="007372D3" w:rsidRPr="007372D3" w:rsidRDefault="007372D3" w:rsidP="007372D3">
      <w:pPr>
        <w:pStyle w:val="Bibliography"/>
      </w:pPr>
      <w:r w:rsidRPr="007372D3">
        <w:t>36.</w:t>
      </w:r>
      <w:r w:rsidRPr="007372D3">
        <w:tab/>
        <w:t xml:space="preserve">Tandon, K. </w:t>
      </w:r>
      <w:r w:rsidRPr="007372D3">
        <w:rPr>
          <w:i/>
          <w:iCs/>
        </w:rPr>
        <w:t>et al.</w:t>
      </w:r>
      <w:r w:rsidRPr="007372D3">
        <w:t xml:space="preserve"> Comparative genomics: Dominant coral-bacterium Endozoicomonas acroporae metabolizes dimethylsulfoniopropionate (DMSP). </w:t>
      </w:r>
      <w:r w:rsidRPr="007372D3">
        <w:rPr>
          <w:i/>
          <w:iCs/>
        </w:rPr>
        <w:t>ISME J</w:t>
      </w:r>
      <w:r w:rsidRPr="007372D3">
        <w:t xml:space="preserve"> </w:t>
      </w:r>
      <w:r w:rsidRPr="007372D3">
        <w:rPr>
          <w:b/>
          <w:bCs/>
        </w:rPr>
        <w:t>14</w:t>
      </w:r>
      <w:r w:rsidRPr="007372D3">
        <w:t>, 1290–1303 (2020).</w:t>
      </w:r>
    </w:p>
    <w:p w14:paraId="14CA5DD1" w14:textId="77777777" w:rsidR="007372D3" w:rsidRPr="007372D3" w:rsidRDefault="007372D3" w:rsidP="007372D3">
      <w:pPr>
        <w:pStyle w:val="Bibliography"/>
      </w:pPr>
      <w:r w:rsidRPr="007372D3">
        <w:lastRenderedPageBreak/>
        <w:t>37.</w:t>
      </w:r>
      <w:r w:rsidRPr="007372D3">
        <w:tab/>
        <w:t xml:space="preserve">Ochsenkühn, M. A. </w:t>
      </w:r>
      <w:r w:rsidRPr="007372D3">
        <w:rPr>
          <w:i/>
          <w:iCs/>
        </w:rPr>
        <w:t>et al.</w:t>
      </w:r>
      <w:r w:rsidRPr="007372D3">
        <w:t xml:space="preserve"> Endozoicomonas provides corals with steroid hormones during thermal stress. 2023.09.19.558257 Preprint at https://doi.org/10.1101/2023.09.19.558257 (2023).</w:t>
      </w:r>
    </w:p>
    <w:p w14:paraId="327DDED0" w14:textId="77777777" w:rsidR="007372D3" w:rsidRPr="007372D3" w:rsidRDefault="007372D3" w:rsidP="007372D3">
      <w:pPr>
        <w:pStyle w:val="Bibliography"/>
      </w:pPr>
      <w:r w:rsidRPr="007372D3">
        <w:t>38.</w:t>
      </w:r>
      <w:r w:rsidRPr="007372D3">
        <w:tab/>
        <w:t xml:space="preserve">Gignoux-Wolfsohn, S. A., Aronson, F. M. &amp; Vollmer, S. V. Complex interactions between potentially pathogenic, opportunistic, and resident bacteria emerge during infection on a reef-building coral. </w:t>
      </w:r>
      <w:r w:rsidRPr="007372D3">
        <w:rPr>
          <w:i/>
          <w:iCs/>
        </w:rPr>
        <w:t>FEMS Microbiol Ecol</w:t>
      </w:r>
      <w:r w:rsidRPr="007372D3">
        <w:t xml:space="preserve"> </w:t>
      </w:r>
      <w:r w:rsidRPr="007372D3">
        <w:rPr>
          <w:b/>
          <w:bCs/>
        </w:rPr>
        <w:t>93</w:t>
      </w:r>
      <w:r w:rsidRPr="007372D3">
        <w:t>, (2017).</w:t>
      </w:r>
    </w:p>
    <w:p w14:paraId="21D99AC5" w14:textId="77777777" w:rsidR="007372D3" w:rsidRPr="007372D3" w:rsidRDefault="007372D3" w:rsidP="007372D3">
      <w:pPr>
        <w:pStyle w:val="Bibliography"/>
      </w:pPr>
      <w:r w:rsidRPr="007372D3">
        <w:t>39.</w:t>
      </w:r>
      <w:r w:rsidRPr="007372D3">
        <w:tab/>
        <w:t xml:space="preserve">Meyer, J. L., Paul, V. J. &amp; Teplitski, M. Community Shifts in the Surface Microbiomes of the Coral Porites astreoides with Unusual Lesions. </w:t>
      </w:r>
      <w:r w:rsidRPr="007372D3">
        <w:rPr>
          <w:i/>
          <w:iCs/>
        </w:rPr>
        <w:t>PLOS ONE</w:t>
      </w:r>
      <w:r w:rsidRPr="007372D3">
        <w:t xml:space="preserve"> </w:t>
      </w:r>
      <w:r w:rsidRPr="007372D3">
        <w:rPr>
          <w:b/>
          <w:bCs/>
        </w:rPr>
        <w:t>9</w:t>
      </w:r>
      <w:r w:rsidRPr="007372D3">
        <w:t>, e100316 (2014).</w:t>
      </w:r>
    </w:p>
    <w:p w14:paraId="34133CCD" w14:textId="77777777" w:rsidR="007372D3" w:rsidRPr="007372D3" w:rsidRDefault="007372D3" w:rsidP="007372D3">
      <w:pPr>
        <w:pStyle w:val="Bibliography"/>
      </w:pPr>
      <w:r w:rsidRPr="007372D3">
        <w:t>40.</w:t>
      </w:r>
      <w:r w:rsidRPr="007372D3">
        <w:tab/>
        <w:t xml:space="preserve">Marchioro, G. M. </w:t>
      </w:r>
      <w:r w:rsidRPr="007372D3">
        <w:rPr>
          <w:i/>
          <w:iCs/>
        </w:rPr>
        <w:t>et al.</w:t>
      </w:r>
      <w:r w:rsidRPr="007372D3">
        <w:t xml:space="preserve"> Microbiome dynamics in the tissue and mucus of acroporid corals differ in relation to host and environmental parameters. </w:t>
      </w:r>
      <w:r w:rsidRPr="007372D3">
        <w:rPr>
          <w:i/>
          <w:iCs/>
        </w:rPr>
        <w:t>PeerJ</w:t>
      </w:r>
      <w:r w:rsidRPr="007372D3">
        <w:t xml:space="preserve"> </w:t>
      </w:r>
      <w:r w:rsidRPr="007372D3">
        <w:rPr>
          <w:b/>
          <w:bCs/>
        </w:rPr>
        <w:t>8</w:t>
      </w:r>
      <w:r w:rsidRPr="007372D3">
        <w:t>, e9644 (2020).</w:t>
      </w:r>
    </w:p>
    <w:p w14:paraId="61105804" w14:textId="77777777" w:rsidR="007372D3" w:rsidRPr="007372D3" w:rsidRDefault="007372D3" w:rsidP="007372D3">
      <w:pPr>
        <w:pStyle w:val="Bibliography"/>
      </w:pPr>
      <w:r w:rsidRPr="007372D3">
        <w:t>41.</w:t>
      </w:r>
      <w:r w:rsidRPr="007372D3">
        <w:tab/>
        <w:t xml:space="preserve">Bollati, E., Hughes, D. J., Suggett, D. J., Raina, J.-B. &amp; Kühl, M. Microscale sampling of the coral gastrovascular cavity reveals a gut-like microbial community. </w:t>
      </w:r>
      <w:r w:rsidRPr="007372D3">
        <w:rPr>
          <w:i/>
          <w:iCs/>
        </w:rPr>
        <w:t>Animal Microbiome</w:t>
      </w:r>
      <w:r w:rsidRPr="007372D3">
        <w:t xml:space="preserve"> </w:t>
      </w:r>
      <w:r w:rsidRPr="007372D3">
        <w:rPr>
          <w:b/>
          <w:bCs/>
        </w:rPr>
        <w:t>6</w:t>
      </w:r>
      <w:r w:rsidRPr="007372D3">
        <w:t>, 55 (2024).</w:t>
      </w:r>
    </w:p>
    <w:p w14:paraId="4B0D7F99" w14:textId="77777777" w:rsidR="007372D3" w:rsidRPr="007372D3" w:rsidRDefault="007372D3" w:rsidP="007372D3">
      <w:pPr>
        <w:pStyle w:val="Bibliography"/>
      </w:pPr>
      <w:r w:rsidRPr="007372D3">
        <w:t>42.</w:t>
      </w:r>
      <w:r w:rsidRPr="007372D3">
        <w:tab/>
        <w:t xml:space="preserve">Weisz, J. B., Hentschel, U., Lindquist, N. &amp; Martens, C. S. Linking abundance and diversity of sponge-associated microbial communities to metabolic differences in host sponges. </w:t>
      </w:r>
      <w:r w:rsidRPr="007372D3">
        <w:rPr>
          <w:i/>
          <w:iCs/>
        </w:rPr>
        <w:t>Mar Biol</w:t>
      </w:r>
      <w:r w:rsidRPr="007372D3">
        <w:t xml:space="preserve"> </w:t>
      </w:r>
      <w:r w:rsidRPr="007372D3">
        <w:rPr>
          <w:b/>
          <w:bCs/>
        </w:rPr>
        <w:t>152</w:t>
      </w:r>
      <w:r w:rsidRPr="007372D3">
        <w:t>, 475–483 (2007).</w:t>
      </w:r>
    </w:p>
    <w:p w14:paraId="5FE4EADE" w14:textId="77777777" w:rsidR="007372D3" w:rsidRPr="007372D3" w:rsidRDefault="007372D3" w:rsidP="007372D3">
      <w:pPr>
        <w:pStyle w:val="Bibliography"/>
      </w:pPr>
      <w:r w:rsidRPr="007372D3">
        <w:t>43.</w:t>
      </w:r>
      <w:r w:rsidRPr="007372D3">
        <w:tab/>
        <w:t xml:space="preserve">Poppell, E. </w:t>
      </w:r>
      <w:r w:rsidRPr="007372D3">
        <w:rPr>
          <w:i/>
          <w:iCs/>
        </w:rPr>
        <w:t>et al.</w:t>
      </w:r>
      <w:r w:rsidRPr="007372D3">
        <w:t xml:space="preserve"> Sponge heterotrophic capacity and bacterial community structure in high- and low-microbial abundance sponges. </w:t>
      </w:r>
      <w:r w:rsidRPr="007372D3">
        <w:rPr>
          <w:i/>
          <w:iCs/>
        </w:rPr>
        <w:t>Marine Ecology</w:t>
      </w:r>
      <w:r w:rsidRPr="007372D3">
        <w:t xml:space="preserve"> </w:t>
      </w:r>
      <w:r w:rsidRPr="007372D3">
        <w:rPr>
          <w:b/>
          <w:bCs/>
        </w:rPr>
        <w:t>35</w:t>
      </w:r>
      <w:r w:rsidRPr="007372D3">
        <w:t>, 414–424 (2014).</w:t>
      </w:r>
    </w:p>
    <w:p w14:paraId="6C134221" w14:textId="77777777" w:rsidR="007372D3" w:rsidRPr="007372D3" w:rsidRDefault="007372D3" w:rsidP="007372D3">
      <w:pPr>
        <w:pStyle w:val="Bibliography"/>
      </w:pPr>
      <w:r w:rsidRPr="007372D3">
        <w:t>44.</w:t>
      </w:r>
      <w:r w:rsidRPr="007372D3">
        <w:tab/>
        <w:t xml:space="preserve">Sabrina Pankey, M. </w:t>
      </w:r>
      <w:r w:rsidRPr="007372D3">
        <w:rPr>
          <w:i/>
          <w:iCs/>
        </w:rPr>
        <w:t>et al.</w:t>
      </w:r>
      <w:r w:rsidRPr="007372D3">
        <w:t xml:space="preserve"> Cophylogeny and convergence shape holobiont evolution in sponge–microbe symbioses. </w:t>
      </w:r>
      <w:r w:rsidRPr="007372D3">
        <w:rPr>
          <w:i/>
          <w:iCs/>
        </w:rPr>
        <w:t>Nat Ecol Evol</w:t>
      </w:r>
      <w:r w:rsidRPr="007372D3">
        <w:t xml:space="preserve"> </w:t>
      </w:r>
      <w:r w:rsidRPr="007372D3">
        <w:rPr>
          <w:b/>
          <w:bCs/>
        </w:rPr>
        <w:t>6</w:t>
      </w:r>
      <w:r w:rsidRPr="007372D3">
        <w:t>, 750–762 (2022).</w:t>
      </w:r>
    </w:p>
    <w:p w14:paraId="39DCD304" w14:textId="77777777" w:rsidR="007372D3" w:rsidRPr="007372D3" w:rsidRDefault="007372D3" w:rsidP="007372D3">
      <w:pPr>
        <w:pStyle w:val="Bibliography"/>
      </w:pPr>
      <w:r w:rsidRPr="007372D3">
        <w:t>45.</w:t>
      </w:r>
      <w:r w:rsidRPr="007372D3">
        <w:tab/>
        <w:t xml:space="preserve">Ganot, P. </w:t>
      </w:r>
      <w:r w:rsidRPr="007372D3">
        <w:rPr>
          <w:i/>
          <w:iCs/>
        </w:rPr>
        <w:t>et al.</w:t>
      </w:r>
      <w:r w:rsidRPr="007372D3">
        <w:t xml:space="preserve"> Structural molecular components of septate junctions in cnidarians point to the origin of epithelial junctions in eukaryotes. </w:t>
      </w:r>
      <w:r w:rsidRPr="007372D3">
        <w:rPr>
          <w:i/>
          <w:iCs/>
        </w:rPr>
        <w:t>Mol Biol Evol</w:t>
      </w:r>
      <w:r w:rsidRPr="007372D3">
        <w:t xml:space="preserve"> </w:t>
      </w:r>
      <w:r w:rsidRPr="007372D3">
        <w:rPr>
          <w:b/>
          <w:bCs/>
        </w:rPr>
        <w:t>32</w:t>
      </w:r>
      <w:r w:rsidRPr="007372D3">
        <w:t>, 44–62 (2015).</w:t>
      </w:r>
    </w:p>
    <w:p w14:paraId="67981100" w14:textId="77777777" w:rsidR="007372D3" w:rsidRPr="007372D3" w:rsidRDefault="007372D3" w:rsidP="007372D3">
      <w:pPr>
        <w:pStyle w:val="Bibliography"/>
      </w:pPr>
      <w:r w:rsidRPr="007372D3">
        <w:lastRenderedPageBreak/>
        <w:t>46.</w:t>
      </w:r>
      <w:r w:rsidRPr="007372D3">
        <w:tab/>
        <w:t xml:space="preserve">Palmer, C. V., Bythell, J. C. &amp; Willis, B. L. Levels of immunity parameters underpin bleaching and disease susceptibility of reef corals. </w:t>
      </w:r>
      <w:r w:rsidRPr="007372D3">
        <w:rPr>
          <w:i/>
          <w:iCs/>
        </w:rPr>
        <w:t>FASEB J</w:t>
      </w:r>
      <w:r w:rsidRPr="007372D3">
        <w:t xml:space="preserve"> </w:t>
      </w:r>
      <w:r w:rsidRPr="007372D3">
        <w:rPr>
          <w:b/>
          <w:bCs/>
        </w:rPr>
        <w:t>24</w:t>
      </w:r>
      <w:r w:rsidRPr="007372D3">
        <w:t>, 1935–1946 (2010).</w:t>
      </w:r>
    </w:p>
    <w:p w14:paraId="4FD110F4" w14:textId="77777777" w:rsidR="007372D3" w:rsidRPr="007372D3" w:rsidRDefault="007372D3" w:rsidP="007372D3">
      <w:pPr>
        <w:pStyle w:val="Bibliography"/>
      </w:pPr>
      <w:r w:rsidRPr="007372D3">
        <w:t>47.</w:t>
      </w:r>
      <w:r w:rsidRPr="007372D3">
        <w:tab/>
        <w:t xml:space="preserve">Metcalf, C. J. E. &amp; Koskella, B. Protective microbiomes can limit the evolution of host pathogen defense. </w:t>
      </w:r>
      <w:r w:rsidRPr="007372D3">
        <w:rPr>
          <w:i/>
          <w:iCs/>
        </w:rPr>
        <w:t>Evolution Letters</w:t>
      </w:r>
      <w:r w:rsidRPr="007372D3">
        <w:t xml:space="preserve"> </w:t>
      </w:r>
      <w:r w:rsidRPr="007372D3">
        <w:rPr>
          <w:b/>
          <w:bCs/>
        </w:rPr>
        <w:t>3</w:t>
      </w:r>
      <w:r w:rsidRPr="007372D3">
        <w:t>, 534–543 (2019).</w:t>
      </w:r>
    </w:p>
    <w:p w14:paraId="22844652" w14:textId="77777777" w:rsidR="007372D3" w:rsidRPr="007372D3" w:rsidRDefault="007372D3" w:rsidP="007372D3">
      <w:pPr>
        <w:pStyle w:val="Bibliography"/>
      </w:pPr>
      <w:r w:rsidRPr="007372D3">
        <w:t>48.</w:t>
      </w:r>
      <w:r w:rsidRPr="007372D3">
        <w:tab/>
        <w:t xml:space="preserve">Poole, A. Z. &amp; Weis, V. M. TIR-domain-containing protein repertoire of nine anthozoan species reveals coral–specific expansions and uncharacterized proteins. </w:t>
      </w:r>
      <w:r w:rsidRPr="007372D3">
        <w:rPr>
          <w:i/>
          <w:iCs/>
        </w:rPr>
        <w:t>Developmental &amp; Comparative Immunology</w:t>
      </w:r>
      <w:r w:rsidRPr="007372D3">
        <w:t xml:space="preserve"> </w:t>
      </w:r>
      <w:r w:rsidRPr="007372D3">
        <w:rPr>
          <w:b/>
          <w:bCs/>
        </w:rPr>
        <w:t>46</w:t>
      </w:r>
      <w:r w:rsidRPr="007372D3">
        <w:t>, 480–488 (2014).</w:t>
      </w:r>
    </w:p>
    <w:p w14:paraId="478A7DEC" w14:textId="77777777" w:rsidR="007372D3" w:rsidRPr="007372D3" w:rsidRDefault="007372D3" w:rsidP="007372D3">
      <w:pPr>
        <w:pStyle w:val="Bibliography"/>
      </w:pPr>
      <w:r w:rsidRPr="007372D3">
        <w:t>49.</w:t>
      </w:r>
      <w:r w:rsidRPr="007372D3">
        <w:tab/>
        <w:t xml:space="preserve">Brown, T. </w:t>
      </w:r>
      <w:r w:rsidRPr="007372D3">
        <w:rPr>
          <w:i/>
          <w:iCs/>
        </w:rPr>
        <w:t>et al.</w:t>
      </w:r>
      <w:r w:rsidRPr="007372D3">
        <w:t xml:space="preserve"> Anatomically-specific coupling between innate immune gene repertoire and microbiome structure during coral evolution. 2023.04.26.538298 Preprint at https://doi.org/10.1101/2023.04.26.538298 (2023).</w:t>
      </w:r>
    </w:p>
    <w:p w14:paraId="270DA12D" w14:textId="77777777" w:rsidR="007372D3" w:rsidRPr="007372D3" w:rsidRDefault="007372D3" w:rsidP="007372D3">
      <w:pPr>
        <w:pStyle w:val="Bibliography"/>
      </w:pPr>
      <w:r w:rsidRPr="007372D3">
        <w:t>50.</w:t>
      </w:r>
      <w:r w:rsidRPr="007372D3">
        <w:tab/>
        <w:t xml:space="preserve">Ide, K. </w:t>
      </w:r>
      <w:r w:rsidRPr="007372D3">
        <w:rPr>
          <w:i/>
          <w:iCs/>
        </w:rPr>
        <w:t>et al.</w:t>
      </w:r>
      <w:r w:rsidRPr="007372D3">
        <w:t xml:space="preserve"> Targeted single-cell genomics reveals novel host adaptation strategies of the symbiotic bacteria Endozoicomonas in Acropora tenuis coral. </w:t>
      </w:r>
      <w:r w:rsidRPr="007372D3">
        <w:rPr>
          <w:i/>
          <w:iCs/>
        </w:rPr>
        <w:t>Microbiome</w:t>
      </w:r>
      <w:r w:rsidRPr="007372D3">
        <w:t xml:space="preserve"> </w:t>
      </w:r>
      <w:r w:rsidRPr="007372D3">
        <w:rPr>
          <w:b/>
          <w:bCs/>
        </w:rPr>
        <w:t>10</w:t>
      </w:r>
      <w:r w:rsidRPr="007372D3">
        <w:t>, 220 (2022).</w:t>
      </w:r>
    </w:p>
    <w:p w14:paraId="50ECF80A" w14:textId="77777777" w:rsidR="007372D3" w:rsidRPr="007372D3" w:rsidRDefault="007372D3" w:rsidP="007372D3">
      <w:pPr>
        <w:pStyle w:val="Bibliography"/>
      </w:pPr>
      <w:r w:rsidRPr="007372D3">
        <w:t>51.</w:t>
      </w:r>
      <w:r w:rsidRPr="007372D3">
        <w:tab/>
        <w:t xml:space="preserve">Morais, J., Cardoso, A. P. L. R. &amp; Santos, B. A. A global synthesis of the current knowledge on the taxonomic and geographic distribution of major coral diseases. </w:t>
      </w:r>
      <w:r w:rsidRPr="007372D3">
        <w:rPr>
          <w:i/>
          <w:iCs/>
        </w:rPr>
        <w:t>Environmental Advances</w:t>
      </w:r>
      <w:r w:rsidRPr="007372D3">
        <w:t xml:space="preserve"> </w:t>
      </w:r>
      <w:r w:rsidRPr="007372D3">
        <w:rPr>
          <w:b/>
          <w:bCs/>
        </w:rPr>
        <w:t>8</w:t>
      </w:r>
      <w:r w:rsidRPr="007372D3">
        <w:t>, 100231 (2022).</w:t>
      </w:r>
    </w:p>
    <w:p w14:paraId="2DF4766B" w14:textId="77777777" w:rsidR="007372D3" w:rsidRPr="007372D3" w:rsidRDefault="007372D3" w:rsidP="007372D3">
      <w:pPr>
        <w:pStyle w:val="Bibliography"/>
      </w:pPr>
      <w:r w:rsidRPr="007372D3">
        <w:t>52.</w:t>
      </w:r>
      <w:r w:rsidRPr="007372D3">
        <w:tab/>
        <w:t xml:space="preserve">Vega Thurber, R. </w:t>
      </w:r>
      <w:r w:rsidRPr="007372D3">
        <w:rPr>
          <w:i/>
          <w:iCs/>
        </w:rPr>
        <w:t>et al.</w:t>
      </w:r>
      <w:r w:rsidRPr="007372D3">
        <w:t xml:space="preserve"> Deciphering Coral Disease Dynamics: Integrating Host, Microbiome, and the Changing Environment. </w:t>
      </w:r>
      <w:r w:rsidRPr="007372D3">
        <w:rPr>
          <w:i/>
          <w:iCs/>
        </w:rPr>
        <w:t>Frontiers in Ecology and Evolution</w:t>
      </w:r>
      <w:r w:rsidRPr="007372D3">
        <w:t xml:space="preserve"> </w:t>
      </w:r>
      <w:r w:rsidRPr="007372D3">
        <w:rPr>
          <w:b/>
          <w:bCs/>
        </w:rPr>
        <w:t>8</w:t>
      </w:r>
      <w:r w:rsidRPr="007372D3">
        <w:t>, (2020).</w:t>
      </w:r>
    </w:p>
    <w:p w14:paraId="166FB819" w14:textId="77777777" w:rsidR="007372D3" w:rsidRPr="007372D3" w:rsidRDefault="007372D3" w:rsidP="007372D3">
      <w:pPr>
        <w:pStyle w:val="Bibliography"/>
      </w:pPr>
      <w:r w:rsidRPr="007372D3">
        <w:t>53.</w:t>
      </w:r>
      <w:r w:rsidRPr="007372D3">
        <w:tab/>
        <w:t xml:space="preserve">Ziegler, M. </w:t>
      </w:r>
      <w:r w:rsidRPr="007372D3">
        <w:rPr>
          <w:i/>
          <w:iCs/>
        </w:rPr>
        <w:t>et al.</w:t>
      </w:r>
      <w:r w:rsidRPr="007372D3">
        <w:t xml:space="preserve"> Coral bacterial community structure responds to environmental change in a host-specific manner. </w:t>
      </w:r>
      <w:r w:rsidRPr="007372D3">
        <w:rPr>
          <w:i/>
          <w:iCs/>
        </w:rPr>
        <w:t>Nat Commun</w:t>
      </w:r>
      <w:r w:rsidRPr="007372D3">
        <w:t xml:space="preserve"> </w:t>
      </w:r>
      <w:r w:rsidRPr="007372D3">
        <w:rPr>
          <w:b/>
          <w:bCs/>
        </w:rPr>
        <w:t>10</w:t>
      </w:r>
      <w:r w:rsidRPr="007372D3">
        <w:t>, 3092 (2019).</w:t>
      </w:r>
    </w:p>
    <w:p w14:paraId="56F646A9" w14:textId="77777777" w:rsidR="007372D3" w:rsidRPr="007372D3" w:rsidRDefault="007372D3" w:rsidP="007372D3">
      <w:pPr>
        <w:pStyle w:val="Bibliography"/>
      </w:pPr>
      <w:r w:rsidRPr="007372D3">
        <w:t>54.</w:t>
      </w:r>
      <w:r w:rsidRPr="007372D3">
        <w:tab/>
        <w:t xml:space="preserve">Voolstra, C. R. &amp; Ziegler, M. Adapting with Microbial Help: Microbiome Flexibility Facilitates Rapid Responses to Environmental Change. </w:t>
      </w:r>
      <w:r w:rsidRPr="007372D3">
        <w:rPr>
          <w:i/>
          <w:iCs/>
        </w:rPr>
        <w:t>BioEssays</w:t>
      </w:r>
      <w:r w:rsidRPr="007372D3">
        <w:t xml:space="preserve"> </w:t>
      </w:r>
      <w:r w:rsidRPr="007372D3">
        <w:rPr>
          <w:b/>
          <w:bCs/>
        </w:rPr>
        <w:t>42</w:t>
      </w:r>
      <w:r w:rsidRPr="007372D3">
        <w:t>, 2000004 (2020).</w:t>
      </w:r>
    </w:p>
    <w:p w14:paraId="4101A859" w14:textId="77777777" w:rsidR="007372D3" w:rsidRPr="007372D3" w:rsidRDefault="007372D3" w:rsidP="007372D3">
      <w:pPr>
        <w:pStyle w:val="Bibliography"/>
      </w:pPr>
      <w:r w:rsidRPr="007372D3">
        <w:lastRenderedPageBreak/>
        <w:t>55.</w:t>
      </w:r>
      <w:r w:rsidRPr="007372D3">
        <w:tab/>
        <w:t xml:space="preserve">Glasl, B., Webster, N. S. &amp; Bourne, D. G. Microbial indicators as a diagnostic tool for assessing water quality and climate stress in coral reef ecosystems. </w:t>
      </w:r>
      <w:r w:rsidRPr="007372D3">
        <w:rPr>
          <w:i/>
          <w:iCs/>
        </w:rPr>
        <w:t>Marine Biology</w:t>
      </w:r>
      <w:r w:rsidRPr="007372D3">
        <w:t xml:space="preserve"> </w:t>
      </w:r>
      <w:r w:rsidRPr="007372D3">
        <w:rPr>
          <w:b/>
          <w:bCs/>
        </w:rPr>
        <w:t>164</w:t>
      </w:r>
      <w:r w:rsidRPr="007372D3">
        <w:t>, 1–18 (2017).</w:t>
      </w:r>
    </w:p>
    <w:p w14:paraId="77A427D5" w14:textId="77777777" w:rsidR="007372D3" w:rsidRPr="007372D3" w:rsidRDefault="007372D3" w:rsidP="007372D3">
      <w:pPr>
        <w:pStyle w:val="Bibliography"/>
      </w:pPr>
      <w:r w:rsidRPr="007372D3">
        <w:t>56.</w:t>
      </w:r>
      <w:r w:rsidRPr="007372D3">
        <w:tab/>
        <w:t xml:space="preserve">Epstein, H. E., Smith, H. A., Torda, G. &amp; Oppen, M. J. Microbiome engineering: enhancing climate resilience in corals. </w:t>
      </w:r>
      <w:r w:rsidRPr="007372D3">
        <w:rPr>
          <w:i/>
          <w:iCs/>
        </w:rPr>
        <w:t>Front Ecol Environ</w:t>
      </w:r>
      <w:r w:rsidRPr="007372D3">
        <w:t xml:space="preserve"> </w:t>
      </w:r>
      <w:r w:rsidRPr="007372D3">
        <w:rPr>
          <w:b/>
          <w:bCs/>
        </w:rPr>
        <w:t>17</w:t>
      </w:r>
      <w:r w:rsidRPr="007372D3">
        <w:t>, 100–108 (2019).</w:t>
      </w:r>
    </w:p>
    <w:p w14:paraId="6F991DD9" w14:textId="77777777" w:rsidR="007372D3" w:rsidRPr="007372D3" w:rsidRDefault="007372D3" w:rsidP="007372D3">
      <w:pPr>
        <w:pStyle w:val="Bibliography"/>
      </w:pPr>
      <w:r w:rsidRPr="007372D3">
        <w:t>57.</w:t>
      </w:r>
      <w:r w:rsidRPr="007372D3">
        <w:tab/>
        <w:t xml:space="preserve">Reshef, L., Koren, O., Loya, Y., Zilber-Rosenberg, I. &amp; Rosenberg, E. The Coral Probiotic Hypothesis. </w:t>
      </w:r>
      <w:r w:rsidRPr="007372D3">
        <w:rPr>
          <w:i/>
          <w:iCs/>
        </w:rPr>
        <w:t>Environ Microbiol</w:t>
      </w:r>
      <w:r w:rsidRPr="007372D3">
        <w:t xml:space="preserve"> </w:t>
      </w:r>
      <w:r w:rsidRPr="007372D3">
        <w:rPr>
          <w:b/>
          <w:bCs/>
        </w:rPr>
        <w:t>8</w:t>
      </w:r>
      <w:r w:rsidRPr="007372D3">
        <w:t>, 2068–2073 (2006).</w:t>
      </w:r>
    </w:p>
    <w:p w14:paraId="601AF741" w14:textId="77777777" w:rsidR="007372D3" w:rsidRPr="007372D3" w:rsidRDefault="007372D3" w:rsidP="007372D3">
      <w:pPr>
        <w:pStyle w:val="Bibliography"/>
      </w:pPr>
      <w:r w:rsidRPr="007372D3">
        <w:t>58.</w:t>
      </w:r>
      <w:r w:rsidRPr="007372D3">
        <w:tab/>
        <w:t xml:space="preserve">The Earth Microbiome Project Consortium </w:t>
      </w:r>
      <w:r w:rsidRPr="007372D3">
        <w:rPr>
          <w:i/>
          <w:iCs/>
        </w:rPr>
        <w:t>et al.</w:t>
      </w:r>
      <w:r w:rsidRPr="007372D3">
        <w:t xml:space="preserve"> A communal catalogue reveals Earth’s multiscale microbial diversity. </w:t>
      </w:r>
      <w:r w:rsidRPr="007372D3">
        <w:rPr>
          <w:i/>
          <w:iCs/>
        </w:rPr>
        <w:t>Nature</w:t>
      </w:r>
      <w:r w:rsidRPr="007372D3">
        <w:t xml:space="preserve"> </w:t>
      </w:r>
      <w:r w:rsidRPr="007372D3">
        <w:rPr>
          <w:b/>
          <w:bCs/>
        </w:rPr>
        <w:t>551</w:t>
      </w:r>
      <w:r w:rsidRPr="007372D3">
        <w:t>, 457–463 (2017).</w:t>
      </w:r>
    </w:p>
    <w:p w14:paraId="058C6856" w14:textId="77777777" w:rsidR="007372D3" w:rsidRPr="007372D3" w:rsidRDefault="007372D3" w:rsidP="007372D3">
      <w:pPr>
        <w:pStyle w:val="Bibliography"/>
      </w:pPr>
      <w:r w:rsidRPr="007372D3">
        <w:t>59.</w:t>
      </w:r>
      <w:r w:rsidRPr="007372D3">
        <w:tab/>
        <w:t xml:space="preserve">Parada, A. E., Needham, D. M. &amp; Fuhrman, J. A. Every base matters: assessing small subunit rRNA primers for marine microbiomes with mock communities, time series and global field samples. </w:t>
      </w:r>
      <w:r w:rsidRPr="007372D3">
        <w:rPr>
          <w:i/>
          <w:iCs/>
        </w:rPr>
        <w:t>Environmental Microbiology</w:t>
      </w:r>
      <w:r w:rsidRPr="007372D3">
        <w:t xml:space="preserve"> </w:t>
      </w:r>
      <w:r w:rsidRPr="007372D3">
        <w:rPr>
          <w:b/>
          <w:bCs/>
        </w:rPr>
        <w:t>18</w:t>
      </w:r>
      <w:r w:rsidRPr="007372D3">
        <w:t>, 1403–1414 (2016).</w:t>
      </w:r>
    </w:p>
    <w:p w14:paraId="768B580C" w14:textId="77777777" w:rsidR="007372D3" w:rsidRPr="007372D3" w:rsidRDefault="007372D3" w:rsidP="007372D3">
      <w:pPr>
        <w:pStyle w:val="Bibliography"/>
      </w:pPr>
      <w:r w:rsidRPr="007372D3">
        <w:t>60.</w:t>
      </w:r>
      <w:r w:rsidRPr="007372D3">
        <w:tab/>
        <w:t xml:space="preserve">Apprill, A., McNally, S., Parsons, R. &amp; Weber, L. Minor revision to V4 region SSU rRNA 806R gene primer greatly increases detection of SAR11 bacterioplankton. </w:t>
      </w:r>
      <w:r w:rsidRPr="007372D3">
        <w:rPr>
          <w:i/>
          <w:iCs/>
        </w:rPr>
        <w:t>Aquatic Microbial Ecology</w:t>
      </w:r>
      <w:r w:rsidRPr="007372D3">
        <w:t xml:space="preserve"> </w:t>
      </w:r>
      <w:r w:rsidRPr="007372D3">
        <w:rPr>
          <w:b/>
          <w:bCs/>
        </w:rPr>
        <w:t>75</w:t>
      </w:r>
      <w:r w:rsidRPr="007372D3">
        <w:t>, 129–137 (2015).</w:t>
      </w:r>
    </w:p>
    <w:p w14:paraId="5ABDB606" w14:textId="77777777" w:rsidR="007372D3" w:rsidRPr="007372D3" w:rsidRDefault="007372D3" w:rsidP="007372D3">
      <w:pPr>
        <w:pStyle w:val="Bibliography"/>
      </w:pPr>
      <w:r w:rsidRPr="007372D3">
        <w:t>61.</w:t>
      </w:r>
      <w:r w:rsidRPr="007372D3">
        <w:tab/>
        <w:t xml:space="preserve">Gonzalez, A. </w:t>
      </w:r>
      <w:r w:rsidRPr="007372D3">
        <w:rPr>
          <w:i/>
          <w:iCs/>
        </w:rPr>
        <w:t>et al.</w:t>
      </w:r>
      <w:r w:rsidRPr="007372D3">
        <w:t xml:space="preserve"> Qiita: rapid, web-enabled microbiome meta-analysis. </w:t>
      </w:r>
      <w:r w:rsidRPr="007372D3">
        <w:rPr>
          <w:i/>
          <w:iCs/>
        </w:rPr>
        <w:t>Nature Methods</w:t>
      </w:r>
      <w:r w:rsidRPr="007372D3">
        <w:t xml:space="preserve"> </w:t>
      </w:r>
      <w:r w:rsidRPr="007372D3">
        <w:rPr>
          <w:b/>
          <w:bCs/>
        </w:rPr>
        <w:t>15</w:t>
      </w:r>
      <w:r w:rsidRPr="007372D3">
        <w:t>, 796–798 (2018).</w:t>
      </w:r>
    </w:p>
    <w:p w14:paraId="3AFCF326" w14:textId="77777777" w:rsidR="007372D3" w:rsidRPr="007372D3" w:rsidRDefault="007372D3" w:rsidP="007372D3">
      <w:pPr>
        <w:pStyle w:val="Bibliography"/>
      </w:pPr>
      <w:r w:rsidRPr="007372D3">
        <w:t>62.</w:t>
      </w:r>
      <w:r w:rsidRPr="007372D3">
        <w:tab/>
        <w:t xml:space="preserve">Caporaso, J. G. </w:t>
      </w:r>
      <w:r w:rsidRPr="007372D3">
        <w:rPr>
          <w:i/>
          <w:iCs/>
        </w:rPr>
        <w:t>et al.</w:t>
      </w:r>
      <w:r w:rsidRPr="007372D3">
        <w:t xml:space="preserve"> QIIME allows analysis of high-throughput community sequencing data. </w:t>
      </w:r>
      <w:r w:rsidRPr="007372D3">
        <w:rPr>
          <w:i/>
          <w:iCs/>
        </w:rPr>
        <w:t>Nat Methods</w:t>
      </w:r>
      <w:r w:rsidRPr="007372D3">
        <w:t xml:space="preserve"> </w:t>
      </w:r>
      <w:r w:rsidRPr="007372D3">
        <w:rPr>
          <w:b/>
          <w:bCs/>
        </w:rPr>
        <w:t>7</w:t>
      </w:r>
      <w:r w:rsidRPr="007372D3">
        <w:t>, 335–336 (2010).</w:t>
      </w:r>
    </w:p>
    <w:p w14:paraId="1508D305" w14:textId="77777777" w:rsidR="007372D3" w:rsidRPr="007372D3" w:rsidRDefault="007372D3" w:rsidP="007372D3">
      <w:pPr>
        <w:pStyle w:val="Bibliography"/>
      </w:pPr>
      <w:r w:rsidRPr="007372D3">
        <w:t>63.</w:t>
      </w:r>
      <w:r w:rsidRPr="007372D3">
        <w:tab/>
        <w:t xml:space="preserve">Amir, A. </w:t>
      </w:r>
      <w:r w:rsidRPr="007372D3">
        <w:rPr>
          <w:i/>
          <w:iCs/>
        </w:rPr>
        <w:t>et al.</w:t>
      </w:r>
      <w:r w:rsidRPr="007372D3">
        <w:t xml:space="preserve"> Deblur Rapidly Resolves Single-Nucleotide Community Sequence Patterns. </w:t>
      </w:r>
      <w:r w:rsidRPr="007372D3">
        <w:rPr>
          <w:i/>
          <w:iCs/>
        </w:rPr>
        <w:t>mSystems</w:t>
      </w:r>
      <w:r w:rsidRPr="007372D3">
        <w:t xml:space="preserve"> </w:t>
      </w:r>
      <w:r w:rsidRPr="007372D3">
        <w:rPr>
          <w:b/>
          <w:bCs/>
        </w:rPr>
        <w:t>2</w:t>
      </w:r>
      <w:r w:rsidRPr="007372D3">
        <w:t>, e00191-16 (2017).</w:t>
      </w:r>
    </w:p>
    <w:p w14:paraId="0E9434F8" w14:textId="77777777" w:rsidR="007372D3" w:rsidRPr="007372D3" w:rsidRDefault="007372D3" w:rsidP="007372D3">
      <w:pPr>
        <w:pStyle w:val="Bibliography"/>
      </w:pPr>
      <w:r w:rsidRPr="007372D3">
        <w:lastRenderedPageBreak/>
        <w:t>64.</w:t>
      </w:r>
      <w:r w:rsidRPr="007372D3">
        <w:tab/>
        <w:t xml:space="preserve">Bolyen, E. </w:t>
      </w:r>
      <w:r w:rsidRPr="007372D3">
        <w:rPr>
          <w:i/>
          <w:iCs/>
        </w:rPr>
        <w:t>et al.</w:t>
      </w:r>
      <w:r w:rsidRPr="007372D3">
        <w:t xml:space="preserve"> </w:t>
      </w:r>
      <w:r w:rsidRPr="007372D3">
        <w:rPr>
          <w:i/>
          <w:iCs/>
        </w:rPr>
        <w:t>QIIME 2: Reproducible, Interactive, Scalable, and Extensible Microbiome Data Science</w:t>
      </w:r>
      <w:r w:rsidRPr="007372D3">
        <w:t>. https://peerj.com/preprints/27295 (2018) doi:10.7287/peerj.preprints.27295v2.</w:t>
      </w:r>
    </w:p>
    <w:p w14:paraId="66C0D2E0" w14:textId="77777777" w:rsidR="007372D3" w:rsidRPr="007372D3" w:rsidRDefault="007372D3" w:rsidP="007372D3">
      <w:pPr>
        <w:pStyle w:val="Bibliography"/>
      </w:pPr>
      <w:r w:rsidRPr="007372D3">
        <w:t>65.</w:t>
      </w:r>
      <w:r w:rsidRPr="007372D3">
        <w:tab/>
        <w:t xml:space="preserve">Rognes, T., Flouri, T., Nichols, B., Quince, C. &amp; Mahé, F. VSEARCH: a versatile open source tool for metagenomics. </w:t>
      </w:r>
      <w:r w:rsidRPr="007372D3">
        <w:rPr>
          <w:i/>
          <w:iCs/>
        </w:rPr>
        <w:t>PeerJ</w:t>
      </w:r>
      <w:r w:rsidRPr="007372D3">
        <w:t xml:space="preserve"> </w:t>
      </w:r>
      <w:r w:rsidRPr="007372D3">
        <w:rPr>
          <w:b/>
          <w:bCs/>
        </w:rPr>
        <w:t>4</w:t>
      </w:r>
      <w:r w:rsidRPr="007372D3">
        <w:t>, e2584 (2016).</w:t>
      </w:r>
    </w:p>
    <w:p w14:paraId="0E66D1D7" w14:textId="77777777" w:rsidR="007372D3" w:rsidRPr="007372D3" w:rsidRDefault="007372D3" w:rsidP="007372D3">
      <w:pPr>
        <w:pStyle w:val="Bibliography"/>
      </w:pPr>
      <w:r w:rsidRPr="007372D3">
        <w:t>66.</w:t>
      </w:r>
      <w:r w:rsidRPr="007372D3">
        <w:tab/>
        <w:t xml:space="preserve">Quast, C. </w:t>
      </w:r>
      <w:r w:rsidRPr="007372D3">
        <w:rPr>
          <w:i/>
          <w:iCs/>
        </w:rPr>
        <w:t>et al.</w:t>
      </w:r>
      <w:r w:rsidRPr="007372D3">
        <w:t xml:space="preserve"> The SILVA ribosomal RNA gene database project: improved data processing and web-based tools. </w:t>
      </w:r>
      <w:r w:rsidRPr="007372D3">
        <w:rPr>
          <w:i/>
          <w:iCs/>
        </w:rPr>
        <w:t>Nucleic Acids Res</w:t>
      </w:r>
      <w:r w:rsidRPr="007372D3">
        <w:t xml:space="preserve"> </w:t>
      </w:r>
      <w:r w:rsidRPr="007372D3">
        <w:rPr>
          <w:b/>
          <w:bCs/>
        </w:rPr>
        <w:t>41</w:t>
      </w:r>
      <w:r w:rsidRPr="007372D3">
        <w:t>, D590–D596 (2013).</w:t>
      </w:r>
    </w:p>
    <w:p w14:paraId="198CDF41" w14:textId="77777777" w:rsidR="007372D3" w:rsidRPr="007372D3" w:rsidRDefault="007372D3" w:rsidP="007372D3">
      <w:pPr>
        <w:pStyle w:val="Bibliography"/>
      </w:pPr>
      <w:r w:rsidRPr="007372D3">
        <w:t>67.</w:t>
      </w:r>
      <w:r w:rsidRPr="007372D3">
        <w:tab/>
        <w:t xml:space="preserve">Bengtsson-Palme, J. </w:t>
      </w:r>
      <w:r w:rsidRPr="007372D3">
        <w:rPr>
          <w:i/>
          <w:iCs/>
        </w:rPr>
        <w:t>et al.</w:t>
      </w:r>
      <w:r w:rsidRPr="007372D3">
        <w:t xml:space="preserve"> METAXA2: improved identification and taxonomic classification of small and large subunit rRNA in metagenomic data. </w:t>
      </w:r>
      <w:r w:rsidRPr="007372D3">
        <w:rPr>
          <w:i/>
          <w:iCs/>
        </w:rPr>
        <w:t>Mol Ecol Resour</w:t>
      </w:r>
      <w:r w:rsidRPr="007372D3">
        <w:t xml:space="preserve"> </w:t>
      </w:r>
      <w:r w:rsidRPr="007372D3">
        <w:rPr>
          <w:b/>
          <w:bCs/>
        </w:rPr>
        <w:t>15</w:t>
      </w:r>
      <w:r w:rsidRPr="007372D3">
        <w:t>, 1403–1414 (2015).</w:t>
      </w:r>
    </w:p>
    <w:p w14:paraId="4C5D724A" w14:textId="77777777" w:rsidR="007372D3" w:rsidRPr="007372D3" w:rsidRDefault="007372D3" w:rsidP="007372D3">
      <w:pPr>
        <w:pStyle w:val="Bibliography"/>
      </w:pPr>
      <w:r w:rsidRPr="007372D3">
        <w:t>68.</w:t>
      </w:r>
      <w:r w:rsidRPr="007372D3">
        <w:tab/>
        <w:t xml:space="preserve">Sonett, D., Brown, T., Bengtsson-Palme, J., Padilla-Gamiño, J. L. &amp; Zaneveld, J. R. </w:t>
      </w:r>
      <w:r w:rsidRPr="007372D3">
        <w:rPr>
          <w:i/>
          <w:iCs/>
        </w:rPr>
        <w:t>The Organelle in the Room: Under-Annotated Mitochondrial Reads Bias Coral Microbiome Analysis</w:t>
      </w:r>
      <w:r w:rsidRPr="007372D3">
        <w:t>. http://biorxiv.org/lookup/doi/10.1101/2021.02.23.431501 (2021) doi:10.1101/2021.02.23.431501.</w:t>
      </w:r>
    </w:p>
    <w:p w14:paraId="37F66B22" w14:textId="77777777" w:rsidR="007372D3" w:rsidRPr="007372D3" w:rsidRDefault="007372D3" w:rsidP="007372D3">
      <w:pPr>
        <w:pStyle w:val="Bibliography"/>
      </w:pPr>
      <w:r w:rsidRPr="007372D3">
        <w:t>69.</w:t>
      </w:r>
      <w:r w:rsidRPr="007372D3">
        <w:tab/>
        <w:t xml:space="preserve">Janssen, S. </w:t>
      </w:r>
      <w:r w:rsidRPr="007372D3">
        <w:rPr>
          <w:i/>
          <w:iCs/>
        </w:rPr>
        <w:t>et al.</w:t>
      </w:r>
      <w:r w:rsidRPr="007372D3">
        <w:t xml:space="preserve"> Phylogenetic Placement of Exact Amplicon Sequences Improves Associations with Clinical Information. </w:t>
      </w:r>
      <w:r w:rsidRPr="007372D3">
        <w:rPr>
          <w:i/>
          <w:iCs/>
        </w:rPr>
        <w:t>mSystems</w:t>
      </w:r>
      <w:r w:rsidRPr="007372D3">
        <w:t xml:space="preserve"> </w:t>
      </w:r>
      <w:r w:rsidRPr="007372D3">
        <w:rPr>
          <w:b/>
          <w:bCs/>
        </w:rPr>
        <w:t>3</w:t>
      </w:r>
      <w:r w:rsidRPr="007372D3">
        <w:t>, (2018).</w:t>
      </w:r>
    </w:p>
    <w:p w14:paraId="0378C08F" w14:textId="77777777" w:rsidR="007372D3" w:rsidRPr="007372D3" w:rsidRDefault="007372D3" w:rsidP="007372D3">
      <w:pPr>
        <w:pStyle w:val="Bibliography"/>
      </w:pPr>
      <w:r w:rsidRPr="007372D3">
        <w:t>70.</w:t>
      </w:r>
      <w:r w:rsidRPr="007372D3">
        <w:tab/>
        <w:t xml:space="preserve">Davis, N. M., Proctor, D. M., Holmes, S. P., Relman, D. A. &amp; Callahan, B. J. Simple statistical identification and removal of contaminant sequences in marker-gene and metagenomics data. </w:t>
      </w:r>
      <w:r w:rsidRPr="007372D3">
        <w:rPr>
          <w:i/>
          <w:iCs/>
        </w:rPr>
        <w:t>Microbiome</w:t>
      </w:r>
      <w:r w:rsidRPr="007372D3">
        <w:t xml:space="preserve"> </w:t>
      </w:r>
      <w:r w:rsidRPr="007372D3">
        <w:rPr>
          <w:b/>
          <w:bCs/>
        </w:rPr>
        <w:t>6</w:t>
      </w:r>
      <w:r w:rsidRPr="007372D3">
        <w:t>, 226 (2018).</w:t>
      </w:r>
    </w:p>
    <w:p w14:paraId="4A7FF32F" w14:textId="77777777" w:rsidR="007372D3" w:rsidRPr="007372D3" w:rsidRDefault="007372D3" w:rsidP="007372D3">
      <w:pPr>
        <w:pStyle w:val="Bibliography"/>
      </w:pPr>
      <w:r w:rsidRPr="007372D3">
        <w:t>71.</w:t>
      </w:r>
      <w:r w:rsidRPr="007372D3">
        <w:tab/>
        <w:t>R Core Team. R:A language and environment for statistical computing. R Foundation for Statistical Computing (2020).</w:t>
      </w:r>
    </w:p>
    <w:p w14:paraId="29A1259F" w14:textId="77777777" w:rsidR="007372D3" w:rsidRPr="007372D3" w:rsidRDefault="007372D3" w:rsidP="007372D3">
      <w:pPr>
        <w:pStyle w:val="Bibliography"/>
      </w:pPr>
      <w:r w:rsidRPr="007372D3">
        <w:t>72.</w:t>
      </w:r>
      <w:r w:rsidRPr="007372D3">
        <w:tab/>
        <w:t>Raymundo, L., Work, T. M., Bruckner, A. W. &amp; Willis, B. A coral disease handbook: Guidelines for assessment, monitoring, and management. 17–32 (2008).</w:t>
      </w:r>
    </w:p>
    <w:p w14:paraId="262D0C8C" w14:textId="77777777" w:rsidR="007372D3" w:rsidRPr="007372D3" w:rsidRDefault="007372D3" w:rsidP="007372D3">
      <w:pPr>
        <w:pStyle w:val="Bibliography"/>
      </w:pPr>
      <w:r w:rsidRPr="007372D3">
        <w:lastRenderedPageBreak/>
        <w:t>73.</w:t>
      </w:r>
      <w:r w:rsidRPr="007372D3">
        <w:tab/>
        <w:t xml:space="preserve">Lamb, J. B. </w:t>
      </w:r>
      <w:r w:rsidRPr="007372D3">
        <w:rPr>
          <w:i/>
          <w:iCs/>
        </w:rPr>
        <w:t>et al.</w:t>
      </w:r>
      <w:r w:rsidRPr="007372D3">
        <w:t xml:space="preserve"> Plastic waste associated with disease on coral reefs. </w:t>
      </w:r>
      <w:r w:rsidRPr="007372D3">
        <w:rPr>
          <w:i/>
          <w:iCs/>
        </w:rPr>
        <w:t>Science</w:t>
      </w:r>
      <w:r w:rsidRPr="007372D3">
        <w:t xml:space="preserve"> </w:t>
      </w:r>
      <w:r w:rsidRPr="007372D3">
        <w:rPr>
          <w:b/>
          <w:bCs/>
        </w:rPr>
        <w:t>359</w:t>
      </w:r>
      <w:r w:rsidRPr="007372D3">
        <w:t>, 460–462 (2018).</w:t>
      </w:r>
    </w:p>
    <w:p w14:paraId="29470AC9" w14:textId="77777777" w:rsidR="007372D3" w:rsidRPr="007372D3" w:rsidRDefault="007372D3" w:rsidP="007372D3">
      <w:pPr>
        <w:pStyle w:val="Bibliography"/>
      </w:pPr>
      <w:r w:rsidRPr="007372D3">
        <w:t>74.</w:t>
      </w:r>
      <w:r w:rsidRPr="007372D3">
        <w:tab/>
        <w:t xml:space="preserve">Revell, Liam J. phytools: An R package for phylogenetic comparative biology (and other things). </w:t>
      </w:r>
      <w:r w:rsidRPr="007372D3">
        <w:rPr>
          <w:i/>
          <w:iCs/>
        </w:rPr>
        <w:t>Methods in Ecology and Evolution</w:t>
      </w:r>
      <w:r w:rsidRPr="007372D3">
        <w:t xml:space="preserve"> </w:t>
      </w:r>
      <w:r w:rsidRPr="007372D3">
        <w:rPr>
          <w:b/>
          <w:bCs/>
        </w:rPr>
        <w:t>3</w:t>
      </w:r>
      <w:r w:rsidRPr="007372D3">
        <w:t>, 217–223 (2012).</w:t>
      </w:r>
    </w:p>
    <w:p w14:paraId="25759624" w14:textId="77777777" w:rsidR="007372D3" w:rsidRPr="007372D3" w:rsidRDefault="007372D3" w:rsidP="007372D3">
      <w:pPr>
        <w:pStyle w:val="Bibliography"/>
      </w:pPr>
      <w:r w:rsidRPr="007372D3">
        <w:t>75.</w:t>
      </w:r>
      <w:r w:rsidRPr="007372D3">
        <w:tab/>
        <w:t xml:space="preserve">David Orme </w:t>
      </w:r>
      <w:r w:rsidRPr="007372D3">
        <w:rPr>
          <w:i/>
          <w:iCs/>
        </w:rPr>
        <w:t>et al.</w:t>
      </w:r>
      <w:r w:rsidRPr="007372D3">
        <w:t xml:space="preserve"> caper: Comparative Analyses of Phylogenetics and Evolution in R. (2018).</w:t>
      </w:r>
    </w:p>
    <w:p w14:paraId="2B0DA3BE" w14:textId="77777777" w:rsidR="007372D3" w:rsidRPr="007372D3" w:rsidRDefault="007372D3" w:rsidP="007372D3">
      <w:pPr>
        <w:pStyle w:val="Bibliography"/>
      </w:pPr>
      <w:r w:rsidRPr="007372D3">
        <w:t>76.</w:t>
      </w:r>
      <w:r w:rsidRPr="007372D3">
        <w:tab/>
        <w:t xml:space="preserve">van der Bijl, W. phylopath: Easy phylogenetic path analysis in R. </w:t>
      </w:r>
      <w:r w:rsidRPr="007372D3">
        <w:rPr>
          <w:i/>
          <w:iCs/>
        </w:rPr>
        <w:t>PeerJ</w:t>
      </w:r>
      <w:r w:rsidRPr="007372D3">
        <w:t xml:space="preserve"> </w:t>
      </w:r>
      <w:r w:rsidRPr="007372D3">
        <w:rPr>
          <w:b/>
          <w:bCs/>
        </w:rPr>
        <w:t>6</w:t>
      </w:r>
      <w:r w:rsidRPr="007372D3">
        <w:t>, e4718 (2018).</w:t>
      </w:r>
    </w:p>
    <w:p w14:paraId="043C8449" w14:textId="046047E8" w:rsidR="00961490" w:rsidRPr="002F1CD2" w:rsidRDefault="002F1CD2" w:rsidP="00251476">
      <w:pPr>
        <w:pBdr>
          <w:top w:val="nil"/>
          <w:left w:val="nil"/>
          <w:bottom w:val="nil"/>
          <w:right w:val="nil"/>
          <w:between w:val="nil"/>
        </w:pBdr>
        <w:contextualSpacing/>
        <w:rPr>
          <w:rFonts w:ascii="Arial" w:hAnsi="Arial" w:cs="Arial"/>
          <w:color w:val="000000"/>
          <w:sz w:val="20"/>
          <w:szCs w:val="20"/>
        </w:rPr>
      </w:pPr>
      <w:r>
        <w:rPr>
          <w:rFonts w:ascii="Arial" w:hAnsi="Arial" w:cs="Arial"/>
          <w:color w:val="000000"/>
          <w:sz w:val="20"/>
          <w:szCs w:val="20"/>
        </w:rPr>
        <w:fldChar w:fldCharType="end"/>
      </w:r>
    </w:p>
    <w:p w14:paraId="5D1CD93E" w14:textId="73CA9DC3" w:rsidR="00980C22" w:rsidRDefault="00980C22" w:rsidP="00E6133D">
      <w:pPr>
        <w:keepNext/>
        <w:pBdr>
          <w:top w:val="nil"/>
          <w:left w:val="nil"/>
          <w:bottom w:val="nil"/>
          <w:right w:val="nil"/>
          <w:between w:val="nil"/>
        </w:pBdr>
        <w:spacing w:before="240" w:after="60"/>
        <w:contextualSpacing/>
        <w:jc w:val="both"/>
        <w:rPr>
          <w:rFonts w:ascii="Arial" w:hAnsi="Arial" w:cs="Arial"/>
          <w:b/>
          <w:color w:val="000000"/>
          <w:sz w:val="20"/>
          <w:szCs w:val="20"/>
        </w:rPr>
      </w:pPr>
      <w:r>
        <w:rPr>
          <w:rFonts w:ascii="Arial" w:hAnsi="Arial" w:cs="Arial"/>
          <w:b/>
          <w:color w:val="000000"/>
          <w:sz w:val="20"/>
          <w:szCs w:val="20"/>
        </w:rPr>
        <w:t>Figures and Tables</w:t>
      </w:r>
    </w:p>
    <w:p w14:paraId="3F13263E" w14:textId="77777777" w:rsidR="00961490" w:rsidRPr="00980C22" w:rsidRDefault="00961490" w:rsidP="00E6133D">
      <w:pPr>
        <w:keepNext/>
        <w:pBdr>
          <w:top w:val="nil"/>
          <w:left w:val="nil"/>
          <w:bottom w:val="nil"/>
          <w:right w:val="nil"/>
          <w:between w:val="nil"/>
        </w:pBdr>
        <w:spacing w:before="240" w:after="60"/>
        <w:contextualSpacing/>
        <w:jc w:val="both"/>
        <w:rPr>
          <w:rFonts w:ascii="Arial" w:hAnsi="Arial" w:cs="Arial"/>
          <w:b/>
          <w:color w:val="000000"/>
          <w:sz w:val="20"/>
          <w:szCs w:val="20"/>
        </w:rPr>
      </w:pPr>
    </w:p>
    <w:p w14:paraId="24CA5BF0" w14:textId="77777777" w:rsidR="00961490" w:rsidRDefault="00961490" w:rsidP="00961490">
      <w:pPr>
        <w:keepNext/>
        <w:pBdr>
          <w:top w:val="nil"/>
          <w:left w:val="nil"/>
          <w:bottom w:val="nil"/>
          <w:right w:val="nil"/>
          <w:between w:val="nil"/>
        </w:pBdr>
        <w:spacing w:before="240" w:after="60"/>
        <w:contextualSpacing/>
        <w:rPr>
          <w:rFonts w:ascii="Arial" w:hAnsi="Arial" w:cs="Arial"/>
          <w:b/>
          <w:color w:val="000000"/>
          <w:sz w:val="20"/>
          <w:szCs w:val="20"/>
        </w:rPr>
      </w:pPr>
      <w:r>
        <w:rPr>
          <w:rFonts w:ascii="Arial" w:hAnsi="Arial" w:cs="Arial"/>
          <w:b/>
          <w:noProof/>
          <w:color w:val="000000"/>
          <w:sz w:val="20"/>
          <w:szCs w:val="20"/>
        </w:rPr>
        <w:drawing>
          <wp:inline distT="0" distB="0" distL="0" distR="0" wp14:anchorId="6A5C5A87" wp14:editId="20DA228B">
            <wp:extent cx="4051300" cy="4330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51300" cy="4330700"/>
                    </a:xfrm>
                    <a:prstGeom prst="rect">
                      <a:avLst/>
                    </a:prstGeom>
                  </pic:spPr>
                </pic:pic>
              </a:graphicData>
            </a:graphic>
          </wp:inline>
        </w:drawing>
      </w:r>
    </w:p>
    <w:p w14:paraId="55B209F2" w14:textId="0DEE50F9" w:rsidR="00961490" w:rsidRPr="00A84FF9" w:rsidRDefault="00E6133D" w:rsidP="00961490">
      <w:pPr>
        <w:keepNext/>
        <w:pBdr>
          <w:top w:val="nil"/>
          <w:left w:val="nil"/>
          <w:bottom w:val="nil"/>
          <w:right w:val="nil"/>
          <w:between w:val="nil"/>
        </w:pBdr>
        <w:spacing w:before="240" w:after="60"/>
        <w:contextualSpacing/>
        <w:rPr>
          <w:rFonts w:ascii="Arial" w:hAnsi="Arial" w:cs="Arial"/>
          <w:b/>
          <w:color w:val="000000"/>
          <w:sz w:val="20"/>
          <w:szCs w:val="20"/>
        </w:rPr>
      </w:pPr>
      <w:r w:rsidRPr="00F649EE">
        <w:rPr>
          <w:rFonts w:ascii="Arial" w:hAnsi="Arial" w:cs="Arial"/>
          <w:b/>
          <w:color w:val="000000"/>
          <w:sz w:val="20"/>
          <w:szCs w:val="20"/>
        </w:rPr>
        <w:t>Fig</w:t>
      </w:r>
      <w:r w:rsidR="00980C22">
        <w:rPr>
          <w:rFonts w:ascii="Arial" w:hAnsi="Arial" w:cs="Arial"/>
          <w:b/>
          <w:color w:val="000000"/>
          <w:sz w:val="20"/>
          <w:szCs w:val="20"/>
        </w:rPr>
        <w:t>ure</w:t>
      </w:r>
      <w:r w:rsidRPr="00F649EE">
        <w:rPr>
          <w:rFonts w:ascii="Arial" w:hAnsi="Arial" w:cs="Arial"/>
          <w:b/>
          <w:color w:val="000000"/>
          <w:sz w:val="20"/>
          <w:szCs w:val="20"/>
        </w:rPr>
        <w:t xml:space="preserve"> 1. </w:t>
      </w:r>
      <w:r w:rsidR="00961490" w:rsidRPr="00961490">
        <w:rPr>
          <w:rFonts w:ascii="Arial" w:eastAsia="Times New Roman" w:hAnsi="Arial" w:cs="Arial"/>
          <w:b/>
          <w:sz w:val="20"/>
          <w:szCs w:val="20"/>
        </w:rPr>
        <w:t>Conceptual overview of data sources integrated for the project</w:t>
      </w:r>
      <w:r w:rsidR="00961490" w:rsidRPr="00961490">
        <w:rPr>
          <w:rFonts w:ascii="Arial" w:eastAsia="Times New Roman" w:hAnsi="Arial" w:cs="Arial"/>
          <w:sz w:val="20"/>
          <w:szCs w:val="20"/>
        </w:rPr>
        <w:t xml:space="preserve">. </w:t>
      </w:r>
      <w:r w:rsidR="00961490" w:rsidRPr="00961490">
        <w:rPr>
          <w:rFonts w:ascii="Arial" w:eastAsia="Times New Roman" w:hAnsi="Arial" w:cs="Arial"/>
          <w:b/>
          <w:sz w:val="20"/>
          <w:szCs w:val="20"/>
        </w:rPr>
        <w:t xml:space="preserve">A. </w:t>
      </w:r>
      <w:r w:rsidR="00961490" w:rsidRPr="00961490">
        <w:rPr>
          <w:rFonts w:ascii="Arial" w:eastAsia="Times New Roman" w:hAnsi="Arial" w:cs="Arial"/>
          <w:sz w:val="20"/>
          <w:szCs w:val="20"/>
        </w:rPr>
        <w:t xml:space="preserve">Map of sampling locations for coral microbiomes analyzed in the manuscript. Pie charts show the proportion of coral samples from families in the Complex clade (cool colors) and Robust clade (warm colors). Samples were collected from coral mucus, tissue, and endolithic skeleton (see Methods). </w:t>
      </w:r>
      <w:r w:rsidR="00961490" w:rsidRPr="00961490">
        <w:rPr>
          <w:rFonts w:ascii="Arial" w:eastAsia="Times New Roman" w:hAnsi="Arial" w:cs="Arial"/>
          <w:b/>
          <w:sz w:val="20"/>
          <w:szCs w:val="20"/>
        </w:rPr>
        <w:t xml:space="preserve">B. </w:t>
      </w:r>
      <w:r w:rsidR="00961490" w:rsidRPr="00961490">
        <w:rPr>
          <w:rFonts w:ascii="Arial" w:eastAsia="Tahoma" w:hAnsi="Arial" w:cs="Arial"/>
          <w:sz w:val="20"/>
          <w:szCs w:val="20"/>
        </w:rPr>
        <w:t xml:space="preserve">Schematic representation of data integration for the project. Coral microbiome data (as shown in A) were combined with long-term disease prevalence data from 3 projects (the Florida Reef Resilience Program (FFRP), the </w:t>
      </w:r>
      <w:r w:rsidR="001E7B35" w:rsidRPr="002F1CD2">
        <w:rPr>
          <w:rFonts w:ascii="Arial" w:hAnsi="Arial" w:cs="Arial"/>
          <w:color w:val="000000"/>
          <w:sz w:val="20"/>
        </w:rPr>
        <w:t>Hawaiʻi</w:t>
      </w:r>
      <w:r w:rsidR="001E7B35" w:rsidRPr="00961490">
        <w:rPr>
          <w:rFonts w:ascii="Arial" w:eastAsia="Tahoma" w:hAnsi="Arial" w:cs="Arial"/>
          <w:sz w:val="20"/>
          <w:szCs w:val="20"/>
        </w:rPr>
        <w:t xml:space="preserve"> </w:t>
      </w:r>
      <w:r w:rsidR="00961490" w:rsidRPr="00961490">
        <w:rPr>
          <w:rFonts w:ascii="Arial" w:eastAsia="Tahoma" w:hAnsi="Arial" w:cs="Arial"/>
          <w:sz w:val="20"/>
          <w:szCs w:val="20"/>
        </w:rPr>
        <w:t xml:space="preserve">Coral Disease Database (HICORDIS), and </w:t>
      </w:r>
      <w:r w:rsidR="00961490" w:rsidRPr="00961490">
        <w:rPr>
          <w:rFonts w:ascii="Arial" w:eastAsia="Tahoma" w:hAnsi="Arial" w:cs="Arial"/>
          <w:sz w:val="20"/>
          <w:szCs w:val="20"/>
        </w:rPr>
        <w:lastRenderedPageBreak/>
        <w:t xml:space="preserve">data from Australia (this study)), as well as coral trait data from the Coral Trait Database, and a molecular phylogeny of corals (see Methods). </w:t>
      </w:r>
      <w:r w:rsidR="00961490">
        <w:rPr>
          <w:rFonts w:ascii="Arial" w:eastAsia="Tahoma" w:hAnsi="Arial" w:cs="Arial"/>
          <w:sz w:val="20"/>
          <w:szCs w:val="20"/>
        </w:rPr>
        <w:t>To</w:t>
      </w:r>
      <w:r w:rsidR="00961490" w:rsidRPr="00961490">
        <w:rPr>
          <w:rFonts w:ascii="Arial" w:eastAsia="Tahoma" w:hAnsi="Arial" w:cs="Arial"/>
          <w:sz w:val="20"/>
          <w:szCs w:val="20"/>
        </w:rPr>
        <w:t xml:space="preserve"> integrate data from these disparate sources, all annotations were pooled at the genus level. The end product </w:t>
      </w:r>
      <w:r w:rsidR="00961490">
        <w:rPr>
          <w:rFonts w:ascii="Arial" w:eastAsia="Tahoma" w:hAnsi="Arial" w:cs="Arial"/>
          <w:sz w:val="20"/>
          <w:szCs w:val="20"/>
        </w:rPr>
        <w:t>was</w:t>
      </w:r>
      <w:r w:rsidR="00961490" w:rsidRPr="00961490">
        <w:rPr>
          <w:rFonts w:ascii="Arial" w:eastAsia="Tahoma" w:hAnsi="Arial" w:cs="Arial"/>
          <w:sz w:val="20"/>
          <w:szCs w:val="20"/>
        </w:rPr>
        <w:t xml:space="preserve"> a trait table of microbiome, taxonomic, physiological, and disease data across diverse coral genera.</w:t>
      </w:r>
      <w:r w:rsidR="00961490">
        <w:rPr>
          <w:rFonts w:ascii="Arial" w:hAnsi="Arial" w:cs="Arial"/>
          <w:color w:val="000000"/>
          <w:sz w:val="20"/>
          <w:szCs w:val="20"/>
        </w:rPr>
        <w:br w:type="page"/>
      </w:r>
    </w:p>
    <w:p w14:paraId="541A5DA9" w14:textId="1F50919A" w:rsidR="00980C22" w:rsidRPr="00F649EE" w:rsidRDefault="00D44B56" w:rsidP="00E6133D">
      <w:pPr>
        <w:pBdr>
          <w:top w:val="nil"/>
          <w:left w:val="nil"/>
          <w:bottom w:val="nil"/>
          <w:right w:val="nil"/>
          <w:between w:val="nil"/>
        </w:pBdr>
        <w:contextualSpacing/>
        <w:rPr>
          <w:rFonts w:ascii="Arial" w:hAnsi="Arial" w:cs="Arial"/>
          <w:color w:val="000000"/>
          <w:sz w:val="20"/>
          <w:szCs w:val="20"/>
        </w:rPr>
      </w:pPr>
      <w:r>
        <w:rPr>
          <w:rFonts w:ascii="Arial" w:hAnsi="Arial" w:cs="Arial"/>
          <w:noProof/>
          <w:color w:val="000000"/>
          <w:sz w:val="20"/>
          <w:szCs w:val="20"/>
        </w:rPr>
        <w:lastRenderedPageBreak/>
        <w:drawing>
          <wp:inline distT="0" distB="0" distL="0" distR="0" wp14:anchorId="6558EAD5" wp14:editId="23FFA142">
            <wp:extent cx="5486400" cy="6936105"/>
            <wp:effectExtent l="0" t="0" r="0" b="0"/>
            <wp:docPr id="3167557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755720" name="Picture 1"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6400" cy="6936105"/>
                    </a:xfrm>
                    <a:prstGeom prst="rect">
                      <a:avLst/>
                    </a:prstGeom>
                  </pic:spPr>
                </pic:pic>
              </a:graphicData>
            </a:graphic>
          </wp:inline>
        </w:drawing>
      </w:r>
    </w:p>
    <w:p w14:paraId="5B9F7BD3" w14:textId="1C31AB8B" w:rsidR="007A7BE8" w:rsidRDefault="007A7BE8" w:rsidP="007A7BE8">
      <w:pPr>
        <w:rPr>
          <w:rFonts w:ascii="Arial" w:eastAsia="Times New Roman" w:hAnsi="Arial" w:cs="Arial"/>
          <w:sz w:val="20"/>
          <w:szCs w:val="20"/>
        </w:rPr>
      </w:pPr>
      <w:r w:rsidRPr="00F649EE">
        <w:rPr>
          <w:rFonts w:ascii="Arial" w:hAnsi="Arial" w:cs="Arial"/>
          <w:b/>
          <w:color w:val="000000"/>
          <w:sz w:val="20"/>
          <w:szCs w:val="20"/>
        </w:rPr>
        <w:t>Fig</w:t>
      </w:r>
      <w:r>
        <w:rPr>
          <w:rFonts w:ascii="Arial" w:hAnsi="Arial" w:cs="Arial"/>
          <w:b/>
          <w:color w:val="000000"/>
          <w:sz w:val="20"/>
          <w:szCs w:val="20"/>
        </w:rPr>
        <w:t>ure</w:t>
      </w:r>
      <w:r w:rsidRPr="00F649EE">
        <w:rPr>
          <w:rFonts w:ascii="Arial" w:hAnsi="Arial" w:cs="Arial"/>
          <w:b/>
          <w:color w:val="000000"/>
          <w:sz w:val="20"/>
          <w:szCs w:val="20"/>
        </w:rPr>
        <w:t xml:space="preserve"> 2. </w:t>
      </w:r>
      <w:r w:rsidRPr="00961490">
        <w:rPr>
          <w:rFonts w:ascii="Arial" w:eastAsia="Times New Roman" w:hAnsi="Arial" w:cs="Arial"/>
          <w:b/>
          <w:sz w:val="20"/>
          <w:szCs w:val="20"/>
        </w:rPr>
        <w:t>Dominant microbes in the coral microbiome. A</w:t>
      </w:r>
      <w:r>
        <w:rPr>
          <w:rFonts w:ascii="Arial" w:eastAsia="Times New Roman" w:hAnsi="Arial" w:cs="Arial"/>
          <w:b/>
          <w:sz w:val="20"/>
          <w:szCs w:val="20"/>
        </w:rPr>
        <w:t>.</w:t>
      </w:r>
      <w:r w:rsidRPr="00961490">
        <w:rPr>
          <w:rFonts w:ascii="Arial" w:eastAsia="Times New Roman" w:hAnsi="Arial" w:cs="Arial"/>
          <w:b/>
          <w:sz w:val="20"/>
          <w:szCs w:val="20"/>
        </w:rPr>
        <w:t xml:space="preserve"> </w:t>
      </w:r>
      <w:r w:rsidRPr="00961490">
        <w:rPr>
          <w:rFonts w:ascii="Arial" w:eastAsia="Times New Roman" w:hAnsi="Arial" w:cs="Arial"/>
          <w:sz w:val="20"/>
          <w:szCs w:val="20"/>
        </w:rPr>
        <w:t>Dominant bacterial or archaeal genera in coral mucus (cyan),</w:t>
      </w:r>
      <w:r w:rsidRPr="00961490">
        <w:rPr>
          <w:rFonts w:ascii="Arial" w:eastAsia="Times New Roman" w:hAnsi="Arial" w:cs="Arial"/>
          <w:b/>
          <w:sz w:val="20"/>
          <w:szCs w:val="20"/>
        </w:rPr>
        <w:t xml:space="preserve"> </w:t>
      </w:r>
      <w:r w:rsidRPr="00961490">
        <w:rPr>
          <w:rFonts w:ascii="Arial" w:eastAsia="Times New Roman" w:hAnsi="Arial" w:cs="Arial"/>
          <w:sz w:val="20"/>
          <w:szCs w:val="20"/>
        </w:rPr>
        <w:t>tissue (orange), or</w:t>
      </w:r>
      <w:r w:rsidRPr="00961490">
        <w:rPr>
          <w:rFonts w:ascii="Arial" w:eastAsia="Times New Roman" w:hAnsi="Arial" w:cs="Arial"/>
          <w:b/>
          <w:sz w:val="20"/>
          <w:szCs w:val="20"/>
        </w:rPr>
        <w:t xml:space="preserve"> </w:t>
      </w:r>
      <w:r w:rsidRPr="00961490">
        <w:rPr>
          <w:rFonts w:ascii="Arial" w:eastAsia="Times New Roman" w:hAnsi="Arial" w:cs="Arial"/>
          <w:sz w:val="20"/>
          <w:szCs w:val="20"/>
        </w:rPr>
        <w:t xml:space="preserve">skeleton (purple) microbiomes. Pie wedges represent the fraction of coral host genera in which the labeled bacterium is more abundant than all other bacterial or archaeal taxa. Cyan shades represent microbes dominant in mucus, oranges represent microbes dominant in tissue (but not mucus), purple shades represent microbes dominant in skeleton (but not mucus or tissue).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which is of special significance later in the paper, is highlighted in aqua. </w:t>
      </w:r>
      <w:r w:rsidRPr="00961490">
        <w:rPr>
          <w:rFonts w:ascii="Arial" w:eastAsia="Times New Roman" w:hAnsi="Arial" w:cs="Arial"/>
          <w:b/>
          <w:sz w:val="20"/>
          <w:szCs w:val="20"/>
        </w:rPr>
        <w:t>B</w:t>
      </w:r>
      <w:r>
        <w:rPr>
          <w:rFonts w:ascii="Arial" w:eastAsia="Times New Roman" w:hAnsi="Arial" w:cs="Arial"/>
          <w:b/>
          <w:sz w:val="20"/>
          <w:szCs w:val="20"/>
        </w:rPr>
        <w:t>.</w:t>
      </w:r>
      <w:r w:rsidRPr="00961490">
        <w:rPr>
          <w:rFonts w:ascii="Arial" w:eastAsia="Times New Roman" w:hAnsi="Arial" w:cs="Arial"/>
          <w:sz w:val="20"/>
          <w:szCs w:val="20"/>
        </w:rPr>
        <w:t xml:space="preserve"> Bar charts showing correlations between microbiome </w:t>
      </w:r>
      <w:r w:rsidRPr="00961490">
        <w:rPr>
          <w:rFonts w:ascii="Arial" w:eastAsia="Times New Roman" w:hAnsi="Arial" w:cs="Arial"/>
          <w:sz w:val="20"/>
          <w:szCs w:val="20"/>
        </w:rPr>
        <w:lastRenderedPageBreak/>
        <w:t xml:space="preserve">alpha and beta diversity metrics and disease, </w:t>
      </w:r>
      <w:r w:rsidRPr="00961490">
        <w:rPr>
          <w:rFonts w:ascii="Arial" w:eastAsia="Times New Roman" w:hAnsi="Arial" w:cs="Arial"/>
          <w:color w:val="222222"/>
          <w:sz w:val="20"/>
          <w:szCs w:val="20"/>
          <w:highlight w:val="white"/>
        </w:rPr>
        <w:t>represented by the R</w:t>
      </w:r>
      <w:r w:rsidRPr="00961490">
        <w:rPr>
          <w:rFonts w:ascii="Arial" w:eastAsia="Times New Roman" w:hAnsi="Arial" w:cs="Arial"/>
          <w:color w:val="222222"/>
          <w:sz w:val="20"/>
          <w:szCs w:val="20"/>
          <w:highlight w:val="white"/>
          <w:vertAlign w:val="superscript"/>
        </w:rPr>
        <w:t>2</w:t>
      </w:r>
      <w:r w:rsidRPr="00961490">
        <w:rPr>
          <w:rFonts w:ascii="Arial" w:eastAsia="Times New Roman" w:hAnsi="Arial" w:cs="Arial"/>
          <w:color w:val="222222"/>
          <w:sz w:val="20"/>
          <w:szCs w:val="20"/>
          <w:highlight w:val="white"/>
        </w:rPr>
        <w:t xml:space="preserve"> for PGLS correlations. Alpha diversity metrics include richness, evenness (Gini index), and dominance (Simpson’s index), and weighted UniFrac beta diversity metrics including the three principal component axes (PC1, PC2, PC3) that represent measures of community structure. Significant relationships (p &lt; 0.05, Supplementary Data Table 4) are marked by an asterisk (*). </w:t>
      </w:r>
      <w:r w:rsidRPr="00961490">
        <w:rPr>
          <w:rFonts w:ascii="Arial" w:eastAsia="Times New Roman" w:hAnsi="Arial" w:cs="Arial"/>
          <w:b/>
          <w:sz w:val="20"/>
          <w:szCs w:val="20"/>
        </w:rPr>
        <w:t>C</w:t>
      </w:r>
      <w:r>
        <w:rPr>
          <w:rFonts w:ascii="Arial" w:eastAsia="Times New Roman" w:hAnsi="Arial" w:cs="Arial"/>
          <w:b/>
          <w:sz w:val="20"/>
          <w:szCs w:val="20"/>
        </w:rPr>
        <w:t>.</w:t>
      </w:r>
      <w:r w:rsidRPr="00961490">
        <w:rPr>
          <w:rFonts w:ascii="Arial" w:eastAsia="Times New Roman" w:hAnsi="Arial" w:cs="Arial"/>
          <w:b/>
          <w:sz w:val="20"/>
          <w:szCs w:val="20"/>
        </w:rPr>
        <w:t xml:space="preserve"> </w:t>
      </w:r>
      <w:r w:rsidRPr="00961490">
        <w:rPr>
          <w:rFonts w:ascii="Arial" w:eastAsia="Times New Roman" w:hAnsi="Arial" w:cs="Arial"/>
          <w:sz w:val="20"/>
          <w:szCs w:val="20"/>
        </w:rPr>
        <w:t xml:space="preserve">Bubble plot showing </w:t>
      </w:r>
      <w:r w:rsidRPr="00961490">
        <w:rPr>
          <w:rFonts w:ascii="Arial" w:eastAsia="Times New Roman" w:hAnsi="Arial" w:cs="Arial"/>
          <w:color w:val="222222"/>
          <w:sz w:val="20"/>
          <w:szCs w:val="20"/>
          <w:highlight w:val="white"/>
        </w:rPr>
        <w:t xml:space="preserve">correlations between dominant microbial taxa and coral disease prevalence. The size of each </w:t>
      </w:r>
      <w:r>
        <w:rPr>
          <w:rFonts w:ascii="Arial" w:eastAsia="Times New Roman" w:hAnsi="Arial" w:cs="Arial"/>
          <w:color w:val="222222"/>
          <w:sz w:val="20"/>
          <w:szCs w:val="20"/>
          <w:highlight w:val="white"/>
        </w:rPr>
        <w:t xml:space="preserve">triangle </w:t>
      </w:r>
      <w:r w:rsidRPr="00961490">
        <w:rPr>
          <w:rFonts w:ascii="Arial" w:eastAsia="Times New Roman" w:hAnsi="Arial" w:cs="Arial"/>
          <w:color w:val="222222"/>
          <w:sz w:val="20"/>
          <w:szCs w:val="20"/>
          <w:highlight w:val="white"/>
        </w:rPr>
        <w:t>represents the R</w:t>
      </w:r>
      <w:r w:rsidRPr="00961490">
        <w:rPr>
          <w:rFonts w:ascii="Arial" w:eastAsia="Times New Roman" w:hAnsi="Arial" w:cs="Arial"/>
          <w:color w:val="222222"/>
          <w:sz w:val="20"/>
          <w:szCs w:val="20"/>
          <w:highlight w:val="white"/>
          <w:vertAlign w:val="superscript"/>
        </w:rPr>
        <w:t>2</w:t>
      </w:r>
      <w:r w:rsidRPr="00961490">
        <w:rPr>
          <w:rFonts w:ascii="Arial" w:eastAsia="Times New Roman" w:hAnsi="Arial" w:cs="Arial"/>
          <w:color w:val="222222"/>
          <w:sz w:val="20"/>
          <w:szCs w:val="20"/>
          <w:highlight w:val="white"/>
        </w:rPr>
        <w:t xml:space="preserve"> for PGLS correlations between disease susceptibility and microbial relative abundance for each listed taxon in either all samples (top row), mucus samples (cyan row), tissue samples (orange row), or skeleton samples (purple row). Colored points were significant (p &lt; 0.05</w:t>
      </w:r>
      <w:r>
        <w:rPr>
          <w:rFonts w:ascii="Arial" w:eastAsia="Times New Roman" w:hAnsi="Arial" w:cs="Arial"/>
          <w:color w:val="222222"/>
          <w:sz w:val="20"/>
          <w:szCs w:val="20"/>
          <w:highlight w:val="white"/>
        </w:rPr>
        <w:t>, FDR q &lt; 0.05) and hashed points were nominally significant (p &lt; 0.05, FDR q &gt; 0.05</w:t>
      </w:r>
      <w:r w:rsidRPr="00961490">
        <w:rPr>
          <w:rFonts w:ascii="Arial" w:eastAsia="Times New Roman" w:hAnsi="Arial" w:cs="Arial"/>
          <w:color w:val="222222"/>
          <w:sz w:val="20"/>
          <w:szCs w:val="20"/>
          <w:highlight w:val="white"/>
        </w:rPr>
        <w:t>; Supplementary Data Table</w:t>
      </w:r>
      <w:r w:rsidRPr="00961490">
        <w:rPr>
          <w:rFonts w:ascii="Arial" w:eastAsia="Times New Roman" w:hAnsi="Arial" w:cs="Arial"/>
          <w:color w:val="222222"/>
          <w:sz w:val="20"/>
          <w:szCs w:val="20"/>
        </w:rPr>
        <w:t xml:space="preserve"> </w:t>
      </w:r>
      <w:r>
        <w:rPr>
          <w:rFonts w:ascii="Arial" w:eastAsia="Times New Roman" w:hAnsi="Arial" w:cs="Arial"/>
          <w:color w:val="222222"/>
          <w:sz w:val="20"/>
          <w:szCs w:val="20"/>
        </w:rPr>
        <w:t>7</w:t>
      </w:r>
      <w:r w:rsidRPr="00961490">
        <w:rPr>
          <w:rFonts w:ascii="Arial" w:eastAsia="Times New Roman" w:hAnsi="Arial" w:cs="Arial"/>
          <w:color w:val="222222"/>
          <w:sz w:val="20"/>
          <w:szCs w:val="20"/>
        </w:rPr>
        <w:t>a</w:t>
      </w:r>
      <w:r w:rsidRPr="00961490">
        <w:rPr>
          <w:rFonts w:ascii="Arial" w:eastAsia="Times New Roman" w:hAnsi="Arial" w:cs="Arial"/>
          <w:color w:val="222222"/>
          <w:sz w:val="20"/>
          <w:szCs w:val="20"/>
          <w:highlight w:val="white"/>
        </w:rPr>
        <w:t xml:space="preserve">). Points that were not significant or had too little data (n &lt; </w:t>
      </w:r>
      <w:r>
        <w:rPr>
          <w:rFonts w:ascii="Arial" w:eastAsia="Times New Roman" w:hAnsi="Arial" w:cs="Arial"/>
          <w:color w:val="222222"/>
          <w:sz w:val="20"/>
          <w:szCs w:val="20"/>
          <w:highlight w:val="white"/>
        </w:rPr>
        <w:t>5</w:t>
      </w:r>
      <w:r w:rsidRPr="00961490">
        <w:rPr>
          <w:rFonts w:ascii="Arial" w:eastAsia="Times New Roman" w:hAnsi="Arial" w:cs="Arial"/>
          <w:color w:val="222222"/>
          <w:sz w:val="20"/>
          <w:szCs w:val="20"/>
          <w:highlight w:val="white"/>
        </w:rPr>
        <w:t>) for reliable testing are marked in white.​</w:t>
      </w:r>
      <w:r w:rsidRPr="00961490">
        <w:rPr>
          <w:rFonts w:ascii="Arial" w:eastAsia="Times New Roman" w:hAnsi="Arial" w:cs="Arial"/>
          <w:sz w:val="20"/>
          <w:szCs w:val="20"/>
        </w:rPr>
        <w:t xml:space="preserve"> Taxa whose </w:t>
      </w:r>
      <w:ins w:id="522" w:author="Microsoft Office User" w:date="2024-10-28T13:40:00Z">
        <w:r w:rsidR="005A4D34">
          <w:rPr>
            <w:rFonts w:ascii="Arial" w:eastAsia="Times New Roman" w:hAnsi="Arial" w:cs="Arial"/>
            <w:sz w:val="20"/>
            <w:szCs w:val="20"/>
          </w:rPr>
          <w:t xml:space="preserve">relative </w:t>
        </w:r>
      </w:ins>
      <w:r w:rsidRPr="00961490">
        <w:rPr>
          <w:rFonts w:ascii="Arial" w:eastAsia="Times New Roman" w:hAnsi="Arial" w:cs="Arial"/>
          <w:sz w:val="20"/>
          <w:szCs w:val="20"/>
        </w:rPr>
        <w:t>abundance is significantly correlated with disease are marked in bold on the x-axis.</w:t>
      </w:r>
    </w:p>
    <w:p w14:paraId="452EB23A" w14:textId="77777777" w:rsidR="00961490" w:rsidRDefault="00961490" w:rsidP="00961490">
      <w:pPr>
        <w:rPr>
          <w:rFonts w:ascii="Arial" w:eastAsia="Times New Roman" w:hAnsi="Arial" w:cs="Arial"/>
          <w:sz w:val="20"/>
          <w:szCs w:val="20"/>
        </w:rPr>
      </w:pPr>
      <w:r>
        <w:rPr>
          <w:rFonts w:ascii="Arial" w:eastAsia="Times New Roman" w:hAnsi="Arial" w:cs="Arial"/>
          <w:sz w:val="20"/>
          <w:szCs w:val="20"/>
        </w:rPr>
        <w:br w:type="page"/>
      </w:r>
      <w:r>
        <w:rPr>
          <w:rFonts w:ascii="Arial" w:eastAsia="Times New Roman" w:hAnsi="Arial" w:cs="Arial"/>
          <w:b/>
          <w:bCs/>
          <w:noProof/>
          <w:sz w:val="20"/>
          <w:szCs w:val="20"/>
        </w:rPr>
        <w:lastRenderedPageBreak/>
        <w:drawing>
          <wp:inline distT="0" distB="0" distL="0" distR="0" wp14:anchorId="018F83CD" wp14:editId="7127EEC3">
            <wp:extent cx="3860800" cy="3848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60800" cy="3848100"/>
                    </a:xfrm>
                    <a:prstGeom prst="rect">
                      <a:avLst/>
                    </a:prstGeom>
                  </pic:spPr>
                </pic:pic>
              </a:graphicData>
            </a:graphic>
          </wp:inline>
        </w:drawing>
      </w:r>
    </w:p>
    <w:p w14:paraId="00E2C86D" w14:textId="52143A79" w:rsidR="00961490" w:rsidRPr="00961490" w:rsidRDefault="007A7BE8" w:rsidP="00961490">
      <w:pPr>
        <w:rPr>
          <w:rFonts w:ascii="Arial" w:eastAsia="Times New Roman" w:hAnsi="Arial" w:cs="Arial"/>
          <w:sz w:val="20"/>
          <w:szCs w:val="20"/>
        </w:rPr>
      </w:pPr>
      <w:r>
        <w:rPr>
          <w:rFonts w:ascii="Arial" w:eastAsia="Times New Roman" w:hAnsi="Arial" w:cs="Arial"/>
          <w:b/>
          <w:bCs/>
          <w:sz w:val="20"/>
          <w:szCs w:val="20"/>
        </w:rPr>
        <w:t xml:space="preserve">Figure 3. </w:t>
      </w:r>
      <w:r w:rsidRPr="00961490">
        <w:rPr>
          <w:rFonts w:ascii="Arial" w:eastAsia="Times New Roman" w:hAnsi="Arial" w:cs="Arial"/>
          <w:b/>
          <w:i/>
          <w:sz w:val="20"/>
          <w:szCs w:val="20"/>
        </w:rPr>
        <w:t xml:space="preserve">Endozoicomonas </w:t>
      </w:r>
      <w:r w:rsidRPr="00961490">
        <w:rPr>
          <w:rFonts w:ascii="Arial" w:eastAsia="Times New Roman" w:hAnsi="Arial" w:cs="Arial"/>
          <w:b/>
          <w:sz w:val="20"/>
          <w:szCs w:val="20"/>
        </w:rPr>
        <w:t xml:space="preserve">correlates with growth and disease. </w:t>
      </w:r>
      <w:r w:rsidRPr="00961490">
        <w:rPr>
          <w:rFonts w:ascii="Arial" w:eastAsia="Times New Roman" w:hAnsi="Arial" w:cs="Arial"/>
          <w:sz w:val="20"/>
          <w:szCs w:val="20"/>
        </w:rPr>
        <w:t>Phylogenetic independent contrast in</w:t>
      </w:r>
      <w:r w:rsidRPr="00961490">
        <w:rPr>
          <w:rFonts w:ascii="Arial" w:eastAsia="Times New Roman" w:hAnsi="Arial" w:cs="Arial"/>
          <w:b/>
          <w:sz w:val="20"/>
          <w:szCs w:val="20"/>
        </w:rPr>
        <w:t xml:space="preserve"> </w:t>
      </w:r>
      <w:r w:rsidRPr="00961490">
        <w:rPr>
          <w:rFonts w:ascii="Arial" w:eastAsia="Times New Roman" w:hAnsi="Arial" w:cs="Arial"/>
          <w:i/>
          <w:sz w:val="20"/>
          <w:szCs w:val="20"/>
        </w:rPr>
        <w:t>Endozoicomonas</w:t>
      </w:r>
      <w:r w:rsidRPr="00961490">
        <w:rPr>
          <w:rFonts w:ascii="Arial" w:eastAsia="Times New Roman" w:hAnsi="Arial" w:cs="Arial"/>
          <w:sz w:val="20"/>
          <w:szCs w:val="20"/>
        </w:rPr>
        <w:t xml:space="preserve"> relative abundance in coral tissue (per 1000 reads)</w:t>
      </w:r>
      <w:r>
        <w:rPr>
          <w:rFonts w:ascii="Arial" w:eastAsia="Times New Roman" w:hAnsi="Arial" w:cs="Arial"/>
          <w:sz w:val="20"/>
          <w:szCs w:val="20"/>
        </w:rPr>
        <w:t>, correlated</w:t>
      </w:r>
      <w:r w:rsidRPr="00961490">
        <w:rPr>
          <w:rFonts w:ascii="Arial" w:eastAsia="Times New Roman" w:hAnsi="Arial" w:cs="Arial"/>
          <w:sz w:val="20"/>
          <w:szCs w:val="20"/>
        </w:rPr>
        <w:t xml:space="preserve"> against </w:t>
      </w:r>
      <w:r w:rsidRPr="00961490">
        <w:rPr>
          <w:rFonts w:ascii="Arial" w:eastAsia="Times New Roman" w:hAnsi="Arial" w:cs="Arial"/>
          <w:b/>
          <w:sz w:val="20"/>
          <w:szCs w:val="20"/>
        </w:rPr>
        <w:t>A</w:t>
      </w:r>
      <w:r>
        <w:rPr>
          <w:rFonts w:ascii="Arial" w:eastAsia="Times New Roman" w:hAnsi="Arial" w:cs="Arial"/>
          <w:b/>
          <w:sz w:val="20"/>
          <w:szCs w:val="20"/>
        </w:rPr>
        <w:t xml:space="preserve">. </w:t>
      </w:r>
      <w:r>
        <w:rPr>
          <w:rFonts w:ascii="Arial" w:eastAsia="Times New Roman" w:hAnsi="Arial" w:cs="Arial"/>
          <w:bCs/>
          <w:sz w:val="20"/>
          <w:szCs w:val="20"/>
        </w:rPr>
        <w:t>c</w:t>
      </w:r>
      <w:r w:rsidRPr="007F6DB8">
        <w:rPr>
          <w:rFonts w:ascii="Arial" w:eastAsia="Times New Roman" w:hAnsi="Arial" w:cs="Arial"/>
          <w:bCs/>
          <w:sz w:val="20"/>
          <w:szCs w:val="20"/>
        </w:rPr>
        <w:t>ontrast in</w:t>
      </w:r>
      <w:r w:rsidRPr="00961490">
        <w:rPr>
          <w:rFonts w:ascii="Arial" w:eastAsia="Times New Roman" w:hAnsi="Arial" w:cs="Arial"/>
          <w:b/>
          <w:sz w:val="20"/>
          <w:szCs w:val="20"/>
        </w:rPr>
        <w:t xml:space="preserve"> </w:t>
      </w:r>
      <w:r w:rsidRPr="00961490">
        <w:rPr>
          <w:rFonts w:ascii="Arial" w:eastAsia="Times New Roman" w:hAnsi="Arial" w:cs="Arial"/>
          <w:sz w:val="20"/>
          <w:szCs w:val="20"/>
        </w:rPr>
        <w:t>microbial dominance</w:t>
      </w:r>
      <w:r>
        <w:rPr>
          <w:rFonts w:ascii="Arial" w:eastAsia="Times New Roman" w:hAnsi="Arial" w:cs="Arial"/>
          <w:sz w:val="20"/>
          <w:szCs w:val="20"/>
        </w:rPr>
        <w:t xml:space="preserve"> in coral tissue (assessed by Simpson’s Index)</w:t>
      </w:r>
      <w:r w:rsidRPr="00961490">
        <w:rPr>
          <w:rFonts w:ascii="Arial" w:eastAsia="Times New Roman" w:hAnsi="Arial" w:cs="Arial"/>
          <w:sz w:val="20"/>
          <w:szCs w:val="20"/>
        </w:rPr>
        <w:t xml:space="preserve">, </w:t>
      </w:r>
      <w:r w:rsidRPr="00961490">
        <w:rPr>
          <w:rFonts w:ascii="Arial" w:eastAsia="Times New Roman" w:hAnsi="Arial" w:cs="Arial"/>
          <w:b/>
          <w:sz w:val="20"/>
          <w:szCs w:val="20"/>
        </w:rPr>
        <w:t>B</w:t>
      </w:r>
      <w:r>
        <w:rPr>
          <w:rFonts w:ascii="Arial" w:eastAsia="Times New Roman" w:hAnsi="Arial" w:cs="Arial"/>
          <w:b/>
          <w:sz w:val="20"/>
          <w:szCs w:val="20"/>
        </w:rPr>
        <w:t>.</w:t>
      </w:r>
      <w:r w:rsidRPr="00961490">
        <w:rPr>
          <w:rFonts w:ascii="Arial" w:eastAsia="Times New Roman" w:hAnsi="Arial" w:cs="Arial"/>
          <w:b/>
          <w:sz w:val="20"/>
          <w:szCs w:val="20"/>
        </w:rPr>
        <w:t xml:space="preserve"> </w:t>
      </w:r>
      <w:r>
        <w:rPr>
          <w:rFonts w:ascii="Arial" w:eastAsia="Times New Roman" w:hAnsi="Arial" w:cs="Arial"/>
          <w:bCs/>
          <w:sz w:val="20"/>
          <w:szCs w:val="20"/>
        </w:rPr>
        <w:t>c</w:t>
      </w:r>
      <w:r w:rsidRPr="007F6DB8">
        <w:rPr>
          <w:rFonts w:ascii="Arial" w:eastAsia="Times New Roman" w:hAnsi="Arial" w:cs="Arial"/>
          <w:bCs/>
          <w:sz w:val="20"/>
          <w:szCs w:val="20"/>
        </w:rPr>
        <w:t>onstrast in</w:t>
      </w:r>
      <w:r>
        <w:rPr>
          <w:rFonts w:ascii="Arial" w:eastAsia="Times New Roman" w:hAnsi="Arial" w:cs="Arial"/>
          <w:b/>
          <w:sz w:val="20"/>
          <w:szCs w:val="20"/>
        </w:rPr>
        <w:t xml:space="preserve"> </w:t>
      </w:r>
      <w:r w:rsidRPr="00961490">
        <w:rPr>
          <w:rFonts w:ascii="Arial" w:eastAsia="Times New Roman" w:hAnsi="Arial" w:cs="Arial"/>
          <w:sz w:val="20"/>
          <w:szCs w:val="20"/>
        </w:rPr>
        <w:t xml:space="preserve">coral disease </w:t>
      </w:r>
      <w:r>
        <w:rPr>
          <w:rFonts w:ascii="Arial" w:eastAsia="Times New Roman" w:hAnsi="Arial" w:cs="Arial"/>
          <w:sz w:val="20"/>
          <w:szCs w:val="20"/>
        </w:rPr>
        <w:t xml:space="preserve">susceptibility (estimated from integrated long-term coral disease prevalence data) </w:t>
      </w:r>
      <w:r w:rsidRPr="00961490">
        <w:rPr>
          <w:rFonts w:ascii="Arial" w:eastAsia="Times New Roman" w:hAnsi="Arial" w:cs="Arial"/>
          <w:sz w:val="20"/>
          <w:szCs w:val="20"/>
        </w:rPr>
        <w:t xml:space="preserve">and </w:t>
      </w:r>
      <w:r w:rsidRPr="00961490">
        <w:rPr>
          <w:rFonts w:ascii="Arial" w:eastAsia="Times New Roman" w:hAnsi="Arial" w:cs="Arial"/>
          <w:b/>
          <w:sz w:val="20"/>
          <w:szCs w:val="20"/>
        </w:rPr>
        <w:t>C</w:t>
      </w:r>
      <w:r>
        <w:rPr>
          <w:rFonts w:ascii="Arial" w:eastAsia="Times New Roman" w:hAnsi="Arial" w:cs="Arial"/>
          <w:b/>
          <w:sz w:val="20"/>
          <w:szCs w:val="20"/>
        </w:rPr>
        <w:t>.</w:t>
      </w:r>
      <w:r w:rsidRPr="00961490">
        <w:rPr>
          <w:rFonts w:ascii="Arial" w:eastAsia="Times New Roman" w:hAnsi="Arial" w:cs="Arial"/>
          <w:b/>
          <w:sz w:val="20"/>
          <w:szCs w:val="20"/>
        </w:rPr>
        <w:t xml:space="preserve"> </w:t>
      </w:r>
      <w:r w:rsidRPr="00961490">
        <w:rPr>
          <w:rFonts w:ascii="Arial" w:eastAsia="Times New Roman" w:hAnsi="Arial" w:cs="Arial"/>
          <w:sz w:val="20"/>
          <w:szCs w:val="20"/>
        </w:rPr>
        <w:t xml:space="preserve">coral growth rate (mm per year) from the </w:t>
      </w:r>
      <w:r>
        <w:rPr>
          <w:rFonts w:ascii="Arial" w:eastAsia="Times New Roman" w:hAnsi="Arial" w:cs="Arial"/>
          <w:sz w:val="20"/>
          <w:szCs w:val="20"/>
        </w:rPr>
        <w:t>C</w:t>
      </w:r>
      <w:r w:rsidRPr="00961490">
        <w:rPr>
          <w:rFonts w:ascii="Arial" w:eastAsia="Times New Roman" w:hAnsi="Arial" w:cs="Arial"/>
          <w:sz w:val="20"/>
          <w:szCs w:val="20"/>
        </w:rPr>
        <w:t xml:space="preserve">oral </w:t>
      </w:r>
      <w:r>
        <w:rPr>
          <w:rFonts w:ascii="Arial" w:eastAsia="Times New Roman" w:hAnsi="Arial" w:cs="Arial"/>
          <w:sz w:val="20"/>
          <w:szCs w:val="20"/>
        </w:rPr>
        <w:t>Tr</w:t>
      </w:r>
      <w:r w:rsidRPr="00961490">
        <w:rPr>
          <w:rFonts w:ascii="Arial" w:eastAsia="Times New Roman" w:hAnsi="Arial" w:cs="Arial"/>
          <w:sz w:val="20"/>
          <w:szCs w:val="20"/>
        </w:rPr>
        <w:t xml:space="preserve">aits </w:t>
      </w:r>
      <w:r>
        <w:rPr>
          <w:rFonts w:ascii="Arial" w:eastAsia="Times New Roman" w:hAnsi="Arial" w:cs="Arial"/>
          <w:sz w:val="20"/>
          <w:szCs w:val="20"/>
        </w:rPr>
        <w:t>D</w:t>
      </w:r>
      <w:r w:rsidRPr="00961490">
        <w:rPr>
          <w:rFonts w:ascii="Arial" w:eastAsia="Times New Roman" w:hAnsi="Arial" w:cs="Arial"/>
          <w:sz w:val="20"/>
          <w:szCs w:val="20"/>
        </w:rPr>
        <w:t xml:space="preserve">atabase. Dotted red lines in panels </w:t>
      </w:r>
      <w:r>
        <w:rPr>
          <w:rFonts w:ascii="Arial" w:eastAsia="Times New Roman" w:hAnsi="Arial" w:cs="Arial"/>
          <w:sz w:val="20"/>
          <w:szCs w:val="20"/>
        </w:rPr>
        <w:t>A-</w:t>
      </w:r>
      <w:r w:rsidRPr="00961490">
        <w:rPr>
          <w:rFonts w:ascii="Arial" w:eastAsia="Times New Roman" w:hAnsi="Arial" w:cs="Arial"/>
          <w:sz w:val="20"/>
          <w:szCs w:val="20"/>
        </w:rPr>
        <w:t xml:space="preserve">C indicate the null expectation that if traits are uncorrelated, change in the x-axis trait will not correlate with changes in the y-axis trait, with contrasts </w:t>
      </w:r>
      <w:r>
        <w:rPr>
          <w:rFonts w:ascii="Arial" w:eastAsia="Times New Roman" w:hAnsi="Arial" w:cs="Arial"/>
          <w:sz w:val="20"/>
          <w:szCs w:val="20"/>
        </w:rPr>
        <w:t xml:space="preserve">instead </w:t>
      </w:r>
      <w:r w:rsidRPr="00961490">
        <w:rPr>
          <w:rFonts w:ascii="Arial" w:eastAsia="Times New Roman" w:hAnsi="Arial" w:cs="Arial"/>
          <w:sz w:val="20"/>
          <w:szCs w:val="20"/>
        </w:rPr>
        <w:t xml:space="preserve">distributed equally above or below the dotted line. Statistics </w:t>
      </w:r>
      <w:r>
        <w:rPr>
          <w:rFonts w:ascii="Arial" w:eastAsia="Times New Roman" w:hAnsi="Arial" w:cs="Arial"/>
          <w:sz w:val="20"/>
          <w:szCs w:val="20"/>
        </w:rPr>
        <w:t xml:space="preserve">from </w:t>
      </w:r>
      <w:r w:rsidRPr="00961490">
        <w:rPr>
          <w:rFonts w:ascii="Arial" w:eastAsia="Times New Roman" w:hAnsi="Arial" w:cs="Arial"/>
          <w:sz w:val="20"/>
          <w:szCs w:val="20"/>
        </w:rPr>
        <w:t xml:space="preserve">phylogenetic generalized least squares (PGLS) regression </w:t>
      </w:r>
      <w:r>
        <w:rPr>
          <w:rFonts w:ascii="Arial" w:eastAsia="Times New Roman" w:hAnsi="Arial" w:cs="Arial"/>
          <w:sz w:val="20"/>
          <w:szCs w:val="20"/>
        </w:rPr>
        <w:t xml:space="preserve">for A-C are available in </w:t>
      </w:r>
      <w:r w:rsidRPr="00961490">
        <w:rPr>
          <w:rFonts w:ascii="Arial" w:eastAsia="Times New Roman" w:hAnsi="Arial" w:cs="Arial"/>
          <w:sz w:val="20"/>
          <w:szCs w:val="20"/>
        </w:rPr>
        <w:t xml:space="preserve">Supplemental Data Tables 5 and 9. </w:t>
      </w:r>
      <w:r w:rsidRPr="00961490">
        <w:rPr>
          <w:rFonts w:ascii="Arial" w:eastAsia="Times New Roman" w:hAnsi="Arial" w:cs="Arial"/>
          <w:b/>
          <w:sz w:val="20"/>
          <w:szCs w:val="20"/>
        </w:rPr>
        <w:t xml:space="preserve">D) </w:t>
      </w:r>
      <w:r w:rsidRPr="00961490">
        <w:rPr>
          <w:rFonts w:ascii="Arial" w:eastAsia="Times New Roman" w:hAnsi="Arial" w:cs="Arial"/>
          <w:sz w:val="20"/>
          <w:szCs w:val="20"/>
        </w:rPr>
        <w:t>Modeled</w:t>
      </w:r>
      <w:r>
        <w:rPr>
          <w:rFonts w:ascii="Arial" w:eastAsia="Times New Roman" w:hAnsi="Arial" w:cs="Arial"/>
          <w:sz w:val="20"/>
          <w:szCs w:val="20"/>
        </w:rPr>
        <w:t xml:space="preserve"> strength and</w:t>
      </w:r>
      <w:r w:rsidRPr="00961490">
        <w:rPr>
          <w:rFonts w:ascii="Arial" w:eastAsia="Times New Roman" w:hAnsi="Arial" w:cs="Arial"/>
          <w:sz w:val="20"/>
          <w:szCs w:val="20"/>
        </w:rPr>
        <w:t xml:space="preserve"> direction of causality between </w:t>
      </w:r>
      <w:r w:rsidRPr="00961490">
        <w:rPr>
          <w:rFonts w:ascii="Arial" w:eastAsia="Times New Roman" w:hAnsi="Arial" w:cs="Arial"/>
          <w:i/>
          <w:sz w:val="20"/>
          <w:szCs w:val="20"/>
        </w:rPr>
        <w:t xml:space="preserve">Endozoicomonas </w:t>
      </w:r>
      <w:ins w:id="523" w:author="Microsoft Office User" w:date="2024-10-28T13:40:00Z">
        <w:r w:rsidR="005A4D34">
          <w:rPr>
            <w:rFonts w:ascii="Arial" w:eastAsia="Times New Roman" w:hAnsi="Arial" w:cs="Arial"/>
            <w:iCs/>
            <w:sz w:val="20"/>
            <w:szCs w:val="20"/>
          </w:rPr>
          <w:t xml:space="preserve">relative </w:t>
        </w:r>
      </w:ins>
      <w:r w:rsidRPr="00961490">
        <w:rPr>
          <w:rFonts w:ascii="Arial" w:eastAsia="Times New Roman" w:hAnsi="Arial" w:cs="Arial"/>
          <w:sz w:val="20"/>
          <w:szCs w:val="20"/>
        </w:rPr>
        <w:t>abundance, disease susceptibility and growth rate</w:t>
      </w:r>
      <w:r>
        <w:rPr>
          <w:rFonts w:ascii="Arial" w:eastAsia="Times New Roman" w:hAnsi="Arial" w:cs="Arial"/>
          <w:sz w:val="20"/>
          <w:szCs w:val="20"/>
        </w:rPr>
        <w:t xml:space="preserve"> during coral evolution</w:t>
      </w:r>
      <w:r w:rsidRPr="00961490">
        <w:rPr>
          <w:rFonts w:ascii="Arial" w:eastAsia="Times New Roman" w:hAnsi="Arial" w:cs="Arial"/>
          <w:sz w:val="20"/>
          <w:szCs w:val="20"/>
        </w:rPr>
        <w:t xml:space="preserve"> using both Brownian Motion (blue) and Pagel’s Lambda (green, dotted) evolutionary models. The thickness of the lines represents the averaged standardized path coefficients of the top competing models based on CICc values (Supplementary Data </w:t>
      </w:r>
      <w:commentRangeStart w:id="524"/>
      <w:r w:rsidRPr="00961490">
        <w:rPr>
          <w:rFonts w:ascii="Arial" w:eastAsia="Times New Roman" w:hAnsi="Arial" w:cs="Arial"/>
          <w:sz w:val="20"/>
          <w:szCs w:val="20"/>
        </w:rPr>
        <w:t>Table 1</w:t>
      </w:r>
      <w:r>
        <w:rPr>
          <w:rFonts w:ascii="Arial" w:eastAsia="Times New Roman" w:hAnsi="Arial" w:cs="Arial"/>
          <w:sz w:val="20"/>
          <w:szCs w:val="20"/>
        </w:rPr>
        <w:t>2</w:t>
      </w:r>
      <w:commentRangeEnd w:id="524"/>
      <w:r w:rsidR="002049D3">
        <w:rPr>
          <w:rStyle w:val="CommentReference"/>
          <w:rFonts w:ascii="Times New Roman" w:eastAsia="Times New Roman" w:hAnsi="Times New Roman" w:cs="Times New Roman"/>
        </w:rPr>
        <w:commentReference w:id="524"/>
      </w:r>
      <w:r w:rsidRPr="00961490">
        <w:rPr>
          <w:rFonts w:ascii="Arial" w:eastAsia="Times New Roman" w:hAnsi="Arial" w:cs="Arial"/>
          <w:sz w:val="20"/>
          <w:szCs w:val="20"/>
        </w:rPr>
        <w:t>).</w:t>
      </w:r>
      <w:ins w:id="525" w:author="Microsoft Office User" w:date="2024-11-02T11:37:00Z">
        <w:r w:rsidR="004E3121">
          <w:rPr>
            <w:rFonts w:ascii="Arial" w:eastAsia="Times New Roman" w:hAnsi="Arial" w:cs="Arial"/>
            <w:sz w:val="20"/>
            <w:szCs w:val="20"/>
          </w:rPr>
          <w:t xml:space="preserve"> </w:t>
        </w:r>
      </w:ins>
      <w:r w:rsidR="00961490">
        <w:rPr>
          <w:rFonts w:ascii="Arial" w:hAnsi="Arial" w:cs="Arial"/>
          <w:color w:val="000000"/>
          <w:sz w:val="20"/>
          <w:szCs w:val="20"/>
        </w:rPr>
        <w:br w:type="page"/>
      </w:r>
    </w:p>
    <w:p w14:paraId="28B8584B" w14:textId="1593E06D" w:rsidR="00980C22" w:rsidRDefault="00980C22" w:rsidP="00961490">
      <w:pPr>
        <w:keepNext/>
        <w:pBdr>
          <w:top w:val="nil"/>
          <w:left w:val="nil"/>
          <w:bottom w:val="nil"/>
          <w:right w:val="nil"/>
          <w:between w:val="nil"/>
        </w:pBdr>
        <w:spacing w:before="240" w:after="60"/>
        <w:contextualSpacing/>
        <w:rPr>
          <w:rFonts w:ascii="Arial" w:hAnsi="Arial" w:cs="Arial"/>
          <w:color w:val="000000"/>
          <w:sz w:val="20"/>
          <w:szCs w:val="20"/>
        </w:rPr>
      </w:pPr>
    </w:p>
    <w:p w14:paraId="589E42DB" w14:textId="23756FB1" w:rsidR="00961490" w:rsidRPr="00961490" w:rsidRDefault="007338E0" w:rsidP="00961490">
      <w:pPr>
        <w:keepNext/>
        <w:pBdr>
          <w:top w:val="nil"/>
          <w:left w:val="nil"/>
          <w:bottom w:val="nil"/>
          <w:right w:val="nil"/>
          <w:between w:val="nil"/>
        </w:pBdr>
        <w:spacing w:before="240" w:after="60"/>
        <w:contextualSpacing/>
        <w:rPr>
          <w:rFonts w:ascii="Arial" w:hAnsi="Arial" w:cs="Arial"/>
          <w:color w:val="000000"/>
          <w:sz w:val="20"/>
          <w:szCs w:val="20"/>
        </w:rPr>
      </w:pPr>
      <w:r>
        <w:rPr>
          <w:rFonts w:ascii="Arial" w:hAnsi="Arial" w:cs="Arial"/>
          <w:noProof/>
          <w:color w:val="000000"/>
          <w:sz w:val="20"/>
          <w:szCs w:val="20"/>
        </w:rPr>
        <w:drawing>
          <wp:inline distT="0" distB="0" distL="0" distR="0" wp14:anchorId="7D15FEA4" wp14:editId="36FF09CE">
            <wp:extent cx="3962400" cy="3962400"/>
            <wp:effectExtent l="0" t="0" r="0" b="0"/>
            <wp:docPr id="1783009544" name="Picture 1" descr="A diagram of a healthy and healthy lif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009544" name="Picture 1" descr="A diagram of a healthy and healthy life&#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962400" cy="3962400"/>
                    </a:xfrm>
                    <a:prstGeom prst="rect">
                      <a:avLst/>
                    </a:prstGeom>
                  </pic:spPr>
                </pic:pic>
              </a:graphicData>
            </a:graphic>
          </wp:inline>
        </w:drawing>
      </w:r>
    </w:p>
    <w:p w14:paraId="421FC490" w14:textId="4C2EED38" w:rsidR="00270945" w:rsidRPr="0093644C" w:rsidRDefault="007A7BE8" w:rsidP="007A7BE8">
      <w:pPr>
        <w:rPr>
          <w:rFonts w:ascii="Arial" w:eastAsia="Times New Roman" w:hAnsi="Arial" w:cs="Arial"/>
          <w:sz w:val="20"/>
          <w:szCs w:val="20"/>
        </w:rPr>
      </w:pPr>
      <w:r w:rsidRPr="00961490">
        <w:rPr>
          <w:rFonts w:ascii="Arial" w:hAnsi="Arial" w:cs="Arial"/>
          <w:b/>
          <w:bCs/>
          <w:color w:val="000000"/>
          <w:sz w:val="20"/>
          <w:szCs w:val="20"/>
        </w:rPr>
        <w:t xml:space="preserve">Figure 4. </w:t>
      </w:r>
      <w:r w:rsidRPr="00961490">
        <w:rPr>
          <w:rFonts w:ascii="Arial" w:eastAsia="Times New Roman" w:hAnsi="Arial" w:cs="Arial"/>
          <w:b/>
          <w:i/>
          <w:iCs/>
          <w:sz w:val="20"/>
          <w:szCs w:val="20"/>
        </w:rPr>
        <w:t>Endozoicomonas</w:t>
      </w:r>
      <w:r w:rsidRPr="00961490">
        <w:rPr>
          <w:rFonts w:ascii="Arial" w:eastAsia="Times New Roman" w:hAnsi="Arial" w:cs="Arial"/>
          <w:b/>
          <w:sz w:val="20"/>
          <w:szCs w:val="20"/>
        </w:rPr>
        <w:t xml:space="preserve"> dominance facilitates life history tradeoffs.  </w:t>
      </w:r>
      <w:r w:rsidRPr="00961490">
        <w:rPr>
          <w:rFonts w:ascii="Arial" w:eastAsia="Times New Roman" w:hAnsi="Arial" w:cs="Arial"/>
          <w:sz w:val="20"/>
          <w:szCs w:val="20"/>
        </w:rPr>
        <w:t xml:space="preserve">Conceptual hypothesis on the role </w:t>
      </w:r>
      <w:r w:rsidRPr="00961490">
        <w:rPr>
          <w:rFonts w:ascii="Arial" w:eastAsia="Times New Roman" w:hAnsi="Arial" w:cs="Arial"/>
          <w:i/>
          <w:sz w:val="20"/>
          <w:szCs w:val="20"/>
        </w:rPr>
        <w:t xml:space="preserve">Endozoicomonas </w:t>
      </w:r>
      <w:r>
        <w:rPr>
          <w:rFonts w:ascii="Arial" w:eastAsia="Times New Roman" w:hAnsi="Arial" w:cs="Arial"/>
          <w:sz w:val="20"/>
          <w:szCs w:val="20"/>
        </w:rPr>
        <w:t>dominance in coral microbiomes</w:t>
      </w:r>
      <w:r w:rsidRPr="00961490">
        <w:rPr>
          <w:rFonts w:ascii="Arial" w:eastAsia="Times New Roman" w:hAnsi="Arial" w:cs="Arial"/>
          <w:sz w:val="20"/>
          <w:szCs w:val="20"/>
        </w:rPr>
        <w:t xml:space="preserve"> </w:t>
      </w:r>
      <w:r>
        <w:rPr>
          <w:rFonts w:ascii="Arial" w:eastAsia="Times New Roman" w:hAnsi="Arial" w:cs="Arial"/>
          <w:sz w:val="20"/>
          <w:szCs w:val="20"/>
        </w:rPr>
        <w:t xml:space="preserve">(teal icons, top row) </w:t>
      </w:r>
      <w:r w:rsidRPr="00961490">
        <w:rPr>
          <w:rFonts w:ascii="Arial" w:eastAsia="Times New Roman" w:hAnsi="Arial" w:cs="Arial"/>
          <w:sz w:val="20"/>
          <w:szCs w:val="20"/>
        </w:rPr>
        <w:t xml:space="preserve">plays in the tradeoff between growth and defense </w:t>
      </w:r>
      <w:r>
        <w:rPr>
          <w:rFonts w:ascii="Arial" w:eastAsia="Times New Roman" w:hAnsi="Arial" w:cs="Arial"/>
          <w:sz w:val="20"/>
          <w:szCs w:val="20"/>
        </w:rPr>
        <w:t>under varying environmental conditions.</w:t>
      </w:r>
      <w:r w:rsidRPr="00961490">
        <w:rPr>
          <w:rFonts w:ascii="Arial" w:eastAsia="Times New Roman" w:hAnsi="Arial" w:cs="Arial"/>
          <w:sz w:val="20"/>
          <w:szCs w:val="20"/>
        </w:rPr>
        <w:t xml:space="preserve"> </w:t>
      </w:r>
      <w:r>
        <w:rPr>
          <w:rFonts w:ascii="Arial" w:eastAsia="Times New Roman" w:hAnsi="Arial" w:cs="Arial"/>
          <w:i/>
          <w:iCs/>
          <w:sz w:val="20"/>
          <w:szCs w:val="20"/>
        </w:rPr>
        <w:t>Endozoicomonas</w:t>
      </w:r>
      <w:r>
        <w:rPr>
          <w:rFonts w:ascii="Arial" w:eastAsia="Times New Roman" w:hAnsi="Arial" w:cs="Arial"/>
          <w:sz w:val="20"/>
          <w:szCs w:val="20"/>
        </w:rPr>
        <w:t xml:space="preserve">-dominated microbiomes may A) provide a metabolic advantage for growth under normal environmental conditions (top left), but B) lack the ecological, structural or immunological defenses against pathogen invasion, and therefore become susceptible to disease under stressful environmental conditions (top right). In contrast, microbiomes not dominated by </w:t>
      </w:r>
      <w:r w:rsidRPr="007F6DB8">
        <w:rPr>
          <w:rFonts w:ascii="Arial" w:eastAsia="Times New Roman" w:hAnsi="Arial" w:cs="Arial"/>
          <w:i/>
          <w:iCs/>
          <w:sz w:val="20"/>
          <w:szCs w:val="20"/>
        </w:rPr>
        <w:t>Endozoicomonas</w:t>
      </w:r>
      <w:r>
        <w:rPr>
          <w:rFonts w:ascii="Arial" w:eastAsia="Times New Roman" w:hAnsi="Arial" w:cs="Arial"/>
          <w:sz w:val="20"/>
          <w:szCs w:val="20"/>
        </w:rPr>
        <w:t xml:space="preserve"> (bottom left) grow slower, but may have lower disease susceptibility in stressful environmental conditions (bottom right).</w:t>
      </w:r>
    </w:p>
    <w:sectPr w:rsidR="00270945" w:rsidRPr="0093644C" w:rsidSect="00AF40C3">
      <w:headerReference w:type="default" r:id="rId17"/>
      <w:footerReference w:type="default" r:id="rId18"/>
      <w:type w:val="continuous"/>
      <w:pgSz w:w="12240" w:h="15840"/>
      <w:pgMar w:top="1440" w:right="1800" w:bottom="1440" w:left="1800" w:header="720" w:footer="720" w:gutter="0"/>
      <w:lnNumType w:countBy="1" w:restart="continuous"/>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19" w:author="Microsoft Office User" w:date="2024-11-02T11:56:00Z" w:initials="MOU">
    <w:p w14:paraId="63200ACA" w14:textId="77777777" w:rsidR="0042741C" w:rsidRDefault="0042741C" w:rsidP="0042741C">
      <w:r>
        <w:rPr>
          <w:rStyle w:val="CommentReference"/>
        </w:rPr>
        <w:annotationRef/>
      </w:r>
      <w:r>
        <w:rPr>
          <w:rFonts w:ascii="Times New Roman" w:eastAsia="Times New Roman" w:hAnsi="Times New Roman" w:cs="Times New Roman"/>
          <w:color w:val="000000"/>
          <w:sz w:val="20"/>
          <w:szCs w:val="20"/>
        </w:rPr>
        <w:t>We need the rest of the PGLS results here</w:t>
      </w:r>
    </w:p>
  </w:comment>
  <w:comment w:id="220" w:author="Microsoft Office User" w:date="2024-11-02T11:59:00Z" w:initials="MOU">
    <w:p w14:paraId="337B9A8A" w14:textId="77777777" w:rsidR="0042741C" w:rsidRDefault="0042741C" w:rsidP="0042741C">
      <w:r>
        <w:rPr>
          <w:rStyle w:val="CommentReference"/>
        </w:rPr>
        <w:annotationRef/>
      </w:r>
      <w:r>
        <w:rPr>
          <w:rFonts w:ascii="Times New Roman" w:eastAsia="Times New Roman" w:hAnsi="Times New Roman" w:cs="Times New Roman"/>
          <w:color w:val="000000"/>
          <w:sz w:val="20"/>
          <w:szCs w:val="20"/>
        </w:rPr>
        <w:t>Can only find the PGLS results for growth rate, not disease, on GitHub</w:t>
      </w:r>
    </w:p>
  </w:comment>
  <w:comment w:id="225" w:author="Microsoft Office User" w:date="2024-11-02T12:02:00Z" w:initials="MOU">
    <w:p w14:paraId="487CB038" w14:textId="77777777" w:rsidR="002049D3" w:rsidRDefault="002049D3" w:rsidP="002049D3">
      <w:r>
        <w:rPr>
          <w:rStyle w:val="CommentReference"/>
        </w:rPr>
        <w:annotationRef/>
      </w:r>
      <w:r>
        <w:rPr>
          <w:rFonts w:ascii="Times New Roman" w:eastAsia="Times New Roman" w:hAnsi="Times New Roman" w:cs="Times New Roman"/>
          <w:color w:val="000000"/>
          <w:sz w:val="20"/>
          <w:szCs w:val="20"/>
        </w:rPr>
        <w:t>Do we need this as a table?</w:t>
      </w:r>
    </w:p>
  </w:comment>
  <w:comment w:id="226" w:author="Microsoft Office User" w:date="2024-11-02T12:04:00Z" w:initials="MOU">
    <w:p w14:paraId="247439D8" w14:textId="77777777" w:rsidR="002049D3" w:rsidRDefault="002049D3" w:rsidP="002049D3">
      <w:r>
        <w:rPr>
          <w:rStyle w:val="CommentReference"/>
        </w:rPr>
        <w:annotationRef/>
      </w:r>
      <w:r>
        <w:rPr>
          <w:rFonts w:ascii="Times New Roman" w:eastAsia="Times New Roman" w:hAnsi="Times New Roman" w:cs="Times New Roman"/>
          <w:color w:val="000000"/>
          <w:sz w:val="20"/>
          <w:szCs w:val="20"/>
        </w:rPr>
        <w:t>Will have to be Data Table 12, making current Data Table 12 change to 13 (highlighted in ms)</w:t>
      </w:r>
    </w:p>
  </w:comment>
  <w:comment w:id="233" w:author="Microsoft Office User" w:date="2024-11-04T10:15:00Z" w:initials="MOU">
    <w:p w14:paraId="11AB003E" w14:textId="3EA610B5" w:rsidR="00E34A3A" w:rsidRPr="0045598B" w:rsidRDefault="00E34A3A">
      <w:pPr>
        <w:pStyle w:val="CommentText"/>
      </w:pPr>
      <w:r>
        <w:rPr>
          <w:rStyle w:val="CommentReference"/>
        </w:rPr>
        <w:annotationRef/>
      </w:r>
      <w:r w:rsidR="00000000">
        <w:rPr>
          <w:noProof/>
        </w:rPr>
        <w:t>Take out</w:t>
      </w:r>
    </w:p>
  </w:comment>
  <w:comment w:id="329" w:author="Microsoft Office User" w:date="2024-11-04T10:26:00Z" w:initials="MOU">
    <w:p w14:paraId="0C344CE8" w14:textId="6CFAC907" w:rsidR="00C16D03" w:rsidRPr="0045598B" w:rsidRDefault="00C16D03">
      <w:pPr>
        <w:pStyle w:val="CommentText"/>
        <w:rPr>
          <w:strike/>
        </w:rPr>
      </w:pPr>
      <w:r>
        <w:rPr>
          <w:rStyle w:val="CommentReference"/>
        </w:rPr>
        <w:annotationRef/>
      </w:r>
      <w:r w:rsidR="00000000">
        <w:rPr>
          <w:noProof/>
        </w:rPr>
        <w:t>Move down</w:t>
      </w:r>
    </w:p>
  </w:comment>
  <w:comment w:id="398" w:author="Microsoft Office User" w:date="2024-11-04T10:26:00Z" w:initials="MOU">
    <w:p w14:paraId="221A77C9" w14:textId="77777777" w:rsidR="0045598B" w:rsidRPr="0045598B" w:rsidRDefault="0045598B" w:rsidP="0045598B">
      <w:pPr>
        <w:pStyle w:val="CommentText"/>
        <w:rPr>
          <w:strike/>
        </w:rPr>
      </w:pPr>
      <w:r>
        <w:rPr>
          <w:rStyle w:val="CommentReference"/>
        </w:rPr>
        <w:annotationRef/>
      </w:r>
      <w:r>
        <w:rPr>
          <w:noProof/>
        </w:rPr>
        <w:t>Move down</w:t>
      </w:r>
    </w:p>
  </w:comment>
  <w:comment w:id="482" w:author="Microsoft Office User" w:date="2024-11-02T12:03:00Z" w:initials="MOU">
    <w:p w14:paraId="387C4400" w14:textId="16C20ACF" w:rsidR="002049D3" w:rsidRDefault="002049D3" w:rsidP="002049D3">
      <w:r>
        <w:rPr>
          <w:rStyle w:val="CommentReference"/>
        </w:rPr>
        <w:annotationRef/>
      </w:r>
      <w:r>
        <w:rPr>
          <w:rFonts w:ascii="Times New Roman" w:eastAsia="Times New Roman" w:hAnsi="Times New Roman" w:cs="Times New Roman"/>
          <w:color w:val="000000"/>
          <w:sz w:val="20"/>
          <w:szCs w:val="20"/>
        </w:rPr>
        <w:t xml:space="preserve">Might need to make this 13, if we add Endo data table in. </w:t>
      </w:r>
    </w:p>
  </w:comment>
  <w:comment w:id="524" w:author="Microsoft Office User" w:date="2024-11-02T12:03:00Z" w:initials="MOU">
    <w:p w14:paraId="7223634A" w14:textId="77777777" w:rsidR="002049D3" w:rsidRDefault="002049D3" w:rsidP="002049D3">
      <w:r>
        <w:rPr>
          <w:rStyle w:val="CommentReference"/>
        </w:rPr>
        <w:annotationRef/>
      </w:r>
      <w:r>
        <w:rPr>
          <w:rFonts w:ascii="Times New Roman" w:eastAsia="Times New Roman" w:hAnsi="Times New Roman" w:cs="Times New Roman"/>
          <w:color w:val="000000"/>
          <w:sz w:val="20"/>
          <w:szCs w:val="20"/>
        </w:rPr>
        <w:t xml:space="preserve">Might need to make this 13, if we add Endo data table in.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3200ACA" w15:done="0"/>
  <w15:commentEx w15:paraId="337B9A8A" w15:paraIdParent="63200ACA" w15:done="0"/>
  <w15:commentEx w15:paraId="487CB038" w15:done="0"/>
  <w15:commentEx w15:paraId="247439D8" w15:paraIdParent="487CB038" w15:done="0"/>
  <w15:commentEx w15:paraId="11AB003E" w15:done="0"/>
  <w15:commentEx w15:paraId="0C344CE8" w15:done="0"/>
  <w15:commentEx w15:paraId="221A77C9" w15:done="0"/>
  <w15:commentEx w15:paraId="387C4400" w15:done="0"/>
  <w15:commentEx w15:paraId="7223634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31CE3B93" w16cex:dateUtc="2024-11-02T11:56:00Z"/>
  <w16cex:commentExtensible w16cex:durableId="795F0F32" w16cex:dateUtc="2024-11-02T11:59:00Z"/>
  <w16cex:commentExtensible w16cex:durableId="61321BA0" w16cex:dateUtc="2024-11-02T12:02:00Z"/>
  <w16cex:commentExtensible w16cex:durableId="1DF2F6CE" w16cex:dateUtc="2024-11-02T12:04:00Z"/>
  <w16cex:commentExtensible w16cex:durableId="2AD31D37" w16cex:dateUtc="2024-11-04T18:15:00Z"/>
  <w16cex:commentExtensible w16cex:durableId="2AD31FCD" w16cex:dateUtc="2024-11-04T18:26:00Z"/>
  <w16cex:commentExtensible w16cex:durableId="2AD320BF" w16cex:dateUtc="2024-11-04T18:26:00Z"/>
  <w16cex:commentExtensible w16cex:durableId="1EF9F7D2" w16cex:dateUtc="2024-11-02T12:03:00Z"/>
  <w16cex:commentExtensible w16cex:durableId="4D612435" w16cex:dateUtc="2024-11-02T12:0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3200ACA" w16cid:durableId="31CE3B93"/>
  <w16cid:commentId w16cid:paraId="337B9A8A" w16cid:durableId="795F0F32"/>
  <w16cid:commentId w16cid:paraId="487CB038" w16cid:durableId="61321BA0"/>
  <w16cid:commentId w16cid:paraId="247439D8" w16cid:durableId="1DF2F6CE"/>
  <w16cid:commentId w16cid:paraId="11AB003E" w16cid:durableId="2AD31D37"/>
  <w16cid:commentId w16cid:paraId="0C344CE8" w16cid:durableId="2AD31FCD"/>
  <w16cid:commentId w16cid:paraId="221A77C9" w16cid:durableId="2AD320BF"/>
  <w16cid:commentId w16cid:paraId="387C4400" w16cid:durableId="1EF9F7D2"/>
  <w16cid:commentId w16cid:paraId="7223634A" w16cid:durableId="4D61243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FD6BB7" w14:textId="77777777" w:rsidR="00523B38" w:rsidRDefault="00523B38">
      <w:pPr>
        <w:spacing w:after="0"/>
      </w:pPr>
      <w:r>
        <w:separator/>
      </w:r>
    </w:p>
  </w:endnote>
  <w:endnote w:type="continuationSeparator" w:id="0">
    <w:p w14:paraId="550FF32B" w14:textId="77777777" w:rsidR="00523B38" w:rsidRDefault="00523B3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Gungsuh">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3444FA" w14:textId="1FB46D1A" w:rsidR="00E6133D" w:rsidRDefault="00E6133D">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sidR="007527BE">
      <w:rPr>
        <w:noProof/>
        <w:color w:val="000000"/>
      </w:rPr>
      <w:t>2</w:t>
    </w:r>
    <w:r>
      <w:rPr>
        <w:color w:val="000000"/>
      </w:rPr>
      <w:fldChar w:fldCharType="end"/>
    </w:r>
  </w:p>
  <w:p w14:paraId="5346F214" w14:textId="77777777" w:rsidR="00E6133D" w:rsidRDefault="00E6133D">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D6E35B" w14:textId="77777777" w:rsidR="00523B38" w:rsidRDefault="00523B38">
      <w:pPr>
        <w:spacing w:after="0"/>
      </w:pPr>
      <w:r>
        <w:separator/>
      </w:r>
    </w:p>
  </w:footnote>
  <w:footnote w:type="continuationSeparator" w:id="0">
    <w:p w14:paraId="2821F9D1" w14:textId="77777777" w:rsidR="00523B38" w:rsidRDefault="00523B38">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604CCF" w14:textId="77777777" w:rsidR="00E6133D" w:rsidRDefault="00E6133D">
    <w:pPr>
      <w:jc w:val="right"/>
      <w:rPr>
        <w:sz w:val="20"/>
        <w:szCs w:val="20"/>
      </w:rPr>
    </w:pPr>
  </w:p>
  <w:p w14:paraId="186F9857" w14:textId="77777777" w:rsidR="00E6133D" w:rsidRDefault="00E6133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AC5390"/>
    <w:multiLevelType w:val="multilevel"/>
    <w:tmpl w:val="E0FCC29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3F8D4926"/>
    <w:multiLevelType w:val="hybridMultilevel"/>
    <w:tmpl w:val="180283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C733D92"/>
    <w:multiLevelType w:val="multilevel"/>
    <w:tmpl w:val="880254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21557196">
    <w:abstractNumId w:val="0"/>
  </w:num>
  <w:num w:numId="2" w16cid:durableId="2071993932">
    <w:abstractNumId w:val="1"/>
  </w:num>
  <w:num w:numId="3" w16cid:durableId="82721558">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133D"/>
    <w:rsid w:val="00006ECB"/>
    <w:rsid w:val="000245B5"/>
    <w:rsid w:val="000647A2"/>
    <w:rsid w:val="000705E7"/>
    <w:rsid w:val="000C3044"/>
    <w:rsid w:val="000E3957"/>
    <w:rsid w:val="000F0E29"/>
    <w:rsid w:val="00133DAB"/>
    <w:rsid w:val="00152711"/>
    <w:rsid w:val="00156C2B"/>
    <w:rsid w:val="001918C4"/>
    <w:rsid w:val="001E011D"/>
    <w:rsid w:val="001E7B35"/>
    <w:rsid w:val="00201946"/>
    <w:rsid w:val="002049D3"/>
    <w:rsid w:val="002221C7"/>
    <w:rsid w:val="00231978"/>
    <w:rsid w:val="0023358D"/>
    <w:rsid w:val="0023715A"/>
    <w:rsid w:val="00246861"/>
    <w:rsid w:val="00251476"/>
    <w:rsid w:val="0025566D"/>
    <w:rsid w:val="00270945"/>
    <w:rsid w:val="002A7053"/>
    <w:rsid w:val="002B2848"/>
    <w:rsid w:val="002F1CD2"/>
    <w:rsid w:val="002F3DA0"/>
    <w:rsid w:val="003038DA"/>
    <w:rsid w:val="00311725"/>
    <w:rsid w:val="00312DC2"/>
    <w:rsid w:val="003179B0"/>
    <w:rsid w:val="00332B8B"/>
    <w:rsid w:val="00333F4D"/>
    <w:rsid w:val="003343E2"/>
    <w:rsid w:val="00346790"/>
    <w:rsid w:val="00351696"/>
    <w:rsid w:val="003523AB"/>
    <w:rsid w:val="003830A5"/>
    <w:rsid w:val="00384E59"/>
    <w:rsid w:val="003A6A7D"/>
    <w:rsid w:val="003A7855"/>
    <w:rsid w:val="003B061C"/>
    <w:rsid w:val="003B1D05"/>
    <w:rsid w:val="003B76EA"/>
    <w:rsid w:val="003D7494"/>
    <w:rsid w:val="003F179A"/>
    <w:rsid w:val="00407BD0"/>
    <w:rsid w:val="00414B79"/>
    <w:rsid w:val="0042741C"/>
    <w:rsid w:val="004408E5"/>
    <w:rsid w:val="0045598B"/>
    <w:rsid w:val="00463A4D"/>
    <w:rsid w:val="004730E9"/>
    <w:rsid w:val="00474D11"/>
    <w:rsid w:val="004768C8"/>
    <w:rsid w:val="00483D1D"/>
    <w:rsid w:val="004B135C"/>
    <w:rsid w:val="004B1818"/>
    <w:rsid w:val="004B3D04"/>
    <w:rsid w:val="004E3121"/>
    <w:rsid w:val="004F06EA"/>
    <w:rsid w:val="00505DE3"/>
    <w:rsid w:val="00507FF6"/>
    <w:rsid w:val="00523B38"/>
    <w:rsid w:val="005859EF"/>
    <w:rsid w:val="005908B3"/>
    <w:rsid w:val="005A4D34"/>
    <w:rsid w:val="005A78D5"/>
    <w:rsid w:val="005B141A"/>
    <w:rsid w:val="005B5B31"/>
    <w:rsid w:val="005C3A0C"/>
    <w:rsid w:val="005C7DD7"/>
    <w:rsid w:val="005F1366"/>
    <w:rsid w:val="00612F57"/>
    <w:rsid w:val="00623869"/>
    <w:rsid w:val="006374EA"/>
    <w:rsid w:val="00652E0A"/>
    <w:rsid w:val="006663CE"/>
    <w:rsid w:val="006B5D26"/>
    <w:rsid w:val="006D5FE3"/>
    <w:rsid w:val="00707DE2"/>
    <w:rsid w:val="007141C2"/>
    <w:rsid w:val="007338E0"/>
    <w:rsid w:val="007372D3"/>
    <w:rsid w:val="00745B3D"/>
    <w:rsid w:val="007527BE"/>
    <w:rsid w:val="00786E7F"/>
    <w:rsid w:val="007879EF"/>
    <w:rsid w:val="007A7BE8"/>
    <w:rsid w:val="007B209E"/>
    <w:rsid w:val="007B22A3"/>
    <w:rsid w:val="007D3CF8"/>
    <w:rsid w:val="00807677"/>
    <w:rsid w:val="008242C9"/>
    <w:rsid w:val="00831F35"/>
    <w:rsid w:val="00845EF6"/>
    <w:rsid w:val="00847C6F"/>
    <w:rsid w:val="00852AF7"/>
    <w:rsid w:val="00877DFA"/>
    <w:rsid w:val="0088066B"/>
    <w:rsid w:val="008A1949"/>
    <w:rsid w:val="008E6DB8"/>
    <w:rsid w:val="00904FBD"/>
    <w:rsid w:val="00906414"/>
    <w:rsid w:val="00931AB6"/>
    <w:rsid w:val="0093644C"/>
    <w:rsid w:val="00961490"/>
    <w:rsid w:val="00961D00"/>
    <w:rsid w:val="00980C22"/>
    <w:rsid w:val="00982817"/>
    <w:rsid w:val="00993F13"/>
    <w:rsid w:val="009A6B1B"/>
    <w:rsid w:val="009D3A12"/>
    <w:rsid w:val="009E04D5"/>
    <w:rsid w:val="009E267C"/>
    <w:rsid w:val="009E4D76"/>
    <w:rsid w:val="009E7CFE"/>
    <w:rsid w:val="009F66BE"/>
    <w:rsid w:val="00A1401C"/>
    <w:rsid w:val="00A143DC"/>
    <w:rsid w:val="00A32B03"/>
    <w:rsid w:val="00A53343"/>
    <w:rsid w:val="00A635A9"/>
    <w:rsid w:val="00A67AC9"/>
    <w:rsid w:val="00A706E6"/>
    <w:rsid w:val="00A71BED"/>
    <w:rsid w:val="00A84FF9"/>
    <w:rsid w:val="00A85CC3"/>
    <w:rsid w:val="00AB043D"/>
    <w:rsid w:val="00AE60EF"/>
    <w:rsid w:val="00AE7C6A"/>
    <w:rsid w:val="00AF3C99"/>
    <w:rsid w:val="00AF40C3"/>
    <w:rsid w:val="00B17150"/>
    <w:rsid w:val="00B30924"/>
    <w:rsid w:val="00B3677A"/>
    <w:rsid w:val="00B36883"/>
    <w:rsid w:val="00B40DE1"/>
    <w:rsid w:val="00B4169B"/>
    <w:rsid w:val="00B9147E"/>
    <w:rsid w:val="00BA052C"/>
    <w:rsid w:val="00BB6DA8"/>
    <w:rsid w:val="00BF4E69"/>
    <w:rsid w:val="00BF5475"/>
    <w:rsid w:val="00C04DDF"/>
    <w:rsid w:val="00C059B3"/>
    <w:rsid w:val="00C16D03"/>
    <w:rsid w:val="00C23DDD"/>
    <w:rsid w:val="00C80A23"/>
    <w:rsid w:val="00C81643"/>
    <w:rsid w:val="00C96F29"/>
    <w:rsid w:val="00C97AF8"/>
    <w:rsid w:val="00CB41DE"/>
    <w:rsid w:val="00CB5B28"/>
    <w:rsid w:val="00CC5619"/>
    <w:rsid w:val="00CF248A"/>
    <w:rsid w:val="00CF6CD3"/>
    <w:rsid w:val="00D021BE"/>
    <w:rsid w:val="00D44B56"/>
    <w:rsid w:val="00D91DAF"/>
    <w:rsid w:val="00DA6924"/>
    <w:rsid w:val="00DB72A3"/>
    <w:rsid w:val="00DC6835"/>
    <w:rsid w:val="00DE432C"/>
    <w:rsid w:val="00DF0604"/>
    <w:rsid w:val="00DF48AE"/>
    <w:rsid w:val="00DF71E5"/>
    <w:rsid w:val="00E01958"/>
    <w:rsid w:val="00E227EE"/>
    <w:rsid w:val="00E34A3A"/>
    <w:rsid w:val="00E4210C"/>
    <w:rsid w:val="00E6133D"/>
    <w:rsid w:val="00EB02BE"/>
    <w:rsid w:val="00EF39F7"/>
    <w:rsid w:val="00EF57E3"/>
    <w:rsid w:val="00F126F5"/>
    <w:rsid w:val="00F126FF"/>
    <w:rsid w:val="00F305AE"/>
    <w:rsid w:val="00F34013"/>
    <w:rsid w:val="00F44CA0"/>
    <w:rsid w:val="00F649EE"/>
    <w:rsid w:val="00F7786C"/>
    <w:rsid w:val="00F839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622619"/>
  <w15:chartTrackingRefBased/>
  <w15:docId w15:val="{0BACA329-D68F-41E1-8712-30BE2256AD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E6133D"/>
    <w:rPr>
      <w:sz w:val="16"/>
      <w:szCs w:val="16"/>
    </w:rPr>
  </w:style>
  <w:style w:type="paragraph" w:styleId="CommentText">
    <w:name w:val="annotation text"/>
    <w:basedOn w:val="Normal"/>
    <w:link w:val="CommentTextChar"/>
    <w:uiPriority w:val="99"/>
    <w:semiHidden/>
    <w:unhideWhenUsed/>
    <w:rsid w:val="00E6133D"/>
    <w:pPr>
      <w:spacing w:after="0"/>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uiPriority w:val="99"/>
    <w:semiHidden/>
    <w:rsid w:val="00E6133D"/>
    <w:rPr>
      <w:rFonts w:ascii="Times New Roman" w:eastAsia="Times New Roman" w:hAnsi="Times New Roman" w:cs="Times New Roman"/>
      <w:sz w:val="20"/>
      <w:szCs w:val="20"/>
    </w:rPr>
  </w:style>
  <w:style w:type="character" w:styleId="Hyperlink">
    <w:name w:val="Hyperlink"/>
    <w:basedOn w:val="DefaultParagraphFont"/>
    <w:uiPriority w:val="99"/>
    <w:unhideWhenUsed/>
    <w:rsid w:val="00E6133D"/>
    <w:rPr>
      <w:color w:val="0000FF" w:themeColor="hyperlink"/>
      <w:u w:val="single"/>
    </w:rPr>
  </w:style>
  <w:style w:type="paragraph" w:styleId="BalloonText">
    <w:name w:val="Balloon Text"/>
    <w:basedOn w:val="Normal"/>
    <w:link w:val="BalloonTextChar"/>
    <w:uiPriority w:val="99"/>
    <w:semiHidden/>
    <w:unhideWhenUsed/>
    <w:rsid w:val="00E6133D"/>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6133D"/>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E6133D"/>
    <w:pPr>
      <w:spacing w:after="200"/>
    </w:pPr>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E6133D"/>
    <w:rPr>
      <w:rFonts w:ascii="Times New Roman" w:eastAsia="Times New Roman" w:hAnsi="Times New Roman" w:cs="Times New Roman"/>
      <w:b/>
      <w:bCs/>
      <w:sz w:val="20"/>
      <w:szCs w:val="20"/>
    </w:rPr>
  </w:style>
  <w:style w:type="paragraph" w:customStyle="1" w:styleId="SMcaption">
    <w:name w:val="SM caption"/>
    <w:basedOn w:val="Normal"/>
    <w:qFormat/>
    <w:rsid w:val="00483D1D"/>
    <w:pPr>
      <w:spacing w:after="0"/>
    </w:pPr>
    <w:rPr>
      <w:rFonts w:ascii="Times New Roman" w:eastAsia="Times New Roman" w:hAnsi="Times New Roman" w:cs="Times New Roman"/>
      <w:sz w:val="24"/>
      <w:szCs w:val="20"/>
    </w:rPr>
  </w:style>
  <w:style w:type="paragraph" w:styleId="NormalWeb">
    <w:name w:val="Normal (Web)"/>
    <w:basedOn w:val="Normal"/>
    <w:uiPriority w:val="99"/>
    <w:semiHidden/>
    <w:rsid w:val="00483D1D"/>
    <w:pPr>
      <w:spacing w:after="0"/>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961490"/>
    <w:rPr>
      <w:color w:val="605E5C"/>
      <w:shd w:val="clear" w:color="auto" w:fill="E1DFDD"/>
    </w:rPr>
  </w:style>
  <w:style w:type="character" w:customStyle="1" w:styleId="highwire-cite-metadata-journal">
    <w:name w:val="highwire-cite-metadata-journal"/>
    <w:basedOn w:val="DefaultParagraphFont"/>
    <w:rsid w:val="00961490"/>
  </w:style>
  <w:style w:type="character" w:customStyle="1" w:styleId="highwire-cite-metadata-pages">
    <w:name w:val="highwire-cite-metadata-pages"/>
    <w:basedOn w:val="DefaultParagraphFont"/>
    <w:rsid w:val="00961490"/>
  </w:style>
  <w:style w:type="paragraph" w:styleId="Header">
    <w:name w:val="header"/>
    <w:basedOn w:val="Normal"/>
    <w:link w:val="HeaderChar"/>
    <w:uiPriority w:val="99"/>
    <w:unhideWhenUsed/>
    <w:rsid w:val="00961490"/>
    <w:pPr>
      <w:tabs>
        <w:tab w:val="center" w:pos="4680"/>
        <w:tab w:val="right" w:pos="9360"/>
      </w:tabs>
      <w:spacing w:after="0"/>
    </w:pPr>
  </w:style>
  <w:style w:type="character" w:customStyle="1" w:styleId="HeaderChar">
    <w:name w:val="Header Char"/>
    <w:basedOn w:val="DefaultParagraphFont"/>
    <w:link w:val="Header"/>
    <w:uiPriority w:val="99"/>
    <w:rsid w:val="00961490"/>
  </w:style>
  <w:style w:type="paragraph" w:styleId="Footer">
    <w:name w:val="footer"/>
    <w:basedOn w:val="Normal"/>
    <w:link w:val="FooterChar"/>
    <w:uiPriority w:val="99"/>
    <w:unhideWhenUsed/>
    <w:rsid w:val="00961490"/>
    <w:pPr>
      <w:tabs>
        <w:tab w:val="center" w:pos="4680"/>
        <w:tab w:val="right" w:pos="9360"/>
      </w:tabs>
      <w:spacing w:after="0"/>
    </w:pPr>
  </w:style>
  <w:style w:type="character" w:customStyle="1" w:styleId="FooterChar">
    <w:name w:val="Footer Char"/>
    <w:basedOn w:val="DefaultParagraphFont"/>
    <w:link w:val="Footer"/>
    <w:uiPriority w:val="99"/>
    <w:rsid w:val="00961490"/>
  </w:style>
  <w:style w:type="character" w:styleId="LineNumber">
    <w:name w:val="line number"/>
    <w:basedOn w:val="DefaultParagraphFont"/>
    <w:uiPriority w:val="99"/>
    <w:semiHidden/>
    <w:unhideWhenUsed/>
    <w:rsid w:val="00961490"/>
  </w:style>
  <w:style w:type="paragraph" w:styleId="Revision">
    <w:name w:val="Revision"/>
    <w:hidden/>
    <w:uiPriority w:val="99"/>
    <w:semiHidden/>
    <w:rsid w:val="007141C2"/>
    <w:pPr>
      <w:spacing w:after="0"/>
    </w:pPr>
  </w:style>
  <w:style w:type="paragraph" w:styleId="Bibliography">
    <w:name w:val="Bibliography"/>
    <w:basedOn w:val="Normal"/>
    <w:next w:val="Normal"/>
    <w:uiPriority w:val="37"/>
    <w:unhideWhenUsed/>
    <w:rsid w:val="002F1CD2"/>
    <w:pPr>
      <w:tabs>
        <w:tab w:val="left" w:pos="380"/>
      </w:tabs>
      <w:spacing w:after="0" w:line="480" w:lineRule="auto"/>
      <w:ind w:left="384" w:hanging="384"/>
    </w:pPr>
  </w:style>
  <w:style w:type="paragraph" w:styleId="HTMLPreformatted">
    <w:name w:val="HTML Preformatted"/>
    <w:basedOn w:val="Normal"/>
    <w:link w:val="HTMLPreformattedChar"/>
    <w:uiPriority w:val="99"/>
    <w:unhideWhenUsed/>
    <w:rsid w:val="00DF06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F0604"/>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5859E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144739">
      <w:bodyDiv w:val="1"/>
      <w:marLeft w:val="0"/>
      <w:marRight w:val="0"/>
      <w:marTop w:val="0"/>
      <w:marBottom w:val="0"/>
      <w:divBdr>
        <w:top w:val="none" w:sz="0" w:space="0" w:color="auto"/>
        <w:left w:val="none" w:sz="0" w:space="0" w:color="auto"/>
        <w:bottom w:val="none" w:sz="0" w:space="0" w:color="auto"/>
        <w:right w:val="none" w:sz="0" w:space="0" w:color="auto"/>
      </w:divBdr>
    </w:div>
    <w:div w:id="180434189">
      <w:bodyDiv w:val="1"/>
      <w:marLeft w:val="0"/>
      <w:marRight w:val="0"/>
      <w:marTop w:val="0"/>
      <w:marBottom w:val="0"/>
      <w:divBdr>
        <w:top w:val="none" w:sz="0" w:space="0" w:color="auto"/>
        <w:left w:val="none" w:sz="0" w:space="0" w:color="auto"/>
        <w:bottom w:val="none" w:sz="0" w:space="0" w:color="auto"/>
        <w:right w:val="none" w:sz="0" w:space="0" w:color="auto"/>
      </w:divBdr>
    </w:div>
    <w:div w:id="582567754">
      <w:bodyDiv w:val="1"/>
      <w:marLeft w:val="0"/>
      <w:marRight w:val="0"/>
      <w:marTop w:val="0"/>
      <w:marBottom w:val="0"/>
      <w:divBdr>
        <w:top w:val="none" w:sz="0" w:space="0" w:color="auto"/>
        <w:left w:val="none" w:sz="0" w:space="0" w:color="auto"/>
        <w:bottom w:val="none" w:sz="0" w:space="0" w:color="auto"/>
        <w:right w:val="none" w:sz="0" w:space="0" w:color="auto"/>
      </w:divBdr>
    </w:div>
    <w:div w:id="617764523">
      <w:bodyDiv w:val="1"/>
      <w:marLeft w:val="0"/>
      <w:marRight w:val="0"/>
      <w:marTop w:val="0"/>
      <w:marBottom w:val="0"/>
      <w:divBdr>
        <w:top w:val="none" w:sz="0" w:space="0" w:color="auto"/>
        <w:left w:val="none" w:sz="0" w:space="0" w:color="auto"/>
        <w:bottom w:val="none" w:sz="0" w:space="0" w:color="auto"/>
        <w:right w:val="none" w:sz="0" w:space="0" w:color="auto"/>
      </w:divBdr>
    </w:div>
    <w:div w:id="702940630">
      <w:bodyDiv w:val="1"/>
      <w:marLeft w:val="0"/>
      <w:marRight w:val="0"/>
      <w:marTop w:val="0"/>
      <w:marBottom w:val="0"/>
      <w:divBdr>
        <w:top w:val="none" w:sz="0" w:space="0" w:color="auto"/>
        <w:left w:val="none" w:sz="0" w:space="0" w:color="auto"/>
        <w:bottom w:val="none" w:sz="0" w:space="0" w:color="auto"/>
        <w:right w:val="none" w:sz="0" w:space="0" w:color="auto"/>
      </w:divBdr>
    </w:div>
    <w:div w:id="1290477762">
      <w:bodyDiv w:val="1"/>
      <w:marLeft w:val="0"/>
      <w:marRight w:val="0"/>
      <w:marTop w:val="0"/>
      <w:marBottom w:val="0"/>
      <w:divBdr>
        <w:top w:val="none" w:sz="0" w:space="0" w:color="auto"/>
        <w:left w:val="none" w:sz="0" w:space="0" w:color="auto"/>
        <w:bottom w:val="none" w:sz="0" w:space="0" w:color="auto"/>
        <w:right w:val="none" w:sz="0" w:space="0" w:color="auto"/>
      </w:divBdr>
    </w:div>
    <w:div w:id="1718773967">
      <w:bodyDiv w:val="1"/>
      <w:marLeft w:val="0"/>
      <w:marRight w:val="0"/>
      <w:marTop w:val="0"/>
      <w:marBottom w:val="0"/>
      <w:divBdr>
        <w:top w:val="none" w:sz="0" w:space="0" w:color="auto"/>
        <w:left w:val="none" w:sz="0" w:space="0" w:color="auto"/>
        <w:bottom w:val="none" w:sz="0" w:space="0" w:color="auto"/>
        <w:right w:val="none" w:sz="0" w:space="0" w:color="auto"/>
      </w:divBdr>
    </w:div>
    <w:div w:id="21149361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frrp.org/" TargetMode="External"/><Relationship Id="rId13" Type="http://schemas.openxmlformats.org/officeDocument/2006/relationships/image" Target="media/image1.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4.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3.png"/><Relationship Id="rId10" Type="http://schemas.microsoft.com/office/2011/relationships/commentsExtended" Target="commentsExtended.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060275-232B-4382-BF98-8D28A500D9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TotalTime>
  <Pages>28</Pages>
  <Words>52191</Words>
  <Characters>297495</Characters>
  <Application>Microsoft Office Word</Application>
  <DocSecurity>0</DocSecurity>
  <Lines>2479</Lines>
  <Paragraphs>697</Paragraphs>
  <ScaleCrop>false</ScaleCrop>
  <HeadingPairs>
    <vt:vector size="2" baseType="variant">
      <vt:variant>
        <vt:lpstr>Title</vt:lpstr>
      </vt:variant>
      <vt:variant>
        <vt:i4>1</vt:i4>
      </vt:variant>
    </vt:vector>
  </HeadingPairs>
  <TitlesOfParts>
    <vt:vector size="1" baseType="lpstr">
      <vt:lpstr/>
    </vt:vector>
  </TitlesOfParts>
  <Company>The National Academies</Company>
  <LinksUpToDate>false</LinksUpToDate>
  <CharactersWithSpaces>348989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Shuler, Megan</dc:creator>
  <cp:keywords/>
  <dc:description/>
  <cp:lastModifiedBy>Microsoft Office User</cp:lastModifiedBy>
  <cp:revision>4</cp:revision>
  <dcterms:created xsi:type="dcterms:W3CDTF">2024-11-04T17:28:00Z</dcterms:created>
  <dcterms:modified xsi:type="dcterms:W3CDTF">2024-11-04T18:45:00Z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id="ViKPBahs"/&gt;&lt;style id="http://www.zotero.org/styles/nature" hasBibliography="1" bibliographyStyleHasBeenSet="1"/&gt;&lt;prefs&gt;&lt;pref name="fieldType" value="Field"/&gt;&lt;pref name="dontAskDelayCitationUpdate</vt:lpwstr>
  </property>
  <property fmtid="{D5CDD505-2E9C-101B-9397-08002B2CF9AE}" pid="3" name="ZOTERO_PREF_2">
    <vt:lpwstr>s" value="true"/&gt;&lt;/prefs&gt;&lt;/data&gt;</vt:lpwstr>
  </property>
</Properties>
</file>