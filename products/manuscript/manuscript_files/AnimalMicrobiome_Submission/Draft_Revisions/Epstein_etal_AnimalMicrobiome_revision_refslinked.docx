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84208" w14:textId="77777777" w:rsidR="00C04DDF" w:rsidRPr="00961490" w:rsidRDefault="00C04DDF" w:rsidP="00C04DDF">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61AA2F94" w14:textId="77777777" w:rsidR="00C04DDF" w:rsidRPr="00246861" w:rsidRDefault="00C04DDF" w:rsidP="00C04DDF">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Pr>
          <w:rFonts w:ascii="Arial" w:eastAsia="Times New Roman" w:hAnsi="Arial" w:cs="Arial"/>
          <w:color w:val="000000"/>
          <w:sz w:val="20"/>
          <w:szCs w:val="20"/>
          <w:vertAlign w:val="superscript"/>
        </w:rPr>
        <w:t>,2*</w:t>
      </w:r>
      <w:r w:rsidRPr="00246861">
        <w:rPr>
          <w:rFonts w:ascii="Arial" w:eastAsia="Times New Roman" w:hAnsi="Arial" w:cs="Arial"/>
          <w:color w:val="000000"/>
          <w:sz w:val="20"/>
          <w:szCs w:val="20"/>
        </w:rPr>
        <w:t>, Tanya Brown</w:t>
      </w:r>
      <w:r>
        <w:rPr>
          <w:rFonts w:ascii="Arial" w:eastAsia="Times New Roman" w:hAnsi="Arial" w:cs="Arial"/>
          <w:sz w:val="20"/>
          <w:szCs w:val="20"/>
          <w:vertAlign w:val="superscript"/>
        </w:rPr>
        <w:t>3,4</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Pr>
          <w:rFonts w:ascii="Arial" w:eastAsia="Times New Roman" w:hAnsi="Arial" w:cs="Arial"/>
          <w:sz w:val="20"/>
          <w:szCs w:val="20"/>
          <w:vertAlign w:val="superscript"/>
        </w:rPr>
        <w:t>3,5</w:t>
      </w:r>
      <w:r w:rsidRPr="00246861">
        <w:rPr>
          <w:rFonts w:ascii="Arial" w:eastAsia="Times New Roman" w:hAnsi="Arial" w:cs="Arial"/>
          <w:sz w:val="20"/>
          <w:szCs w:val="20"/>
        </w:rPr>
        <w:t>, Ryan McMinds</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Pr>
          <w:rFonts w:ascii="Arial" w:eastAsia="Times New Roman" w:hAnsi="Arial" w:cs="Arial"/>
          <w:sz w:val="20"/>
          <w:szCs w:val="20"/>
          <w:vertAlign w:val="superscript"/>
        </w:rPr>
        <w:t>3</w:t>
      </w:r>
      <w:r w:rsidRPr="00246861">
        <w:rPr>
          <w:rFonts w:ascii="Arial" w:eastAsia="Times New Roman" w:hAnsi="Arial" w:cs="Arial"/>
          <w:color w:val="000000"/>
          <w:sz w:val="20"/>
          <w:szCs w:val="20"/>
          <w:vertAlign w:val="superscript"/>
        </w:rPr>
        <w:t xml:space="preserve"> </w:t>
      </w:r>
    </w:p>
    <w:p w14:paraId="58F03893" w14:textId="77777777" w:rsidR="00C04DDF" w:rsidRPr="000F0E29" w:rsidRDefault="00C04DDF" w:rsidP="00C04DDF">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Pr>
          <w:rFonts w:ascii="Arial" w:eastAsia="Times New Roman" w:hAnsi="Arial" w:cs="Arial"/>
          <w:i/>
          <w:color w:val="000000"/>
          <w:sz w:val="19"/>
          <w:szCs w:val="19"/>
        </w:rPr>
        <w:t>School of Life Sciences, University of Essex, Wivenhoe Park, Colchester, Essex CO4 3SQ, UK</w:t>
      </w:r>
    </w:p>
    <w:p w14:paraId="12B74A41" w14:textId="77777777" w:rsidR="00C04DDF" w:rsidRPr="000F0E29" w:rsidRDefault="00C04DDF" w:rsidP="00C04DDF">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Pr="00961490">
        <w:rPr>
          <w:rFonts w:ascii="Arial" w:eastAsia="Times New Roman" w:hAnsi="Arial" w:cs="Arial"/>
          <w:i/>
          <w:sz w:val="19"/>
          <w:szCs w:val="19"/>
        </w:rPr>
        <w:t xml:space="preserve">Department of Microbiology, Oregon State University, </w:t>
      </w:r>
      <w:r w:rsidRPr="00961490">
        <w:rPr>
          <w:rFonts w:ascii="Arial" w:eastAsia="Times New Roman" w:hAnsi="Arial" w:cs="Arial"/>
          <w:i/>
          <w:color w:val="000000"/>
          <w:sz w:val="19"/>
          <w:szCs w:val="19"/>
        </w:rPr>
        <w:t>226 Nash Hall, Corvallis, OR 97331, USA</w:t>
      </w:r>
    </w:p>
    <w:p w14:paraId="1CA853D7" w14:textId="77777777" w:rsidR="00C04DDF" w:rsidRDefault="00C04DDF" w:rsidP="00C04DDF">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Pr="00961490">
        <w:rPr>
          <w:rFonts w:ascii="Arial" w:eastAsia="Times New Roman" w:hAnsi="Arial" w:cs="Arial"/>
          <w:i/>
          <w:sz w:val="19"/>
          <w:szCs w:val="19"/>
        </w:rPr>
        <w:t>School of Science, Technology, Engineering, and Mathematics, Division of Biological Sciences, U</w:t>
      </w:r>
      <w:r w:rsidRPr="00961490">
        <w:rPr>
          <w:rFonts w:ascii="Arial" w:eastAsia="Times New Roman" w:hAnsi="Arial" w:cs="Arial"/>
          <w:i/>
          <w:color w:val="000000"/>
          <w:sz w:val="19"/>
          <w:szCs w:val="19"/>
        </w:rPr>
        <w:t>niversity of Washington</w:t>
      </w:r>
      <w:r w:rsidRPr="00961490">
        <w:rPr>
          <w:rFonts w:ascii="Arial" w:eastAsia="Times New Roman" w:hAnsi="Arial" w:cs="Arial"/>
          <w:i/>
          <w:sz w:val="19"/>
          <w:szCs w:val="19"/>
        </w:rPr>
        <w:t xml:space="preserve"> </w:t>
      </w:r>
      <w:r w:rsidRPr="00961490">
        <w:rPr>
          <w:rFonts w:ascii="Arial" w:eastAsia="Times New Roman" w:hAnsi="Arial" w:cs="Arial"/>
          <w:i/>
          <w:color w:val="000000"/>
          <w:sz w:val="19"/>
          <w:szCs w:val="19"/>
        </w:rPr>
        <w:t>Bothell, UWBB-277, Bothell, WA 98011, USA</w:t>
      </w:r>
    </w:p>
    <w:p w14:paraId="00A529BD"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5B3EE7D6" w14:textId="77777777" w:rsidR="00C04DDF"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Ecology and Evolutionary Biology, University of California, Irvine, CA 92697, USA</w:t>
      </w:r>
    </w:p>
    <w:p w14:paraId="1750F515"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17D6DAA2" w14:textId="77777777" w:rsidR="00C04DDF" w:rsidRPr="00961490" w:rsidRDefault="00C04DDF" w:rsidP="00C04DDF">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Pr="00961490">
        <w:rPr>
          <w:rFonts w:ascii="Arial" w:eastAsia="Times New Roman" w:hAnsi="Arial" w:cs="Arial"/>
          <w:i/>
          <w:sz w:val="19"/>
          <w:szCs w:val="19"/>
        </w:rPr>
        <w:t>Department of Biology, Pennsylvania State University, 208 Mueller Lab, University Park, PA 16802, USA</w:t>
      </w:r>
    </w:p>
    <w:p w14:paraId="288E2E94"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Pr="001E7B35">
        <w:rPr>
          <w:rFonts w:ascii="Arial" w:hAnsi="Arial" w:cs="Arial"/>
          <w:color w:val="000000"/>
          <w:sz w:val="20"/>
        </w:rPr>
        <w:t xml:space="preserve"> </w:t>
      </w:r>
      <w:proofErr w:type="spellStart"/>
      <w:r w:rsidRPr="001E7B35">
        <w:rPr>
          <w:rFonts w:ascii="Arial" w:hAnsi="Arial" w:cs="Arial"/>
          <w:i/>
          <w:iCs/>
          <w:color w:val="000000"/>
          <w:sz w:val="20"/>
        </w:rPr>
        <w:t>Hawaiʻi</w:t>
      </w:r>
      <w:proofErr w:type="spellEnd"/>
      <w:r w:rsidRPr="00961490">
        <w:rPr>
          <w:rFonts w:ascii="Arial" w:eastAsia="Tahoma" w:hAnsi="Arial" w:cs="Arial"/>
          <w:i/>
          <w:sz w:val="19"/>
          <w:szCs w:val="19"/>
        </w:rPr>
        <w:t xml:space="preserve"> &amp; Palmyra Program, T</w:t>
      </w:r>
      <w:r w:rsidRPr="00961490">
        <w:rPr>
          <w:rFonts w:ascii="Arial" w:eastAsia="Times New Roman" w:hAnsi="Arial" w:cs="Arial"/>
          <w:i/>
          <w:sz w:val="19"/>
          <w:szCs w:val="19"/>
        </w:rPr>
        <w:t>he Nature Conservancy, Honolulu, HI, USA</w:t>
      </w:r>
    </w:p>
    <w:p w14:paraId="719DA04E"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Pr="00961490">
        <w:rPr>
          <w:rFonts w:ascii="Arial" w:eastAsia="Times New Roman" w:hAnsi="Arial" w:cs="Arial"/>
          <w:i/>
          <w:sz w:val="19"/>
          <w:szCs w:val="19"/>
        </w:rPr>
        <w:t>School of Pharmacy, University of Washington, Seattle, WA 98195, USA</w:t>
      </w:r>
    </w:p>
    <w:p w14:paraId="471BC78C"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Pr="00961490">
        <w:rPr>
          <w:rFonts w:ascii="Arial" w:eastAsia="Times New Roman" w:hAnsi="Arial" w:cs="Arial"/>
          <w:i/>
          <w:sz w:val="19"/>
          <w:szCs w:val="19"/>
        </w:rPr>
        <w:t>College of Science and Engineering, James Cook University, Townsville, Queensland 4811, Australia</w:t>
      </w:r>
    </w:p>
    <w:p w14:paraId="0FC31F67"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11</w:t>
      </w:r>
      <w:r w:rsidRPr="00961490">
        <w:rPr>
          <w:rFonts w:ascii="Arial" w:eastAsia="Times New Roman" w:hAnsi="Arial" w:cs="Arial"/>
          <w:i/>
          <w:sz w:val="19"/>
          <w:szCs w:val="19"/>
        </w:rPr>
        <w:t>Australian Institute of Marine Science, Townsville, Queensland 4810, Australia</w:t>
      </w:r>
    </w:p>
    <w:p w14:paraId="4B986837"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30E2EFDB"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0D18714A"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7DBED75B" w14:textId="77777777"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1D58B619"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6</w:t>
      </w:r>
      <w:r w:rsidRPr="00961490">
        <w:rPr>
          <w:rFonts w:ascii="Arial" w:eastAsia="Times New Roman" w:hAnsi="Arial" w:cs="Arial"/>
          <w:i/>
          <w:sz w:val="19"/>
          <w:szCs w:val="19"/>
        </w:rPr>
        <w:t>Micronoma Inc., San Diego, La Jolla, CA 92121, USA</w:t>
      </w:r>
    </w:p>
    <w:p w14:paraId="6F4E9041" w14:textId="77777777"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7</w:t>
      </w:r>
      <w:r w:rsidRPr="00961490">
        <w:rPr>
          <w:rFonts w:ascii="Arial" w:eastAsia="Times New Roman" w:hAnsi="Arial" w:cs="Arial"/>
          <w:i/>
          <w:sz w:val="19"/>
          <w:szCs w:val="19"/>
        </w:rPr>
        <w:t>ARC Centre of Excellence for Coral Reef Studies, James Cook University, Townsville, Queensland 4811, Australia</w:t>
      </w:r>
    </w:p>
    <w:p w14:paraId="34011024" w14:textId="77777777" w:rsidR="00C04DDF" w:rsidRDefault="00C04DDF" w:rsidP="00C04DDF">
      <w:pPr>
        <w:rPr>
          <w:rFonts w:ascii="Arial" w:hAnsi="Arial" w:cs="Arial"/>
          <w:sz w:val="20"/>
          <w:szCs w:val="20"/>
        </w:rPr>
      </w:pPr>
    </w:p>
    <w:p w14:paraId="27D4F8BD" w14:textId="77777777" w:rsidR="00C04DDF" w:rsidRDefault="00C04DDF" w:rsidP="00C04DDF">
      <w:pPr>
        <w:contextualSpacing/>
        <w:rPr>
          <w:rFonts w:ascii="Arial" w:hAnsi="Arial" w:cs="Arial"/>
          <w:sz w:val="20"/>
          <w:szCs w:val="20"/>
        </w:rPr>
      </w:pPr>
      <w:r w:rsidRPr="00E6133D">
        <w:rPr>
          <w:rFonts w:ascii="Arial" w:hAnsi="Arial" w:cs="Arial"/>
          <w:sz w:val="20"/>
          <w:szCs w:val="20"/>
        </w:rPr>
        <w:t>*</w:t>
      </w:r>
      <w:r>
        <w:rPr>
          <w:rFonts w:ascii="Arial" w:hAnsi="Arial" w:cs="Arial"/>
          <w:sz w:val="20"/>
          <w:szCs w:val="20"/>
        </w:rPr>
        <w:t>Corresponding author: hannah.epstein@essex.ac.uk</w:t>
      </w:r>
    </w:p>
    <w:p w14:paraId="30574553" w14:textId="77777777" w:rsidR="00C04DDF" w:rsidRPr="00623869" w:rsidRDefault="00C04DDF" w:rsidP="00C04DDF">
      <w:pPr>
        <w:contextualSpacing/>
        <w:rPr>
          <w:rFonts w:ascii="Arial" w:hAnsi="Arial" w:cs="Arial"/>
          <w:sz w:val="20"/>
          <w:szCs w:val="20"/>
        </w:rPr>
      </w:pPr>
    </w:p>
    <w:p w14:paraId="1F0B52C0" w14:textId="77777777" w:rsidR="00C04DDF" w:rsidRPr="00E6133D" w:rsidRDefault="00C04DDF" w:rsidP="00C04DDF">
      <w:pPr>
        <w:rPr>
          <w:rFonts w:ascii="Arial" w:hAnsi="Arial" w:cs="Arial"/>
          <w:sz w:val="20"/>
          <w:szCs w:val="20"/>
        </w:rPr>
      </w:pPr>
      <w:r w:rsidRPr="00E6133D">
        <w:rPr>
          <w:rFonts w:ascii="Arial" w:hAnsi="Arial" w:cs="Arial"/>
          <w:b/>
          <w:sz w:val="20"/>
          <w:szCs w:val="20"/>
        </w:rPr>
        <w:t>Keywords</w:t>
      </w:r>
      <w:r>
        <w:rPr>
          <w:rFonts w:ascii="Arial" w:hAnsi="Arial" w:cs="Arial"/>
          <w:b/>
          <w:sz w:val="20"/>
          <w:szCs w:val="20"/>
        </w:rPr>
        <w:t xml:space="preserve">: </w:t>
      </w:r>
      <w:r>
        <w:rPr>
          <w:rFonts w:ascii="Arial" w:hAnsi="Arial" w:cs="Arial"/>
          <w:sz w:val="20"/>
          <w:szCs w:val="20"/>
        </w:rPr>
        <w:t>Evolutionary tradeoffs; Evolution, Coral Disease, Coral Microbiome, Coral Reefs</w:t>
      </w:r>
    </w:p>
    <w:p w14:paraId="1072622D" w14:textId="77777777" w:rsidR="00C04DDF" w:rsidRPr="00E6133D" w:rsidRDefault="00C04DDF" w:rsidP="00C04DDF">
      <w:pPr>
        <w:rPr>
          <w:rFonts w:ascii="Arial" w:hAnsi="Arial" w:cs="Arial"/>
          <w:b/>
          <w:sz w:val="20"/>
          <w:szCs w:val="20"/>
        </w:rPr>
      </w:pPr>
      <w:r w:rsidRPr="00E6133D">
        <w:rPr>
          <w:rFonts w:ascii="Arial" w:hAnsi="Arial" w:cs="Arial"/>
          <w:b/>
          <w:sz w:val="20"/>
          <w:szCs w:val="20"/>
        </w:rPr>
        <w:t>This PDF file includes:</w:t>
      </w:r>
    </w:p>
    <w:p w14:paraId="0F2D0455" w14:textId="77777777" w:rsidR="00C04DDF" w:rsidRDefault="00C04DDF" w:rsidP="00C04DDF">
      <w:pPr>
        <w:ind w:left="720"/>
        <w:contextualSpacing/>
        <w:rPr>
          <w:rFonts w:ascii="Arial" w:hAnsi="Arial" w:cs="Arial"/>
          <w:sz w:val="20"/>
          <w:szCs w:val="20"/>
        </w:rPr>
      </w:pPr>
      <w:r>
        <w:rPr>
          <w:rFonts w:ascii="Arial" w:hAnsi="Arial" w:cs="Arial"/>
          <w:sz w:val="20"/>
          <w:szCs w:val="20"/>
        </w:rPr>
        <w:t>Abstract</w:t>
      </w:r>
    </w:p>
    <w:p w14:paraId="4D0BFC42" w14:textId="77777777" w:rsidR="00C04DDF" w:rsidRPr="00E6133D" w:rsidRDefault="00C04DDF" w:rsidP="00C04DDF">
      <w:pPr>
        <w:ind w:left="720"/>
        <w:contextualSpacing/>
        <w:rPr>
          <w:rFonts w:ascii="Arial" w:hAnsi="Arial" w:cs="Arial"/>
          <w:sz w:val="20"/>
          <w:szCs w:val="20"/>
        </w:rPr>
      </w:pPr>
      <w:r w:rsidRPr="00E6133D">
        <w:rPr>
          <w:rFonts w:ascii="Arial" w:hAnsi="Arial" w:cs="Arial"/>
          <w:sz w:val="20"/>
          <w:szCs w:val="20"/>
        </w:rPr>
        <w:t>Main Text</w:t>
      </w:r>
    </w:p>
    <w:p w14:paraId="5FD93F79" w14:textId="77777777" w:rsidR="00C04DDF" w:rsidRDefault="00C04DDF" w:rsidP="00C04DDF">
      <w:pPr>
        <w:ind w:left="720"/>
        <w:rPr>
          <w:rFonts w:ascii="Arial" w:hAnsi="Arial" w:cs="Arial"/>
          <w:b/>
          <w:color w:val="000000"/>
          <w:sz w:val="20"/>
          <w:szCs w:val="20"/>
        </w:rPr>
      </w:pPr>
      <w:r w:rsidRPr="00E6133D">
        <w:rPr>
          <w:rFonts w:ascii="Arial" w:hAnsi="Arial" w:cs="Arial"/>
          <w:sz w:val="20"/>
          <w:szCs w:val="20"/>
        </w:rPr>
        <w:t xml:space="preserve">Figures 1 to </w:t>
      </w:r>
      <w:r>
        <w:rPr>
          <w:rFonts w:ascii="Arial" w:hAnsi="Arial" w:cs="Arial"/>
          <w:sz w:val="20"/>
          <w:szCs w:val="20"/>
        </w:rPr>
        <w:t>4</w:t>
      </w:r>
      <w:bookmarkStart w:id="0" w:name="30j0zll" w:colFirst="0" w:colLast="0"/>
      <w:bookmarkStart w:id="1" w:name="1fob9te" w:colFirst="0" w:colLast="0"/>
      <w:bookmarkEnd w:id="0"/>
      <w:bookmarkEnd w:id="1"/>
    </w:p>
    <w:p w14:paraId="40594347" w14:textId="77777777" w:rsidR="00993F13" w:rsidRDefault="00993F13" w:rsidP="00961490">
      <w:pPr>
        <w:keepNext/>
        <w:pBdr>
          <w:top w:val="nil"/>
          <w:left w:val="nil"/>
          <w:bottom w:val="nil"/>
          <w:right w:val="nil"/>
          <w:between w:val="nil"/>
        </w:pBdr>
        <w:spacing w:before="240" w:after="60"/>
        <w:rPr>
          <w:rFonts w:ascii="Arial" w:hAnsi="Arial" w:cs="Arial"/>
          <w:b/>
          <w:color w:val="000000"/>
          <w:sz w:val="20"/>
          <w:szCs w:val="20"/>
        </w:rPr>
      </w:pPr>
      <w:r>
        <w:rPr>
          <w:rFonts w:ascii="Arial" w:hAnsi="Arial" w:cs="Arial"/>
          <w:b/>
          <w:color w:val="000000"/>
          <w:sz w:val="20"/>
          <w:szCs w:val="20"/>
        </w:rPr>
        <w:br w:type="page"/>
      </w:r>
    </w:p>
    <w:p w14:paraId="6F4BB504" w14:textId="77777777" w:rsidR="00C04DDF" w:rsidRDefault="00C04DDF" w:rsidP="00C04DDF">
      <w:pPr>
        <w:rPr>
          <w:rFonts w:ascii="Arial" w:eastAsia="Times New Roman" w:hAnsi="Arial" w:cs="Arial"/>
          <w:b/>
          <w:bCs/>
          <w:sz w:val="20"/>
          <w:szCs w:val="20"/>
        </w:rPr>
      </w:pPr>
      <w:r>
        <w:rPr>
          <w:rFonts w:ascii="Arial" w:eastAsia="Times New Roman" w:hAnsi="Arial" w:cs="Arial"/>
          <w:b/>
          <w:bCs/>
          <w:sz w:val="20"/>
          <w:szCs w:val="20"/>
        </w:rPr>
        <w:lastRenderedPageBreak/>
        <w:t>Abstract:</w:t>
      </w:r>
    </w:p>
    <w:p w14:paraId="466C5483" w14:textId="77777777"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Background:</w:t>
      </w:r>
      <w:r>
        <w:rPr>
          <w:rFonts w:ascii="Arial" w:eastAsia="Times New Roman" w:hAnsi="Arial" w:cs="Arial"/>
          <w:sz w:val="20"/>
          <w:szCs w:val="20"/>
        </w:rPr>
        <w:t xml:space="preserve"> </w:t>
      </w: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xml:space="preserv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xml:space="preserve">, and </w:t>
      </w:r>
      <w:proofErr w:type="gramStart"/>
      <w:r>
        <w:rPr>
          <w:rFonts w:ascii="Arial" w:eastAsia="Times New Roman" w:hAnsi="Arial" w:cs="Arial"/>
          <w:sz w:val="20"/>
          <w:szCs w:val="20"/>
        </w:rPr>
        <w:t>ecologically-relevant</w:t>
      </w:r>
      <w:proofErr w:type="gramEnd"/>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p>
    <w:p w14:paraId="44F2FB62" w14:textId="377ABDE3"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Results</w:t>
      </w:r>
      <w:r w:rsidRPr="00AA2FC1">
        <w:rPr>
          <w:rFonts w:ascii="Arial" w:eastAsia="Times New Roman" w:hAnsi="Arial" w:cs="Arial"/>
          <w:b/>
          <w:bCs/>
          <w:i/>
          <w:iCs/>
          <w:sz w:val="20"/>
          <w:szCs w:val="20"/>
        </w:rPr>
        <w:t>:</w:t>
      </w:r>
      <w:r w:rsidRPr="00AA2FC1">
        <w:rPr>
          <w:rFonts w:ascii="Arial" w:eastAsia="Times New Roman" w:hAnsi="Arial" w:cs="Arial"/>
          <w:i/>
          <w:iCs/>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w:t>
      </w:r>
      <w:r>
        <w:rPr>
          <w:rFonts w:ascii="Arial" w:eastAsia="Times New Roman" w:hAnsi="Arial" w:cs="Arial"/>
          <w:sz w:val="20"/>
          <w:szCs w:val="20"/>
        </w:rPr>
        <w:t xml:space="preserve"> global </w:t>
      </w:r>
      <w:r w:rsidRPr="00961490">
        <w:rPr>
          <w:rFonts w:ascii="Arial" w:eastAsia="Times New Roman" w:hAnsi="Arial" w:cs="Arial"/>
          <w:sz w:val="20"/>
          <w:szCs w:val="20"/>
        </w:rPr>
        <w:t xml:space="preserve">disease prevalence </w:t>
      </w:r>
      <w:r>
        <w:rPr>
          <w:rFonts w:ascii="Arial" w:eastAsia="Times New Roman" w:hAnsi="Arial" w:cs="Arial"/>
          <w:sz w:val="20"/>
          <w:szCs w:val="20"/>
        </w:rPr>
        <w:t xml:space="preserve">and coral trait </w:t>
      </w:r>
      <w:r w:rsidRPr="00961490">
        <w:rPr>
          <w:rFonts w:ascii="Arial" w:eastAsia="Times New Roman" w:hAnsi="Arial" w:cs="Arial"/>
          <w:sz w:val="20"/>
          <w:szCs w:val="20"/>
        </w:rPr>
        <w:t>data.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trace</w:t>
      </w:r>
      <w:r>
        <w:rPr>
          <w:rFonts w:ascii="Arial" w:eastAsia="Times New Roman" w:hAnsi="Arial" w:cs="Arial"/>
          <w:sz w:val="20"/>
          <w:szCs w:val="20"/>
        </w:rPr>
        <w:t>d</w:t>
      </w:r>
      <w:r w:rsidRPr="00961490">
        <w:rPr>
          <w:rFonts w:ascii="Arial" w:eastAsia="Times New Roman" w:hAnsi="Arial" w:cs="Arial"/>
          <w:sz w:val="20"/>
          <w:szCs w:val="20"/>
        </w:rPr>
        <w:t xml:space="preserve"> this dominance-disease association to a single putatively beneficial symbiont</w:t>
      </w:r>
      <w:ins w:id="2" w:author="Microsoft Office User" w:date="2024-10-28T13:01:00Z" w16du:dateUtc="2024-10-28T13:01:00Z">
        <w:r>
          <w:rPr>
            <w:rFonts w:ascii="Arial" w:eastAsia="Times New Roman" w:hAnsi="Arial" w:cs="Arial"/>
            <w:sz w:val="20"/>
            <w:szCs w:val="20"/>
          </w:rPr>
          <w:t xml:space="preserve"> genus</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r>
        <w:rPr>
          <w:rFonts w:ascii="Arial" w:eastAsia="Times New Roman" w:hAnsi="Arial" w:cs="Arial"/>
          <w:sz w:val="20"/>
          <w:szCs w:val="20"/>
        </w:rPr>
        <w:t xml:space="preserve">, while also correlating </w:t>
      </w:r>
      <w:r w:rsidRPr="00961490">
        <w:rPr>
          <w:rFonts w:ascii="Arial" w:eastAsia="Times New Roman" w:hAnsi="Arial" w:cs="Arial"/>
          <w:sz w:val="20"/>
          <w:szCs w:val="20"/>
        </w:rPr>
        <w:t xml:space="preserve">strongly with high growth rates. </w:t>
      </w:r>
    </w:p>
    <w:p w14:paraId="38A2B79E" w14:textId="77777777" w:rsidR="00C04DDF" w:rsidRPr="00281EC4" w:rsidRDefault="00C04DDF" w:rsidP="00C04DDF">
      <w:pPr>
        <w:rPr>
          <w:rFonts w:ascii="Arial" w:eastAsia="Times New Roman" w:hAnsi="Arial" w:cs="Arial"/>
          <w:sz w:val="20"/>
          <w:szCs w:val="20"/>
        </w:rPr>
      </w:pPr>
      <w:r w:rsidRPr="00AA2FC1">
        <w:rPr>
          <w:rFonts w:ascii="Arial" w:eastAsia="Times New Roman" w:hAnsi="Arial" w:cs="Arial"/>
          <w:b/>
          <w:bCs/>
          <w:sz w:val="20"/>
          <w:szCs w:val="20"/>
        </w:rPr>
        <w:t>Conclusions:</w:t>
      </w:r>
      <w:r>
        <w:rPr>
          <w:rFonts w:ascii="Arial" w:eastAsia="Times New Roman" w:hAnsi="Arial" w:cs="Arial"/>
          <w:sz w:val="20"/>
          <w:szCs w:val="20"/>
        </w:rPr>
        <w:t xml:space="preserve"> </w:t>
      </w:r>
      <w:r w:rsidRPr="00961490">
        <w:rPr>
          <w:rFonts w:ascii="Arial" w:eastAsia="Times New Roman" w:hAnsi="Arial" w:cs="Arial"/>
          <w:sz w:val="20"/>
          <w:szCs w:val="20"/>
        </w:rPr>
        <w:t xml:space="preserve">These results demonstrate that the evolution of </w:t>
      </w:r>
      <w:r w:rsidRPr="007141C2">
        <w:rPr>
          <w:rFonts w:ascii="Arial" w:eastAsia="Times New Roman" w:hAnsi="Arial" w:cs="Arial"/>
          <w:i/>
          <w:iCs/>
          <w:sz w:val="20"/>
          <w:szCs w:val="20"/>
        </w:rPr>
        <w:t>Endozoicomon</w:t>
      </w:r>
      <w:r>
        <w:rPr>
          <w:rFonts w:ascii="Arial" w:eastAsia="Times New Roman" w:hAnsi="Arial" w:cs="Arial"/>
          <w:i/>
          <w:iCs/>
          <w:sz w:val="20"/>
          <w:szCs w:val="20"/>
        </w:rPr>
        <w:t>a</w:t>
      </w:r>
      <w:r w:rsidRPr="007141C2">
        <w:rPr>
          <w:rFonts w:ascii="Arial" w:eastAsia="Times New Roman" w:hAnsi="Arial" w:cs="Arial"/>
          <w:i/>
          <w:iCs/>
          <w:sz w:val="20"/>
          <w:szCs w:val="20"/>
        </w:rPr>
        <w:t>s</w:t>
      </w:r>
      <w:r w:rsidRPr="00961490">
        <w:rPr>
          <w:rFonts w:ascii="Arial" w:eastAsia="Times New Roman" w:hAnsi="Arial" w:cs="Arial"/>
          <w:sz w:val="20"/>
          <w:szCs w:val="20"/>
        </w:rPr>
        <w:t xml:space="preserve"> </w:t>
      </w:r>
      <w:r>
        <w:rPr>
          <w:rFonts w:ascii="Arial" w:eastAsia="Times New Roman" w:hAnsi="Arial" w:cs="Arial"/>
          <w:sz w:val="20"/>
          <w:szCs w:val="20"/>
        </w:rPr>
        <w:t xml:space="preserve">symbiosis </w:t>
      </w:r>
      <w:r w:rsidRPr="00961490">
        <w:rPr>
          <w:rFonts w:ascii="Arial" w:eastAsia="Times New Roman" w:hAnsi="Arial" w:cs="Arial"/>
          <w:sz w:val="20"/>
          <w:szCs w:val="20"/>
        </w:rPr>
        <w:t xml:space="preserve">in corals correlates with both disease prevalence and growth </w:t>
      </w:r>
      <w:proofErr w:type="gramStart"/>
      <w:r w:rsidRPr="00961490">
        <w:rPr>
          <w:rFonts w:ascii="Arial" w:eastAsia="Times New Roman" w:hAnsi="Arial" w:cs="Arial"/>
          <w:sz w:val="20"/>
          <w:szCs w:val="20"/>
        </w:rPr>
        <w:t>rate</w:t>
      </w:r>
      <w:r>
        <w:rPr>
          <w:rFonts w:ascii="Arial" w:eastAsia="Times New Roman" w:hAnsi="Arial" w:cs="Arial"/>
          <w:sz w:val="20"/>
          <w:szCs w:val="20"/>
        </w:rPr>
        <w:t>, and</w:t>
      </w:r>
      <w:proofErr w:type="gramEnd"/>
      <w:r>
        <w:rPr>
          <w:rFonts w:ascii="Arial" w:eastAsia="Times New Roman" w:hAnsi="Arial" w:cs="Arial"/>
          <w:sz w:val="20"/>
          <w:szCs w:val="20"/>
        </w:rPr>
        <w:t xml:space="preserve"> suggest a mediating role</w:t>
      </w:r>
      <w:r w:rsidRPr="00961490">
        <w:rPr>
          <w:rFonts w:ascii="Arial" w:eastAsia="Times New Roman" w:hAnsi="Arial" w:cs="Arial"/>
          <w:sz w:val="20"/>
          <w:szCs w:val="20"/>
        </w:rPr>
        <w:t>. Exploration of the mechanistic basis for these findings will be important for our understanding of how microbial symbios</w:t>
      </w:r>
      <w:r>
        <w:rPr>
          <w:rFonts w:ascii="Arial" w:eastAsia="Times New Roman" w:hAnsi="Arial" w:cs="Arial"/>
          <w:sz w:val="20"/>
          <w:szCs w:val="20"/>
        </w:rPr>
        <w:t>e</w:t>
      </w:r>
      <w:r w:rsidRPr="00961490">
        <w:rPr>
          <w:rFonts w:ascii="Arial" w:eastAsia="Times New Roman" w:hAnsi="Arial" w:cs="Arial"/>
          <w:sz w:val="20"/>
          <w:szCs w:val="20"/>
        </w:rPr>
        <w:t>s influence animal life-history tradeoffs.</w:t>
      </w:r>
    </w:p>
    <w:p w14:paraId="6504ACD6" w14:textId="73CF6858" w:rsidR="00961490" w:rsidRPr="00961490" w:rsidRDefault="00961490" w:rsidP="00961490">
      <w:pPr>
        <w:contextualSpacing/>
        <w:rPr>
          <w:rFonts w:ascii="Arial" w:eastAsia="Times New Roman" w:hAnsi="Arial" w:cs="Arial"/>
          <w:sz w:val="20"/>
          <w:szCs w:val="20"/>
        </w:rPr>
      </w:pPr>
      <w:r>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r w:rsidRPr="00993F13">
        <w:rPr>
          <w:rFonts w:ascii="Arial" w:eastAsia="Times New Roman" w:hAnsi="Arial" w:cs="Arial"/>
          <w:b/>
          <w:bCs/>
          <w:sz w:val="20"/>
          <w:szCs w:val="20"/>
        </w:rPr>
        <w:t>Introduction</w:t>
      </w:r>
    </w:p>
    <w:p w14:paraId="74A5EE23" w14:textId="65FCD0E1"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{"citationID":"0G1AhhrH","properties":{"formattedCitation":"\\super 1,2\\nosupersub{}","plainCitation":"1,2","noteIndex":0},"citationItems":[{"id":1771,"uris":["http://zotero.org/groups/2769688/items/QIA57APR"],"itemData":{"id":1771,"type":"article-journal","abstract":"Animals exhibit an extraordinary diversity of life history strategies. These realized combinations of survival, development and reproduction are predicted to be constrained by physiological limitations and by trade-offs in resource allocation. However, our understanding of these patterns is restricted to a few taxonomic groups. Using demographic data from 121 species, ranging from humans to sponges, we test whether such trade-offs universally shape animal life history strategies. We show that, after accounting for body mass and phylogenetic relatedness, 71% of the variation in animal life history strategies can be explained by life history traits associated with the fast–slow continuum (pace of life) and with a second axis defined by the distribution of age-specific mortality hazards and the spread of reproduction. While we found that life history strategies are associated with metabolic rate and ecological modes of life, surprisingly similar life history strategies can be found across the phylogenetic and physiological diversity of animals.","container-title":"Nature Ecology &amp; Evolution","DOI":"10.1038/s41559-019-0938-7","ISSN":"2397-334X","issue":"8","journalAbbreviation":"Nat Ecol Evol","language":"en","license":"2019 The Author(s), under exclusive licence to Springer Nature Limited","note":"number: 8\npublisher: Nature Publishing Group","page":"1217-1224","source":"www.nature.com","title":"Animal life history is shaped by the pace of life and the distribution of age-specific mortality and reproduction","volume":"3","author":[{"family":"Healy","given":"Kevin"},{"family":"Ezard","given":"Thomas H. G."},{"family":"Jones","given":"Owen R."},{"family":"Salguero-Gómez","given":"Roberto"},{"family":"Buckley","given":"Yvonne M."}],"issued":{"date-parts":[["2019",8]]}}},{"id":2083,"uris":["http://zotero.org/groups/2769688/items/6ZCMW6WW"],"itemData":{"id":2083,"type":"article-journal","abstract":"Classifying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These tradeoffs often involve differential investments in life-history traits such as growth rate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{"citationID":"sFqfyv6R","properties":{"formattedCitation":"\\super 3\\nosupersub{}","plainCitation":"3","noteIndex":0},"citationItems":[{"id":1137,"uris":["http://zotero.org/groups/2769688/items/9WP3JA2E"],"itemData":{"id":1137,"type":"article-journal","abstract":"1. Evidence suggests that developing and maintaining an effective immune system may be costly and that an organism has to make a trade-off between immune function and other fitness-enhancing traits. To test for a trade-off between growth and immune function we carried out a meta-analysis of data from lines of poultry that had been divergently selected for either growth (body mass) or an aspect of immune function. This is relevant to our understanding of the evolution of immune function, but also because the increased prevalence of antibiotic-resistant bacteria and calls to restrict the use of antibiotics in the agricultural industry has made immune function of livestock an important theme. Has the selection of animals for rapid growth unintentionally resulted in reduced immune function? 2. The lines selected for increased growth all showed a strong and significant decrease in immune function (standard difference in means = 0·8; P &lt; 0·001). No difference was found between the effects on cellular or humoral immunity, although there were few data on cellular immunity, and hence this deserves more study. However, in the lines selected for immune function the effect on growth was heterogeneous and overall it was close to zero. 3. Testing for publication bias revealed that the effect of selection for body mass on immune function was robust. However, there was considerable heterogeneity in both body mass and immune function data. The heterogeneity in the growth-selected lines cannot be accounted for by gender or species: the only turkey line had an effect size between that of the two chicken lines. 4. In conclusion, we found that selection for growth does indeed compromise immune function, but selection for immune function did not consistently affect growth. This is in agreement with the supposition that the costs of growth are large relative to the costs of immune function, and on a practical level this suggests that it may be possible to breed animals for increased growth without loss of immune function.","container-title":"Functional Ecology","DOI":"10.1111/j.1365-2435.2010.01800.x","ISSN":"1365-2435","issue":"1","language":"en","license":"© 2010 The Authors. Functional Ecology © 2010 British Ecological Society","note":"_eprint: https://besjournals.onlinelibrary.wiley.com/doi/pdf/10.1111/j.1365-2435.2010.01800.x","page":"74-80","source":"Wiley Online Library","title":"Trade-off between growth and immune function: a meta-analysis of selection experiments","title-short":"Trade-off between growth and immune function","volume":"25","author":[{"family":"Most","given":"Peter J.","dropping-particle":"van der"},{"family":"Jong","given":"Berber","dropping-particle":"de"},{"family":"Parmentier","given":"Henk K."},{"family":"Verhulst","given":"Simon"}],"issued":{"date-parts":[["2011"]]}}}],"schema":"https://github.com/citation-style-language/schema/raw/master/csl-citation.json"}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3</w:t>
      </w:r>
      <w:r w:rsidR="00BA052C">
        <w:rPr>
          <w:rFonts w:ascii="Arial" w:eastAsia="Times New Roman" w:hAnsi="Arial" w:cs="Arial"/>
          <w:sz w:val="20"/>
          <w:szCs w:val="20"/>
        </w:rPr>
        <w:fldChar w:fldCharType="end"/>
      </w:r>
      <w:r w:rsidRPr="00961490">
        <w:rPr>
          <w:rFonts w:ascii="Arial" w:eastAsia="Times New Roman" w:hAnsi="Arial" w:cs="Arial"/>
          <w:sz w:val="20"/>
          <w:szCs w:val="20"/>
        </w:rPr>
        <w:t>; reproductive maturation, timing, and fecundity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{"citationID":"vToRGh2p","properties":{"formattedCitation":"\\super 4\\nosupersub{}","plainCitation":"4","noteIndex":0},"citationItems":[{"id":1851,"uris":["http://zotero.org/groups/2769688/items/H2MVIJ9U"],"itemData":{"id":1851,"type":"article-journal","abstract":"Life history responses to environmental conditions include a combination of fecundity–survival schedules and behavioral strategies that yield the highest fitness in a given environment. In this study, we examined the pattern of covariation in avian life history strategies along an elevational gradient by comparing variation in life history traits, including most components of parental care, between phylogenetically paired taxa from low- and high-elevation sites. We found that high-elevation species had significantly lower annual fecundity but provided greater parental care to their offspring. However, a strong negative relationship between offspring number and duration of parental care along the elevational gradient suggested that high-elevation species were shifting investment from offspring number toward offspring quality. Although adult survival did not differ between high- and low-elevation species, higher juvenile survival may have compensated for lower annual fecundity in high-elevation species. The elevation at which breeding occurred strongly influenced the partitioning of parental behavior between sexes. Male participation in nestling provisioning was significantly greater in high-elevation species. In turn, altitudinal variation in the frequency of biparental care closely covaries with the intensity of sexual selection, ultimately resulting in the strong elevational pattern of sexual dimorphism. Moreover, elevational variation in costs of development and maintenance of secondary sexual traits constitutes an additional effect on fecundity–survival schedules along elevational gradients. Thus, a trade-off between fecundity and parental care, and associated interactions among morphological, life history, and behavioral traits play important roles in the evolution of life history strategies in birds.","container-title":"Ecology","DOI":"10.1890/0012-9658(2001)082[2948:EOLHAE]2.0.CO;2","ISSN":"1939-9170","issue":"10","language":"en","note":"_eprint: https://onlinelibrary.wiley.com/doi/pdf/10.1890/0012-9658%282001%29082%5B2948%3AEOLHAE%5D2.0.CO%3B2","page":"2948-2960","source":"Wiley Online Library","title":"Evolution of Life Histories Along Elevational Gradients: Trade-Off Between Parental Care and Fecundity","title-short":"Evolution of Life Histories Along Elevational Gradients","volume":"82","author":[{"family":"Badyaev","given":"Alexander V."},{"family":"Ghalambor","given":"Cameron K."}],"issued":{"date-parts":[["2001"]]}}}],"schema":"https://github.com/citation-style-language/schema/raw/master/csl-citation.json"}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4</w:t>
      </w:r>
      <w:r w:rsidR="00BA052C">
        <w:rPr>
          <w:rFonts w:ascii="Arial" w:eastAsia="Times New Roman" w:hAnsi="Arial" w:cs="Arial"/>
          <w:sz w:val="20"/>
          <w:szCs w:val="20"/>
        </w:rPr>
        <w:fldChar w:fldCharType="end"/>
      </w:r>
      <w:r w:rsidRPr="00961490">
        <w:rPr>
          <w:rFonts w:ascii="Arial" w:eastAsia="Times New Roman" w:hAnsi="Arial" w:cs="Arial"/>
          <w:sz w:val="20"/>
          <w:szCs w:val="20"/>
        </w:rPr>
        <w:t>; or resistance to stress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{"citationID":"8MBpH2Vd","properties":{"formattedCitation":"\\super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predation</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{"citationID":"IhUUxsPc","properties":{"formattedCitation":"\\super 6\\nosupersub{}","plainCitation":"6","noteIndex":0},"citationItems":[{"id":1853,"uris":["http://zotero.org/groups/2769688/items/5C9LC2R4"],"itemData":{"id":1853,"type":"article-journal","abstract":"This study was designed to measure and separate the physiological costs of inducible defenses from life history trade—offs and maternal effects in the waterflea Daphnia pulex. Juveniles of D. pulex produce morphological changes ('neckteeth') and undergo life history shifts as defenses against predatory Chaoborus (phantom midge) larvae. These traits are induced by a chemical cue (kairomone) released by the predator. I performed life history experiments with and without Chaoborus kairomones at different food levels to quantify the induced changes and their potential physiological costs. The Daphnia clone used in this study also increased its body depth in response to the predator substance. Life history shifted toward a larger body size (both length and depth) and higher fecundity, which was balanced by an increased time to reach maturity and by increased adult instar durations. Reproductive effort was higher in the typical morph in the first adult instar, indicating resource allocation shifts towards growth in the protected morph. However, even in the absence of predation the chemically induced protected morph tended to show an increased intrinsic rate of population growth (r). The longer time to reach maturity was not a direct physiological cost of neckteeth production, but a trade—off for larger body size. The life history shifts are independent of neckteeth formation. Developmental mechanisms leading to life history changes occurred after neckteeth were induced and could thus be uncoupled from neckteeth formation and its direct costs. In this study no direct costs were found. Carbon incorporation rates for the two morphs, at high and low food, were not different. As a maternal effect, the large females of the induced morph produced larger neonates which, in turn, matured at a larger size. Morphological changes, life history shifts, and maternal effects acted in concert to form defenses against Chaoborus. This study shows that the often assumed high physiological costs resulting from the formation or maintenance of the defenses are not necessary to explain the evolution of inducible defenses. As morphological changes increase the visibility of Daphnia pulex, a fitness disadvantage can be caused by a changing predator regime (e.g., fish). The results of this study suggest that environments with changing predator selectivities favor the evolution of inducible defenses.","container-title":"Ecology","DOI":"10.2307/1940703","ISSN":"1939-9170","issue":"6","language":"en","note":"_eprint: https://onlinelibrary.wiley.com/doi/pdf/10.2307/1940703","page":"1691-1705","source":"Wiley Online Library","title":"Predator-Induced Morphological Defenses: Costs, Life History Shifts, and Maternal Effects in Daphnia Pulex","title-short":"Predator-Induced Morphological Defenses","volume":"76","author":[{"family":"Tollrian","given":"Ralpoh"}],"issued":{"date-parts":[["1995"]]}}}],"schema":"https://github.com/citation-style-language/schema/raw/master/csl-citation.json"}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6</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or disease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{"citationID":"6D5usTiG","properties":{"formattedCitation":"\\super 7\\nosupersub{}","plainCitation":"7","noteIndex":0},"citationItems":[{"id":1855,"uris":["http://zotero.org/groups/2769688/items/TULZHXQW"],"itemData":{"id":1855,"type":"article-journal","abstract":"It has become increasingly clear that life-history patterns among the vertebrates have been shaped by the plethora and variety of immunological risks associated with parasitic faunas in their environments. Immunological competence could very well be the most important determinant of life-time reproductive success and fitness for many species. It is generally assumed by evolutionary ecologists that providing immunological defences to minimise such risks to the host is costly in terms of necessitating trade-offs with other nutrient-demanding processes such as growth, reproduction, and thermoregulation. Studies devoted to providing assessments of such costs and how they may force evolutionary trade-offs among life-history characters are few, especially for wild vertebrate species, and their results are widely scattered throughout the literature. In this paper we attempt to review this literature to obtain a better understanding of energetic and nutritional costs for maintaining a normal immune system and examine how costly it might be for a host who is forced to up-regulate its immunological defence mechanisms. The significance of these various costs to ecology and life history trade-offs among the vertebrates is explored. It is concluded that sufficient evidence exists to support the primary assumption that immunological defences are costly to the vertebrate host.","container-title":"Oikos","DOI":"10.1034/j.1600-0706.2000.880110.x","ISSN":"1600-0706","issue":"1","language":"en","note":"_eprint: https://onlinelibrary.wiley.com/doi/pdf/10.1034/j.1600-0706.2000.880110.x","page":"87-98","source":"Wiley Online Library","title":"Trade-offs in evolutionary immunology: just what is the cost of immunity?","title-short":"Trade-offs in evolutionary immunology","volume":"88","author":[{"family":"Lochmiller","given":"Robert L."},{"family":"Deerenberg","given":"Charlotte"}],"issued":{"date-parts":[["2000"]]}}}],"schema":"https://github.com/citation-style-language/schema/raw/master/csl-citation.json"}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7</w:t>
      </w:r>
      <w:r w:rsidR="00BA052C">
        <w:rPr>
          <w:rFonts w:ascii="Arial" w:eastAsia="Times New Roman" w:hAnsi="Arial" w:cs="Arial"/>
          <w:sz w:val="20"/>
          <w:szCs w:val="20"/>
        </w:rPr>
        <w:fldChar w:fldCharType="end"/>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{"citationID":"H4c8QLGS","properties":{"formattedCitation":"\\super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{"citationID":"caZiiYdy","properties":{"formattedCitation":"\\super 8,9\\nosupersub{}","plainCitation":"8,9","noteIndex":0},"citationItems":[{"id":1104,"uris":["http://zotero.org/groups/2769688/items/X8Y2XAT8"],"itemData":{"id":1104,"type":"article-journal","container-title":"Nature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Drew"}],"issued":{"date-parts":[["2015",7]]}}},{"id":1928,"uris":["http://zotero.org/groups/2769688/items/8CQVZKNW"],"itemData":{"id":1928,"type":"article-journal","abstract":"It is relatively well accepted that climate change can affect human pathogenic diseases; however, the full extent of this risk remains poorly quantified. Here we carried out a systematic search for empirical examples about the impacts of ten climatic hazards sensitive to greenhouse gas (GHG) emissions on each known human pathogenic disease. We found that 58% (that is, 218 out of 375) of infectious diseases confronted by humanity worldwide have been at some point aggravated by climatic hazards; 16% were at times diminished. Empirical cases revealed 1,006 unique pathways in which climatic hazards, via different transmission types, led to pathogenic diseases. The human pathogenic diseases and transmission pathways aggravated by climatic hazards are too numerous for comprehensive societal adaptations, highlighting the urgent need to work at the source of the problem: reducing GHG emissions.","container-title":"Nature Climate Change","DOI":"10.1038/s41558-022-01426-1","ISSN":"1758-6798","issue":"9","journalAbbreviation":"Nat. Clim. Chang.","language":"en","license":"2022 The Author(s), under exclusive licence to Springer Nature Limited","note":"number: 9\npublisher: Nature Publishing Group","page":"869-875","source":"www.nature.com","title":"Over half of known human pathogenic diseases can be aggravated by climate change","volume":"12","author":[{"family":"Mora","given":"Camilo"},{"family":"McKenzie","given":"Tristan"},{"family":"Gaw","given":"Isabella M."},{"family":"Dean","given":"Jacqueline M."},{"family":"Hammerstein","given":"Hannah","non-dropping-particle":"von"},{"family":"Knudson","given":"Tabatha A."},{"family":"Setter","given":"Renee O."},{"family":"Smith","given":"Charlotte Z."},{"family":"Webster","given":"Kira M."},{"family":"Patz","given":"Jonathan A."},{"family":"Franklin","given":"Erik C."}],"issued":{"date-parts":[["2022",9]]}}}],"schema":"https://github.com/citation-style-language/schema/raw/master/csl-citation.json"}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8,9</w:t>
      </w:r>
      <w:r w:rsidR="00BA052C">
        <w:rPr>
          <w:rFonts w:ascii="Arial" w:eastAsia="Times New Roman" w:hAnsi="Arial" w:cs="Arial"/>
          <w:sz w:val="20"/>
          <w:szCs w:val="20"/>
        </w:rPr>
        <w:fldChar w:fldCharType="end"/>
      </w:r>
      <w:r w:rsidRPr="00961490">
        <w:rPr>
          <w:rFonts w:ascii="Arial" w:eastAsia="Times New Roman" w:hAnsi="Arial" w:cs="Arial"/>
          <w:sz w:val="20"/>
          <w:szCs w:val="20"/>
        </w:rPr>
        <w:t>. Identifying evolutionary tradeoffs and resulting trait correlations associated with disease susceptibility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{"citationID":"Rj77Y2Mb","properties":{"formattedCitation":"\\super 10\\nosupersub{}","plainCitation":"10","noteIndex":0},"citationItems":[{"id":1767,"uris":["http://zotero.org/groups/2769688/items/3HLQ87H9"],"itemData":{"id":1767,"type":"article-journal","abstract":"Determining the factors governing investment in immunity is critical to understanding host–pathogen ecological and evolutionary dynamics. Studies often consider disease resistance in the context of life-history theory, with the expectation that investment in immunity will be optimized in anticipation of disease risk. Immunity, however, is constrained by context-dependent fitness costs. How the costs of immunity vary across life-history strategies has yet to be considered. Pea aphids are typically unwinged but produce winged offspring in response to high population densities and deteriorating conditions. This is an example of polyphenism, a strategy used by many organisms to adjust to environmental cues. The goal of this study was to examine the relationship between the fitness costs of immunity, pathogen resistance and the strength of an immune response across aphid morphs that differ in life-history strategy but are genetically identical. We measured fecundity of winged and unwinged aphids challenged with a heat-inactivated fungal pathogen, and found that immune costs are limited to winged aphids. We hypothesized that these costs reflect stronger investment in immunity in anticipation of higher disease risk, and that winged aphids would be more resistant due to a stronger immune response. However, producing wings is energetically expensive. This guided an alternative hypothesis – that investing resources into wings could lead to a reduced capacity to resist infection. We measured survival and pathogen load after live fungal infection, and we characterized the aphid immune response to fungi by measuring immune cell concentration and gene expression. We found that winged aphids are less resistant and mount a weaker immune response than unwinged aphids, demonstrating that winged aphids pay higher costs for a less effective immune response. Our results show that polyphenism is an understudied factor influencing the expression of immune costs. More generally, our work shows that in addition to disease resistance, the costs of immunity vary between individuals with different life-history strategies. We discuss the implications of these findings for understanding how organisms invest optimally in immunity in the light of context-dependent constraints.","container-title":"Journal of Animal Ecology","DOI":"10.1111/1365-2656.12657","ISSN":"1365-2656","issue":"3","language":"en","note":"_eprint: https://onlinelibrary.wiley.com/doi/pdf/10.1111/1365-2656.12657","page":"473-483","source":"Wiley Online Library","title":"Life-history strategy determines constraints on immune function","volume":"86","author":[{"family":"Parker","given":"Benjamin J."},{"family":"Barribeau","given":"Seth M."},{"family":"Laughton","given":"Alice M."},{"family":"Griffin","given":"Lynn H."},{"family":"Gerardo","given":"Nicole M."}],"issued":{"date-parts":[["2017"]]}}}],"schema":"https://github.com/citation-style-language/schema/raw/master/csl-citation.json"}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10</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can therefore help predict how species survival will shift with climate change.  </w:t>
      </w:r>
    </w:p>
    <w:p w14:paraId="1DF97A80" w14:textId="0E8557AF"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{"citationID":"vU2PDldq","properties":{"formattedCitation":"\\super 11\\nosupersub{}","plainCitation":"11","noteIndex":0},"citationItems":[{"id":1623,"uris":["http://zotero.org/groups/2769688/items/J6VST85F"],"itemData":{"id":1623,"type":"article-journal","abstract":"At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w:t>
      </w:r>
      <w:r w:rsidR="00BA052C">
        <w:rPr>
          <w:rFonts w:ascii="Arial" w:eastAsia="Times New Roman" w:hAnsi="Arial" w:cs="Arial"/>
          <w:sz w:val="20"/>
          <w:szCs w:val="20"/>
        </w:rPr>
        <w:fldChar w:fldCharType="end"/>
      </w:r>
      <w:r w:rsidRPr="00961490">
        <w:rPr>
          <w:rFonts w:ascii="Arial" w:eastAsia="Times New Roman" w:hAnsi="Arial" w:cs="Arial"/>
          <w:sz w:val="20"/>
          <w:szCs w:val="20"/>
        </w:rPr>
        <w:t>, fitness and even behavior</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{"citationID":"mY9JoHKS","properties":{"formattedCitation":"\\super 12\\nosupersub{}","plainCitation":"12","noteIndex":0},"citationItems":[{"id":1930,"uris":["http://zotero.org/groups/2769688/items/AN9WSCI8"],"itemData":{"id":1930,"type":"article-journal","container-title":"Science","DOI":"10.1126/science.1227412","issue":"6104","note":"publisher: American Association for the Advancement of Science","page":"198-199","source":"science.org (Atypon)","title":"Animal Behavior and the Microbiome","volume":"338","author":[{"family":"Ezenwa","given":"Vanessa O."},{"family":"Gerardo","given":"Nicole M."},{"family":"Inouye","given":"David W."},{"family":"Medina","given":"Mónica"},{"family":"Xavier","given":"Joao B."}],"issued":{"date-parts":[["2012",10,12]]}}}],"schema":"https://github.com/citation-style-language/schema/raw/master/csl-citation.json"}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{"citationID":"N59xgxnU","properties":{"formattedCitation":"\\super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development rate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{"citationID":"9McxJrkF","properties":{"formattedCitation":"\\super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fecundity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{"citationID":"TFb4bmES","properties":{"formattedCitation":"\\super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stress resistance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{"citationID":"8JmQ59p1","properties":{"formattedCitation":"\\super 11,14\\nosupersub{}","plainCitation":"11,14","noteIndex":0},"citationItems":[{"id":1623,"uris":["http://zotero.org/groups/2769688/items/J6VST85F"],"itemData":{"id":1623,"type":"article-journal","abstract":"At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11,14</w:t>
      </w:r>
      <w:r w:rsidR="00BA052C">
        <w:rPr>
          <w:rFonts w:ascii="Arial" w:eastAsia="Times New Roman" w:hAnsi="Arial" w:cs="Arial"/>
          <w:sz w:val="20"/>
          <w:szCs w:val="20"/>
        </w:rPr>
        <w:fldChar w:fldCharType="end"/>
      </w:r>
      <w:r w:rsidRPr="00961490">
        <w:rPr>
          <w:rFonts w:ascii="Arial" w:eastAsia="Times New Roman" w:hAnsi="Arial" w:cs="Arial"/>
          <w:sz w:val="20"/>
          <w:szCs w:val="20"/>
        </w:rPr>
        <w:t>, and disease susceptibility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{"citationID":"zFpFjujZ","properties":{"formattedCitation":"\\super 14\\nosupersub{}","plainCitation":"14","noteIndex":0},"citationItems":[{"id":1799,"uris":["http://zotero.org/groups/2769688/items/SMX32XZZ"],"itemData":{"id":1799,"type":"article-journal","abstract":"Although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14</w:t>
      </w:r>
      <w:r w:rsidR="00BA052C">
        <w:rPr>
          <w:rFonts w:ascii="Arial" w:eastAsia="Times New Roman" w:hAnsi="Arial" w:cs="Arial"/>
          <w:sz w:val="20"/>
          <w:szCs w:val="20"/>
        </w:rPr>
        <w:fldChar w:fldCharType="end"/>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533A2AF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{"citationID":"MSRc6nph","properties":{"formattedCitation":"\\super 15\\nosupersub{}","plainCitation":"15","noteIndex":0},"citationItems":[{"id":1868,"uris":["http://zotero.org/groups/2769688/items/CM8PV2WI"],"itemData":{"id":1868,"type":"webpage","title":"World list of Scleractinia","URL":"https://www.marinespecies.org/scleractinia/","author":[{"family":"Hoeksema","given":"Bert W."},{"family":"Cairns, S.","given":""}],"accessed":{"date-parts":[["2022",10,31]]}}}],"schema":"https://github.com/citation-style-language/schema/raw/master/csl-citation.json"}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15</w:t>
      </w:r>
      <w:r w:rsidR="00BA052C">
        <w:rPr>
          <w:rFonts w:ascii="Arial" w:eastAsia="Times New Roman" w:hAnsi="Arial" w:cs="Arial"/>
          <w:sz w:val="20"/>
          <w:szCs w:val="20"/>
        </w:rPr>
        <w:fldChar w:fldCharType="end"/>
      </w:r>
      <w:r w:rsidRPr="00961490">
        <w:rPr>
          <w:rFonts w:ascii="Arial" w:eastAsia="Times New Roman" w:hAnsi="Arial" w:cs="Arial"/>
          <w:sz w:val="20"/>
          <w:szCs w:val="20"/>
        </w:rPr>
        <w:t>, with an extensive fossil record, and a well-known variety in both life-history strategy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{"citationID":"S0Qbx7GA","properties":{"formattedCitation":"\\super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and microbial symbiosis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{"citationID":"YKjUw7GB","properties":{"formattedCitation":"\\super 16\\uc0\\u8211{}18\\nosupersub{}","plainCitation":"16–18","noteIndex":0},"citationItems":[{"id":1151,"uris":["http://zotero.org/groups/2769688/items/8XBZWD3W"],"itemData":{"id":1151,"type":"article-journal","abstract":"Associations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16–18</w:t>
      </w:r>
      <w:r w:rsidR="00BA052C">
        <w:rPr>
          <w:rFonts w:ascii="Arial" w:eastAsia="Times New Roman" w:hAnsi="Arial" w:cs="Arial"/>
          <w:sz w:val="20"/>
          <w:szCs w:val="20"/>
        </w:rPr>
        <w:fldChar w:fldCharType="end"/>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{"citationID":"DomLebqZ","properties":{"formattedCitation":"\\super 19\\nosupersub{}","plainCitation":"19","noteIndex":0},"citationItems":[{"id":1829,"uris":["http://zotero.org/groups/2769688/items/NZL7IQ39"],"itemData":{"id":1829,"type":"article-journal","abstract":"This article identifies ecological goods and services of coral reef ecosystems, with special emphasis on how they are generated. Goods are divided into renewable resources and reef mining. Ecological services are classified into physical structure services, biotic services, biogeochemical services, information services, and social/cultural services. A review of economic valuation studies reveals that only a few of the goods and services of reefs have been captured. We synthesize current understanding of the relationships between ecological services and functional groups of species and biological communities of coral reefs in different regions of the world. The consequences of human impacts on coral reefs are also discussed, including loss of resilience, or buffer capacity. Such loss may impair the capacity for recovery of coral reefs and as a consequence the quality and quantity of their delivery of ecological goods and services. Conserving the capacity of reefs to generate essential services requires that they are managed as components of a larger seascape-landscape of which human activities are seen as integrated parts.","container-title":"Ecological Economics","DOI":"10.1016/S0921-8009(99)00009-9","ISSN":"0921-8009","issue":"2","journalAbbreviation":"Ecological Economics","language":"en","page":"215-233","source":"ScienceDirect","title":"Ecological goods and services of coral reef ecosystems","volume":"29","author":[{"family":"Moberg","given":"Fredrik"},{"family":"Folke","given":"Carl"}],"issued":{"date-parts":[["1999",5,1]]}}}],"schema":"https://github.com/citation-style-language/schema/raw/master/csl-citation.json"}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19</w:t>
      </w:r>
      <w:r w:rsidR="00BA052C">
        <w:rPr>
          <w:rFonts w:ascii="Arial" w:eastAsia="Times New Roman" w:hAnsi="Arial" w:cs="Arial"/>
          <w:sz w:val="20"/>
          <w:szCs w:val="20"/>
        </w:rPr>
        <w:fldChar w:fldCharType="end"/>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{"citationID":"LgvGOnpT","properties":{"formattedCitation":"\\super 8\\nosupersub{}","plainCitation":"8","noteIndex":0},"citationItems":[{"id":1104,"uris":["http://zotero.org/groups/2769688/items/X8Y2XAT8"],"itemData":{"id":1104,"type":"article-journal","container-title":"Nature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w:t>
      </w:r>
    </w:p>
    <w:p w14:paraId="116519AE" w14:textId="3A28D54E"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eastAsia="Times New Roman" w:hAnsi="Arial" w:cs="Arial"/>
          <w:sz w:val="20"/>
          <w:szCs w:val="20"/>
        </w:rPr>
        <w:fldChar w:fldCharType="begin"/>
      </w:r>
      <w:r w:rsidR="00BA052C" w:rsidRPr="00BA052C">
        <w:rPr>
          <w:rFonts w:ascii="Arial" w:eastAsia="Times New Roman" w:hAnsi="Arial" w:cs="Arial"/>
          <w:sz w:val="20"/>
          <w:szCs w:val="20"/>
        </w:rPr>
        <w:instrText xml:space="preserve"> ADDIN ZOTERO_ITEM CSL_CITATION {"citationID":"FZNCiLGg","properties":{"formattedCitation":"\\super 20\\uc0\\u8211{}22\\nosupersub{}","plainCitation":"20–22","noteIndex":0},"citationItems":[{"id":1947,"uris":["http://zotero.org/groups/2769688/items/6P74P7YT"],"itemData":{"id":1947,"type":"article-journal","abstract":"The ability of coral reefs to survive the projected increases in temperature due to global warming will depend largely on the ability of corals to adapt or acclimatize to increased temperature extremes over the next few decades. Many coral species are highly sensitive to temperature stress and the number of stress (bleaching) episodes has increased in recent decades. We investigated the acclimatization potential of Acropora millepora, a common and widespread Indo-Pacific hard coral species, through transplantation and experimental manipulation. We show that adult corals, at least in some circumstances, are capable of acquiring increased thermal tolerance and that the increased tolerance is a direct result of a change in the symbiont type dominating their tissues from Symbiodinium type C to D. Our data suggest that the change in symbiont type in our experiment was due to a shuffling of existing types already present in coral tissues, not through exogenous uptake from the environment. The level of increased tolerance gained by the corals changing their dominant symbiont type to D (the most thermally resistant type known) is around 1–1.5 °C. This is the first study to show that thermal acclimatization is causally related to symbiont type and provides new insight into the ecological advantage of corals harbouring mixed algal populations. While this increase is of huge ecological significance for many coral species, in the absence of other mechanisms of thermal acclimatization/adaptation, it may not be sufficient to survive climate change under predicted sea surface temperature scenarios over the next 100 years. However, it may be enough to ‘buy time’ while greenhouse reduction measures are put in place.","container-title":"Proceedings of the Royal Society B: Biological Sciences","DOI":"10.1098/rspb.2006.3567","issue":"1599","note":"publisher: Royal Society","page":"2305-2312","source":"royalsocietypublishing.org (Atypon)","title":"The role of zooxanthellae in the thermal tolerance of corals: a ‘nugget of hope’ for coral reefs in an era of climate change","title-short":"The role of zooxanthellae in the thermal tolerance of corals","volume":"273","author":[{"family":"Berkelmans","given":"Ray"},{"family":"Oppen","given":"Madeleine J.H","non-dropping-particle":"van"}],"issued":{"date-parts":[["2006",6,8]]}}},{"id":1949,"uris":["http://zotero.org/groups/2769688/items/R7IPHBQF"],"itemData":{"id":1949,"type":"article-journal","abstract":"Reef corals are sensitive to thermal stress, which induces coral bleaching (the loss of algal symbionts), often leading to coral mortality. However, corals hosting certain symbionts (notably some members of Symbiodinium clade D) resist bleaching when exposed to high temperatures. To determine whether these symbionts are also cold tolerant, we exposed corals hosting either Symbiodinium C3 or D1a to incremental warming (+1°C week−1 to 35°C) and cooling (−1°C week−1 to 15°C), and measured photodamage and symbiont loss. During warming to 33°C, C3 corals were photodamaged and lost &amp;gt;99% of symbionts, while D1a corals experienced photodamage but did not bleach. During cooling, D1a corals suffered more photodamage than C3 corals but still did not bleach, while C3 corals lost 94% of symbionts. These results indicate that photodamage does not always lead to bleaching, suggesting alternate mechanisms exist by which symbionts resist bleaching, and helping explain the persistence of D1a symbionts on recently bleached reefs, with implications for the future of these ecosystems.","container-title":"Journal of Experimental Biology","DOI":"10.1242/jeb.148239","ISSN":"0022-0949","issue":"7","journalAbbreviation":"Journal of Experimental Biology","page":"1192-1196","source":"Silverchair","title":"Tenacious D: Symbiodinium in clade D remain in reef corals at both high and low temperature extremes despite impairment","title-short":"Tenacious D","volume":"220","author":[{"family":"Silverstein","given":"Rachel N."},{"family":"Cunning","given":"Ross"},{"family":"Baker","given":"Andrew C."}],"issued":{"date-parts":[["2017",4,1]]}}},{"id":1944,"uris":["http://zotero.org/groups/2769688/items/8LB8DHPM"],"itemData":{"id":1944,"type":"article-journal","abstract":"Mutually beneficial interactions between species (mutualisms) shaped the evolution of eukaryotes and remain critical to the survival of species globally [1, 2]. Theory predicts that hosts should pass mutualist symbionts to their offspring (vertical transmission) [3, 4, 5, 6, 7, 8]. However, offspring acquire symbionts from the environment in a surprising number of species (horizontal acquisition) [9, 10, 11, 12]. A classic example of this paradox is the reef-building corals, in which 71% of species horizontally acquire algal endosymbionts [9]. An untested hypothesis explaining this paradox suggests that horizontal acquisition allows offspring to avoid symbiont-induced harm early in life. We reconstructed the evolution of symbiont transmission across 252 coral species and detected evolutionary transitions consistent with costs of vertical transmission among broadcast spawners, whose eggs tend to be positively buoyant and aggregate at the sea surface. Broadcasters with vertical transmission produce eggs with traits that favor reduced buoyancy (less wax ester lipid) and rapid development to the swimming stage (small egg size), both of which decrease the amount of time offspring spend at the sea surface. Wax ester provisioning decreased after vertically transmitting species evolved brooding from broadcasting, indicating that reduced buoyancy evolves only when offspring bear symbionts. We conclude that horizontal acquisition protects offspring from damage caused by high light and temperatures near the sea surface while providing benefits from enhanced fertilization and outcrossing. These findings help explain why modes of symbiont transmission and reproduction are strongly associated in corals and highlight benefits of delaying mutualist partnerships, offering an additional hypothesis for the pervasiveness of this theoretically paradoxical strategy.","container-title":"Current Biology","DOI":"10.1016/j.cub.2017.10.036","ISSN":"0960-9822","issue":"23","journalAbbreviation":"Current Biology","language":"en","page":"3711-3716.e3","source":"ScienceDirect","title":"The Paradox of Environmental Symbiont Acquisition in Obligate Mutualisms","volume":"27","author":[{"family":"Hartmann","given":"Aaron C."},{"family":"Baird","given":"Andrew H."},{"family":"Knowlton","given":"Nancy"},{"family":"Huang","given":"Danwei"}],"issued":{"date-parts":[["2017",12,4]]}}}],"schema":"https://github.com/citation-style-language/schema/raw/master/csl-citation.json"}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20–22</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w:t>
      </w:r>
      <w:proofErr w:type="spellStart"/>
      <w:r w:rsidRPr="00BA052C">
        <w:rPr>
          <w:rFonts w:ascii="Arial" w:eastAsia="Times New Roman" w:hAnsi="Arial" w:cs="Arial"/>
          <w:sz w:val="20"/>
          <w:szCs w:val="20"/>
        </w:rPr>
        <w:t>corallicolids</w:t>
      </w:r>
      <w:proofErr w:type="spellEnd"/>
      <w:r w:rsidRPr="00BA052C">
        <w:rPr>
          <w:rFonts w:ascii="Arial" w:eastAsia="Times New Roman" w:hAnsi="Arial" w:cs="Arial"/>
          <w:sz w:val="20"/>
          <w:szCs w:val="20"/>
        </w:rPr>
        <w:t>, fungi</w:t>
      </w:r>
      <w:r w:rsidR="00BA052C" w:rsidRPr="00BA052C">
        <w:rPr>
          <w:rFonts w:ascii="Arial" w:eastAsia="Times New Roman" w:hAnsi="Arial" w:cs="Arial"/>
          <w:sz w:val="20"/>
          <w:szCs w:val="20"/>
        </w:rPr>
        <w:fldChar w:fldCharType="begin"/>
      </w:r>
      <w:r w:rsidR="00BA052C" w:rsidRPr="00BA052C">
        <w:rPr>
          <w:rFonts w:ascii="Arial" w:eastAsia="Times New Roman" w:hAnsi="Arial" w:cs="Arial"/>
          <w:sz w:val="20"/>
          <w:szCs w:val="20"/>
        </w:rPr>
        <w:instrText xml:space="preserve"> ADDIN ZOTERO_ITEM CSL_CITATION {"citationID":"y0eBUK9U","properties":{"formattedCitation":"\\super 23\\nosupersub{}","plainCitation":"23","noteIndex":0},"citationItems":[{"id":2079,"uris":["http://zotero.org/groups/2769688/items/7XP365NC"],"itemData":{"id":2079,"type":"article-journal","abstract":"Many corals form intimate symbioses with photosynthetic dinoflagellates in the family Symbiodiniaceae. These symbioses have been deeply studied, particularly in reef-forming corals. The complex microbial community that is associated with corals contains other members that have also been well characterized such as bacteria. However, our understanding of the coral holobiont and subsequently coral reef ecosystems is not complete if we do not take into consideration the microeukaryotes like protists and fungi. Microeukaryotes are currently the greatest enigma within the coral microbiome. Only a handful of them have been characterized, very few have been cultured and even less have genomes available. This is a reflection of a smaller community of scientists working on this particular group of organisms when compared with bacteria or Symbiodiniaceae, but also of the many technical challenges that we face when trying to study microeukaryotes. Recent advances in the use of metabarcoding are revealing the importance of microeukaryotes in corals in terms of abundance and presence, with notable examples being the green algae Ostreobium and the apicomplexans Corallicolidae. We believe that it is timely and necessary to present what we know so far about coral microeukaryotes before the expected flow of high-throughput metabarcoding studies exploring the microeukaryotic fraction of the coral microbiome.","container-title":"Coral Reefs","DOI":"10.1007/s00338-023-02352-0","ISSN":"1432-0975","issue":"2","journalAbbreviation":"Coral Reefs","language":"en","page":"567-577","source":"Springer Link","title":"Beyond the Symbiodiniaceae: diversity and role of microeukaryotic coral symbionts","title-short":"Beyond the Symbiodiniaceae","volume":"42","author":[{"family":"Bonacolta","given":"Anthony M."},{"family":"Weiler","given":"Bradley A."},{"family":"Porta-Fitó","given":"Teresa"},{"family":"Sweet","given":"Michael"},{"family":"Keeling","given":"Patrick"},{"family":"Campo","given":"Javier","non-dropping-particle":"del"}],"issued":{"date-parts":[["2023",4,1]]}}}],"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23</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{"citationID":"fXdxa4mC","properties":{"formattedCitation":"\\super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24</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{"citationID":"XBGr0M9l","properties":{"formattedCitation":"\\super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25</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jamming of quorum-sensing systems</w:t>
      </w:r>
      <w:r w:rsidR="00BA052C">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{"citationID":"sHNgkrcq","properties":{"formattedCitation":"\\super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BA052C">
        <w:rPr>
          <w:rFonts w:ascii="Arial" w:eastAsia="Times New Roman" w:hAnsi="Arial" w:cs="Arial"/>
          <w:sz w:val="20"/>
          <w:szCs w:val="20"/>
        </w:rPr>
        <w:fldChar w:fldCharType="separate"/>
      </w:r>
      <w:r w:rsidR="00C81643" w:rsidRPr="00C81643">
        <w:rPr>
          <w:rFonts w:ascii="Arial" w:hAnsi="Arial" w:cs="Arial"/>
          <w:sz w:val="20"/>
          <w:vertAlign w:val="superscript"/>
        </w:rPr>
        <w:t>26</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{"citationID":"HqnAqXmc","properties":{"formattedCitation":"\\super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{"citationID":"PumuECB4","properties":{"formattedCitation":"\\super 27\\nosupersub{}","plainCitation":"27","noteIndex":0},"citationItems":[{"id":1795,"uris":["http://zotero.org/groups/2769688/items/JPQNPUTD"],"itemData":{"id":1795,"type":"article-journal","abstract":"Microbial community structure on coral reefs is strongly influenced by coral–algae interactions; however, the extent to which this influence is mediated by fishes is unknown. By excluding fleshy macroalgae, cultivating palatable filamentous algae and engaging in frequent aggression to protect resources, territorial damselfish (f. Pomacentridae), such as Stegastes, mediate macro-benthic dynamics on coral reefs and may significantly influence microbial communities. To elucidate how Stegastes apicalis and Stegastes nigricans may alter benthic microbial assemblages and coral health, we determined the benthic community composition (epilithic algal matrix and prokaryotes) and coral disease prevalence inside and outside of damselfish territories in the Great Barrier Reef, Australia. 16S rDNA sequencing revealed distinct bacterial communities associated with turf algae and a two to three times greater relative abundance of phylotypes with high sequence similarity to potential coral pathogens inside Stegastes's territories. These potentially pathogenic phylotypes (totalling 30.04% of the community) were found to have high sequence similarity to those amplified from black band disease (BBD) and disease affected corals worldwide. Disease surveys further revealed a significantly higher occurrence of BBD inside S. nigricans's territories. These findings demonstrate the first link between fish behaviour, reservoirs of potential coral disease pathogens and the prevalence of coral disease.","container-title":"Proceedings of the Royal Society B: Biological Sciences","DOI":"10.1098/rspb.2014.1032","issue":"1788","note":"publisher: Royal Society","page":"20141032","source":"royalsocietypublishing.org (Atypon)","title":"Farming behaviour of reef fishes increases the prevalence of coral disease associated microbes and black band disease","volume":"281","author":[{"family":"Casey","given":"Jordan M."},{"family":"Ainsworth","given":"Tracy D."},{"family":"Choat","given":"J. Howard"},{"family":"Connolly","given":"Sean R."}],"issued":{"date-parts":[["2014",8,7]]}}}],"schema":"https://github.com/citation-style-language/schema/raw/master/csl-citation.json"}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27</w:t>
      </w:r>
      <w:r w:rsidR="00C81643">
        <w:rPr>
          <w:rFonts w:ascii="Arial" w:eastAsia="Times New Roman" w:hAnsi="Arial" w:cs="Arial"/>
          <w:sz w:val="20"/>
          <w:szCs w:val="20"/>
        </w:rPr>
        <w:fldChar w:fldCharType="end"/>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w:t>
      </w:r>
      <w:ins w:id="3" w:author="Microsoft Office User" w:date="2024-10-28T15:27:00Z" w16du:dateUtc="2024-10-28T15:27:00Z">
        <w:r w:rsidR="009E7CFE">
          <w:rPr>
            <w:rFonts w:ascii="Arial" w:eastAsia="Times New Roman" w:hAnsi="Arial" w:cs="Arial"/>
            <w:sz w:val="20"/>
            <w:szCs w:val="20"/>
          </w:rPr>
          <w:t xml:space="preserve">and among </w:t>
        </w:r>
      </w:ins>
      <w:r>
        <w:rPr>
          <w:rFonts w:ascii="Arial" w:eastAsia="Times New Roman" w:hAnsi="Arial" w:cs="Arial"/>
          <w:sz w:val="20"/>
          <w:szCs w:val="20"/>
        </w:rPr>
        <w:t>species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{"citationID":"hgIUfuic","properties":{"formattedCitation":"\\super 28\\nosupersub{}","plainCitation":"28","noteIndex":0},"citationItems":[{"id":1858,"uris":["http://zotero.org/groups/2769688/items/VC6NCLCB"],"itemData":{"id":1858,"type":"article-journal","abstract":"In recent decades coral gardening has become increasingly popular to restore degraded reef ecosystems. However, the growth and survivorship of nursery-reared outplanted corals are highly variable. Scientists are trying to identify genotypes that show signs of disease resistance and leverage these genotypes in restoring more resilient populations. In a previous study, a field disease grafting assay was conducted on nursery-reared Acropora cervicornis and Acropora palmata to quantify relative disease susceptibility. In this study, we further evaluate this field assay by investigating putative disease-causing agents and the microbiome of corals with disease-resistant phenotypes. We conducted 16S rRNA gene high-throughput sequencing on A. cervicornis and A. palmata that were grafted (inoculated) with a diseased A. cervicornis fragment. We found that independent of health state, A. cervicornis and A. palmata had distinct alpha and beta diversity patterns from one another and distinct dominant bacteria. In addition, despite different microbiome patterns between both inoculated coral species, the genus Sphingomonadaceae was significantly found in both diseased coral species. Additionally, a core bacteria member from the order Myxococcales was found at relatively higher abundances in corals with lower rates of disease development following grafting. In all, we identified Sphingomonadaceae as a putative coral pathogen and a bacterium from the order Myxococcales associated with corals that showed disease resistant phenotypes.","container-title":"Scientific Reports","DOI":"10.1038/s41598-019-54855-y","ISSN":"2045-2322","issue":"1","journalAbbreviation":"Sci Rep","language":"en","license":"2019 The Author(s)","note":"number: 1\npublisher: Nature Publishing Group","page":"18279","source":"www.nature.com","title":"Microbiome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M."}],"issued":{"date-parts":[["2019",12,4]]}}}],"schema":"https://github.com/citation-style-language/schema/raw/master/csl-citation.json"}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28</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557D048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{"citationID":"Y7VHRyGr","properties":{"formattedCitation":"\\super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29</w:t>
      </w:r>
      <w:r w:rsidR="00C81643">
        <w:rPr>
          <w:rFonts w:ascii="Arial" w:eastAsia="Times New Roman" w:hAnsi="Arial" w:cs="Arial"/>
          <w:sz w:val="20"/>
          <w:szCs w:val="20"/>
        </w:rPr>
        <w:fldChar w:fldCharType="end"/>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{"citationID":"hhioqKlI","properties":{"formattedCitation":"\\super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have been established and mapped to coral life-history strategies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{"citationID":"ColCJrgM","properties":{"formattedCitation":"\\super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4143C1A8"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xml:space="preserve">. To address this question quantitatively, we first characterized the microbiome composition from visibly healthy samples of 40 coral genera using 16S rRNA gene </w:t>
      </w:r>
      <w:ins w:id="4" w:author="Microsoft Office User" w:date="2024-10-28T13:01:00Z" w16du:dateUtc="2024-10-28T13:01:00Z">
        <w:r w:rsidR="00C04DDF">
          <w:rPr>
            <w:rFonts w:ascii="Arial" w:eastAsia="Times New Roman" w:hAnsi="Arial" w:cs="Arial"/>
            <w:sz w:val="20"/>
            <w:szCs w:val="20"/>
          </w:rPr>
          <w:t xml:space="preserve">amplicon </w:t>
        </w:r>
      </w:ins>
      <w:r w:rsidRPr="00961490">
        <w:rPr>
          <w:rFonts w:ascii="Arial" w:eastAsia="Times New Roman" w:hAnsi="Arial" w:cs="Arial"/>
          <w:sz w:val="20"/>
          <w:szCs w:val="20"/>
        </w:rPr>
        <w:t>sequencing results from the Global Coral Microbiome Project</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{"citationID":"sgLbJwN5","properties":{"formattedCitation":"\\super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{"citationID":"NjhuIIit","properties":{"formattedCitation":"\\super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8">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201946" w:rsidRPr="00961490">
        <w:rPr>
          <w:rFonts w:ascii="Arial" w:eastAsia="Tahoma" w:hAnsi="Arial" w:cs="Arial"/>
          <w:sz w:val="20"/>
          <w:szCs w:val="20"/>
        </w:rPr>
        <w:t>Coral Disease Database (HICORDIS)</w:t>
      </w:r>
      <w:r w:rsidR="00C81643">
        <w:rPr>
          <w:rFonts w:ascii="Arial" w:eastAsia="Tahoma" w:hAnsi="Arial" w:cs="Arial"/>
          <w:sz w:val="20"/>
          <w:szCs w:val="20"/>
        </w:rPr>
        <w:fldChar w:fldCharType="begin"/>
      </w:r>
      <w:r w:rsidR="00C81643">
        <w:rPr>
          <w:rFonts w:ascii="Arial" w:eastAsia="Tahoma" w:hAnsi="Arial" w:cs="Arial"/>
          <w:sz w:val="20"/>
          <w:szCs w:val="20"/>
        </w:rPr>
        <w:instrText xml:space="preserve"> ADDIN ZOTERO_ITEM CSL_CITATION {"citationID":"uYYQUlKY","properties":{"formattedCitation":"\\super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ahoma" w:hAnsi="Arial" w:cs="Arial"/>
          <w:sz w:val="20"/>
          <w:szCs w:val="20"/>
        </w:rPr>
        <w:fldChar w:fldCharType="separate"/>
      </w:r>
      <w:r w:rsidR="00C81643" w:rsidRPr="00C81643">
        <w:rPr>
          <w:rFonts w:ascii="Arial" w:hAnsi="Arial" w:cs="Arial"/>
          <w:sz w:val="20"/>
          <w:vertAlign w:val="superscript"/>
        </w:rPr>
        <w:t>29</w:t>
      </w:r>
      <w:r w:rsidR="00C81643">
        <w:rPr>
          <w:rFonts w:ascii="Arial" w:eastAsia="Tahoma" w:hAnsi="Arial" w:cs="Arial"/>
          <w:sz w:val="20"/>
          <w:szCs w:val="20"/>
        </w:rPr>
        <w:fldChar w:fldCharType="end"/>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{"citationID":"1Wjb86Sr","properties":{"formattedCitation":"\\super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31</w:t>
      </w:r>
      <w:r w:rsidR="00C81643">
        <w:rPr>
          <w:rFonts w:ascii="Arial" w:eastAsia="Times New Roman" w:hAnsi="Arial" w:cs="Arial"/>
          <w:sz w:val="20"/>
          <w:szCs w:val="20"/>
        </w:rPr>
        <w:fldChar w:fldCharType="end"/>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5F2505E4"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The microbiome of corals is often dominated by a few highly-abundant taxa that demonstrate species-specificity</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{"citationID":"5bPz4tiU","properties":{"formattedCitation":"\\super 17,18\\nosupersub{}","plainCitation":"17,18","noteIndex":0},"citationItems":[{"id":1823,"uris":["http://zotero.org/groups/2769688/items/3GY2JAFK"],"itemData":{"id":1823,"type":"article-journal","abstract":"Coral-associated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17,18</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{"citationID":"2xnJ52BI","properties":{"formattedCitation":"\\super 17\\nosupersub{}","plainCitation":"17","noteIndex":0},"citationItems":[{"id":1823,"uris":["http://zotero.org/groups/2769688/items/3GY2JAFK"],"itemData":{"id":1823,"type":"article-journal","abstract":"Coral-associated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w:t>
      </w:r>
      <w:r w:rsidR="00C81643">
        <w:rPr>
          <w:rFonts w:ascii="Arial" w:eastAsia="Times New Roman" w:hAnsi="Arial" w:cs="Arial"/>
          <w:sz w:val="20"/>
          <w:szCs w:val="20"/>
        </w:rPr>
        <w:fldChar w:fldCharType="end"/>
      </w:r>
      <w:r w:rsidRPr="00961490">
        <w:rPr>
          <w:rFonts w:ascii="Arial" w:eastAsia="Times New Roman" w:hAnsi="Arial" w:cs="Arial"/>
          <w:sz w:val="20"/>
          <w:szCs w:val="20"/>
        </w:rPr>
        <w:t>,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393C754A" w14:textId="7B8FB4DF"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w:t>
      </w:r>
      <w:r w:rsidRPr="00961490">
        <w:rPr>
          <w:rFonts w:ascii="Arial" w:eastAsia="Times New Roman" w:hAnsi="Arial" w:cs="Arial"/>
          <w:sz w:val="20"/>
          <w:szCs w:val="20"/>
        </w:rPr>
        <w:lastRenderedPageBreak/>
        <w:t>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w:t>
      </w:r>
      <w:ins w:id="5" w:author="Microsoft Office User" w:date="2024-10-28T13:02:00Z" w16du:dateUtc="2024-10-28T13:02:00Z">
        <w:r w:rsidR="00C04DDF">
          <w:rPr>
            <w:rFonts w:ascii="Arial" w:eastAsia="Times New Roman" w:hAnsi="Arial" w:cs="Arial"/>
            <w:sz w:val="20"/>
            <w:szCs w:val="20"/>
          </w:rPr>
          <w:t>ial genus</w:t>
        </w:r>
      </w:ins>
      <w:del w:id="6" w:author="Microsoft Office User" w:date="2024-10-28T13:02:00Z" w16du:dateUtc="2024-10-28T13:02:00Z">
        <w:r w:rsidR="007141C2" w:rsidDel="00C04DDF">
          <w:rPr>
            <w:rFonts w:ascii="Arial" w:eastAsia="Times New Roman" w:hAnsi="Arial" w:cs="Arial"/>
            <w:sz w:val="20"/>
            <w:szCs w:val="20"/>
          </w:rPr>
          <w:delText>e</w:delText>
        </w:r>
      </w:del>
      <w:r w:rsidR="007141C2">
        <w:rPr>
          <w:rFonts w:ascii="Arial" w:eastAsia="Times New Roman" w:hAnsi="Arial" w:cs="Arial"/>
          <w:sz w:val="20"/>
          <w:szCs w:val="20"/>
        </w:rPr>
        <w:t xml:space="preserv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w:t>
      </w:r>
      <w:r w:rsidR="00BF4E69">
        <w:rPr>
          <w:rFonts w:ascii="Arial" w:eastAsia="Times New Roman" w:hAnsi="Arial" w:cs="Arial"/>
          <w:sz w:val="20"/>
          <w:szCs w:val="20"/>
        </w:rPr>
        <w:t>c</w:t>
      </w:r>
      <w:r w:rsidR="007141C2">
        <w:rPr>
          <w:rFonts w:ascii="Arial" w:eastAsia="Times New Roman" w:hAnsi="Arial" w:cs="Arial"/>
          <w:sz w:val="20"/>
          <w:szCs w:val="20"/>
        </w:rPr>
        <w:t>)</w:t>
      </w:r>
    </w:p>
    <w:p w14:paraId="089FA984" w14:textId="224708B7"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{"citationID":"vdWdiWAF","properties":{"formattedCitation":"\\super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32</w:t>
      </w:r>
      <w:r w:rsidR="00C81643">
        <w:rPr>
          <w:rFonts w:ascii="Arial" w:eastAsia="Times New Roman" w:hAnsi="Arial" w:cs="Arial"/>
          <w:sz w:val="20"/>
          <w:szCs w:val="20"/>
        </w:rPr>
        <w:fldChar w:fldCharType="end"/>
      </w:r>
      <w:r w:rsidRPr="00961490">
        <w:rPr>
          <w:rFonts w:ascii="Arial" w:eastAsia="Times New Roman" w:hAnsi="Arial" w:cs="Arial"/>
          <w:sz w:val="20"/>
          <w:szCs w:val="20"/>
        </w:rPr>
        <w:t>. In species where</w:t>
      </w:r>
      <w:ins w:id="7" w:author="Microsoft Office User" w:date="2024-10-28T13:53:00Z" w16du:dateUtc="2024-10-28T13:53:00Z">
        <w:r w:rsidR="003B1D05">
          <w:rPr>
            <w:rFonts w:ascii="Arial" w:eastAsia="Times New Roman" w:hAnsi="Arial" w:cs="Arial"/>
            <w:sz w:val="20"/>
            <w:szCs w:val="20"/>
          </w:rPr>
          <w:t xml:space="preserve"> members of the</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ins w:id="8" w:author="Microsoft Office User" w:date="2024-10-28T13:53:00Z" w16du:dateUtc="2024-10-28T13:53:00Z">
        <w:r w:rsidR="003B1D05">
          <w:rPr>
            <w:rFonts w:ascii="Arial" w:eastAsia="Times New Roman" w:hAnsi="Arial" w:cs="Arial"/>
            <w:iCs/>
            <w:sz w:val="20"/>
            <w:szCs w:val="20"/>
          </w:rPr>
          <w:t xml:space="preserve">genus </w:t>
        </w:r>
        <w:r w:rsidR="003B1D05">
          <w:rPr>
            <w:rFonts w:ascii="Arial" w:eastAsia="Times New Roman" w:hAnsi="Arial" w:cs="Arial"/>
            <w:sz w:val="20"/>
            <w:szCs w:val="20"/>
          </w:rPr>
          <w:t>are</w:t>
        </w:r>
      </w:ins>
      <w:del w:id="9" w:author="Microsoft Office User" w:date="2024-10-28T13:53:00Z" w16du:dateUtc="2024-10-28T13:53:00Z">
        <w:r w:rsidRPr="00961490" w:rsidDel="003B1D05">
          <w:rPr>
            <w:rFonts w:ascii="Arial" w:eastAsia="Times New Roman" w:hAnsi="Arial" w:cs="Arial"/>
            <w:sz w:val="20"/>
            <w:szCs w:val="20"/>
          </w:rPr>
          <w:delText>is</w:delText>
        </w:r>
      </w:del>
      <w:r w:rsidRPr="00961490">
        <w:rPr>
          <w:rFonts w:ascii="Arial" w:eastAsia="Times New Roman" w:hAnsi="Arial" w:cs="Arial"/>
          <w:sz w:val="20"/>
          <w:szCs w:val="20"/>
        </w:rPr>
        <w:t xml:space="preserve"> common, </w:t>
      </w:r>
      <w:ins w:id="10" w:author="Microsoft Office User" w:date="2024-10-28T13:53:00Z" w16du:dateUtc="2024-10-28T13:53:00Z">
        <w:r w:rsidR="003B1D05">
          <w:rPr>
            <w:rFonts w:ascii="Arial" w:eastAsia="Times New Roman" w:hAnsi="Arial" w:cs="Arial"/>
            <w:sz w:val="20"/>
            <w:szCs w:val="20"/>
          </w:rPr>
          <w:t>they</w:t>
        </w:r>
      </w:ins>
      <w:del w:id="11" w:author="Microsoft Office User" w:date="2024-10-28T13:53:00Z" w16du:dateUtc="2024-10-28T13:53:00Z">
        <w:r w:rsidRPr="00961490" w:rsidDel="003B1D05">
          <w:rPr>
            <w:rFonts w:ascii="Arial" w:eastAsia="Times New Roman" w:hAnsi="Arial" w:cs="Arial"/>
            <w:sz w:val="20"/>
            <w:szCs w:val="20"/>
          </w:rPr>
          <w:delText>it</w:delText>
        </w:r>
      </w:del>
      <w:r w:rsidRPr="00961490">
        <w:rPr>
          <w:rFonts w:ascii="Arial" w:eastAsia="Times New Roman" w:hAnsi="Arial" w:cs="Arial"/>
          <w:sz w:val="20"/>
          <w:szCs w:val="20"/>
        </w:rPr>
        <w:t xml:space="preserve"> frequently decrease</w:t>
      </w:r>
      <w:del w:id="12" w:author="Microsoft Office User" w:date="2024-10-28T13:54:00Z" w16du:dateUtc="2024-10-28T13:54:00Z">
        <w:r w:rsidRPr="00961490" w:rsidDel="003B1D05">
          <w:rPr>
            <w:rFonts w:ascii="Arial" w:eastAsia="Times New Roman" w:hAnsi="Arial" w:cs="Arial"/>
            <w:sz w:val="20"/>
            <w:szCs w:val="20"/>
          </w:rPr>
          <w:delText>s</w:delText>
        </w:r>
      </w:del>
      <w:r w:rsidRPr="00961490">
        <w:rPr>
          <w:rFonts w:ascii="Arial" w:eastAsia="Times New Roman" w:hAnsi="Arial" w:cs="Arial"/>
          <w:sz w:val="20"/>
          <w:szCs w:val="20"/>
        </w:rPr>
        <w:t xml:space="preserve"> in relative abundance during coral bleaching or disease</w:t>
      </w:r>
      <w:r w:rsidR="00C81643">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{"citationID":"Y2vv0AfK","properties":{"formattedCitation":"\\super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C81643">
        <w:rPr>
          <w:rFonts w:ascii="Arial" w:eastAsia="Times New Roman" w:hAnsi="Arial" w:cs="Arial"/>
          <w:sz w:val="20"/>
          <w:szCs w:val="20"/>
        </w:rPr>
        <w:fldChar w:fldCharType="separate"/>
      </w:r>
      <w:r w:rsidR="00AE7C6A" w:rsidRPr="00AE7C6A">
        <w:rPr>
          <w:rFonts w:ascii="Arial" w:hAnsi="Arial" w:cs="Arial"/>
          <w:sz w:val="20"/>
          <w:vertAlign w:val="superscript"/>
        </w:rPr>
        <w:t>33</w:t>
      </w:r>
      <w:r w:rsidR="00C81643">
        <w:rPr>
          <w:rFonts w:ascii="Arial" w:eastAsia="Times New Roman" w:hAnsi="Arial" w:cs="Arial"/>
          <w:sz w:val="20"/>
          <w:szCs w:val="20"/>
        </w:rPr>
        <w:fldChar w:fldCharType="end"/>
      </w:r>
      <w:r w:rsidRPr="00961490">
        <w:rPr>
          <w:rFonts w:ascii="Arial" w:eastAsia="Times New Roman" w:hAnsi="Arial" w:cs="Arial"/>
          <w:sz w:val="20"/>
          <w:szCs w:val="20"/>
        </w:rPr>
        <w:t>, suggesting a commensal or mutualistic rather than opportunistic relationship with host health</w:t>
      </w:r>
      <w:ins w:id="13" w:author="Microsoft Office User" w:date="2024-10-28T13:02:00Z" w16du:dateUtc="2024-10-28T13:02:00Z">
        <w:r w:rsidR="00C04DDF">
          <w:rPr>
            <w:rFonts w:ascii="Arial" w:eastAsia="Times New Roman" w:hAnsi="Arial" w:cs="Arial"/>
            <w:sz w:val="20"/>
            <w:szCs w:val="20"/>
          </w:rPr>
          <w:t xml:space="preserve">, although evidence exists for its potential to form relationships with corals </w:t>
        </w:r>
      </w:ins>
      <w:ins w:id="14" w:author="Microsoft Office User" w:date="2024-10-28T13:04:00Z" w16du:dateUtc="2024-10-28T13:04:00Z">
        <w:r w:rsidR="00C04DDF">
          <w:rPr>
            <w:rFonts w:ascii="Arial" w:eastAsia="Times New Roman" w:hAnsi="Arial" w:cs="Arial"/>
            <w:sz w:val="20"/>
            <w:szCs w:val="20"/>
          </w:rPr>
          <w:t>along the entire spectrum of</w:t>
        </w:r>
      </w:ins>
      <w:ins w:id="15" w:author="Microsoft Office User" w:date="2024-10-28T13:03:00Z" w16du:dateUtc="2024-10-28T13:03:00Z">
        <w:r w:rsidR="00C04DDF">
          <w:rPr>
            <w:rFonts w:ascii="Arial" w:eastAsia="Times New Roman" w:hAnsi="Arial" w:cs="Arial"/>
            <w:sz w:val="20"/>
            <w:szCs w:val="20"/>
          </w:rPr>
          <w:t xml:space="preserve"> symbioses (i.e., beneficial, commensal</w:t>
        </w:r>
      </w:ins>
      <w:ins w:id="16" w:author="Microsoft Office User" w:date="2024-10-28T13:06:00Z" w16du:dateUtc="2024-10-28T13:06:00Z">
        <w:r w:rsidR="00C04DDF">
          <w:rPr>
            <w:rFonts w:ascii="Arial" w:eastAsia="Times New Roman" w:hAnsi="Arial" w:cs="Arial"/>
            <w:sz w:val="20"/>
            <w:szCs w:val="20"/>
          </w:rPr>
          <w:t>,</w:t>
        </w:r>
      </w:ins>
      <w:ins w:id="17" w:author="Microsoft Office User" w:date="2024-10-28T13:03:00Z" w16du:dateUtc="2024-10-28T13:03:00Z">
        <w:r w:rsidR="00C04DDF">
          <w:rPr>
            <w:rFonts w:ascii="Arial" w:eastAsia="Times New Roman" w:hAnsi="Arial" w:cs="Arial"/>
            <w:sz w:val="20"/>
            <w:szCs w:val="20"/>
          </w:rPr>
          <w:t xml:space="preserve"> and</w:t>
        </w:r>
      </w:ins>
      <w:ins w:id="18" w:author="Microsoft Office User" w:date="2024-10-28T13:04:00Z" w16du:dateUtc="2024-10-28T13:04:00Z">
        <w:r w:rsidR="00C04DDF">
          <w:rPr>
            <w:rFonts w:ascii="Arial" w:eastAsia="Times New Roman" w:hAnsi="Arial" w:cs="Arial"/>
            <w:sz w:val="20"/>
            <w:szCs w:val="20"/>
          </w:rPr>
          <w:t>/or</w:t>
        </w:r>
      </w:ins>
      <w:ins w:id="19" w:author="Microsoft Office User" w:date="2024-10-28T13:03:00Z" w16du:dateUtc="2024-10-28T13:03:00Z">
        <w:r w:rsidR="00C04DDF">
          <w:rPr>
            <w:rFonts w:ascii="Arial" w:eastAsia="Times New Roman" w:hAnsi="Arial" w:cs="Arial"/>
            <w:sz w:val="20"/>
            <w:szCs w:val="20"/>
          </w:rPr>
          <w:t xml:space="preserve"> antagonistic; see</w:t>
        </w:r>
      </w:ins>
      <w:r w:rsidR="00C04DDF">
        <w:rPr>
          <w:rFonts w:ascii="Arial" w:eastAsia="Times New Roman" w:hAnsi="Arial" w:cs="Arial"/>
          <w:sz w:val="20"/>
          <w:szCs w:val="20"/>
        </w:rPr>
        <w:fldChar w:fldCharType="begin"/>
      </w:r>
      <w:r w:rsidR="00C04DDF">
        <w:rPr>
          <w:rFonts w:ascii="Arial" w:eastAsia="Times New Roman" w:hAnsi="Arial" w:cs="Arial"/>
          <w:sz w:val="20"/>
          <w:szCs w:val="20"/>
        </w:rPr>
        <w:instrText xml:space="preserve"> ADDIN ZOTERO_ITEM CSL_CITATION {"citationID":"vvTxPVjK","properties":{"formattedCitation":"\\super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C04DDF">
        <w:rPr>
          <w:rFonts w:ascii="Arial" w:eastAsia="Times New Roman" w:hAnsi="Arial" w:cs="Arial"/>
          <w:sz w:val="20"/>
          <w:szCs w:val="20"/>
        </w:rPr>
        <w:fldChar w:fldCharType="separate"/>
      </w:r>
      <w:r w:rsidR="00C04DDF" w:rsidRPr="00C04DDF">
        <w:rPr>
          <w:rFonts w:ascii="Arial" w:hAnsi="Arial" w:cs="Arial"/>
          <w:sz w:val="20"/>
          <w:vertAlign w:val="superscript"/>
        </w:rPr>
        <w:t>34</w:t>
      </w:r>
      <w:r w:rsidR="00C04DDF">
        <w:rPr>
          <w:rFonts w:ascii="Arial" w:eastAsia="Times New Roman" w:hAnsi="Arial" w:cs="Arial"/>
          <w:sz w:val="20"/>
          <w:szCs w:val="20"/>
        </w:rPr>
        <w:fldChar w:fldCharType="end"/>
      </w:r>
      <w:ins w:id="20" w:author="Microsoft Office User" w:date="2024-10-28T13:03:00Z" w16du:dateUtc="2024-10-28T13:03:00Z">
        <w:r w:rsidR="00C04DDF">
          <w:rPr>
            <w:rFonts w:ascii="Arial" w:eastAsia="Times New Roman" w:hAnsi="Arial" w:cs="Arial"/>
            <w:sz w:val="20"/>
            <w:szCs w:val="20"/>
          </w:rPr>
          <w:t>)</w:t>
        </w:r>
      </w:ins>
      <w:ins w:id="21" w:author="Microsoft Office User" w:date="2024-10-28T13:02:00Z" w16du:dateUtc="2024-10-28T13:02:00Z">
        <w:r w:rsidR="00C04DDF">
          <w:rPr>
            <w:rFonts w:ascii="Arial" w:eastAsia="Times New Roman" w:hAnsi="Arial" w:cs="Arial"/>
            <w:sz w:val="20"/>
            <w:szCs w:val="20"/>
          </w:rPr>
          <w:t xml:space="preserve"> </w:t>
        </w:r>
      </w:ins>
      <w:r w:rsidRPr="00961490">
        <w:rPr>
          <w:rFonts w:ascii="Arial" w:eastAsia="Times New Roman" w:hAnsi="Arial" w:cs="Arial"/>
          <w:sz w:val="20"/>
          <w:szCs w:val="20"/>
        </w:rPr>
        <w:t xml:space="preserve">.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{"citationID":"uL4OxlFx","properties":{"formattedCitation":"\\super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16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ins w:id="22" w:author="Microsoft Office User" w:date="2024-10-28T13:07:00Z" w16du:dateUtc="2024-10-28T13:07:00Z">
        <w:r w:rsidR="00C04DDF">
          <w:rPr>
            <w:rFonts w:ascii="Arial" w:eastAsia="Times New Roman" w:hAnsi="Arial" w:cs="Arial"/>
            <w:iCs/>
            <w:sz w:val="20"/>
            <w:szCs w:val="20"/>
          </w:rPr>
          <w:t xml:space="preserve">relative </w:t>
        </w:r>
      </w:ins>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exceeding the signal from ecological dominance.</w:t>
      </w:r>
      <w:r w:rsidR="00D44B56">
        <w:rPr>
          <w:rFonts w:ascii="Arial" w:eastAsia="Times New Roman" w:hAnsi="Arial" w:cs="Arial"/>
          <w:sz w:val="20"/>
          <w:szCs w:val="20"/>
        </w:rPr>
        <w:t xml:space="preserve"> </w:t>
      </w:r>
      <w:r w:rsidR="003A7855">
        <w:rPr>
          <w:rFonts w:ascii="Arial" w:eastAsia="Times New Roman" w:hAnsi="Arial" w:cs="Arial"/>
          <w:i/>
          <w:iCs/>
          <w:sz w:val="20"/>
          <w:szCs w:val="20"/>
        </w:rPr>
        <w:t xml:space="preserve">Endozoicomonas </w:t>
      </w:r>
      <w:r w:rsidR="003A7855">
        <w:rPr>
          <w:rFonts w:ascii="Arial" w:eastAsia="Times New Roman" w:hAnsi="Arial" w:cs="Arial"/>
          <w:sz w:val="20"/>
          <w:szCs w:val="20"/>
        </w:rPr>
        <w:t>remained significantly correlated with disease susceptibility</w:t>
      </w:r>
      <w:r w:rsidR="00BF4E69" w:rsidRPr="00153D46">
        <w:rPr>
          <w:rFonts w:ascii="Arial" w:eastAsia="Times New Roman" w:hAnsi="Arial" w:cs="Arial"/>
          <w:sz w:val="20"/>
          <w:szCs w:val="20"/>
        </w:rPr>
        <w:t xml:space="preserve"> after testing multiple linear models with depth, temperature, extent of turf algae </w:t>
      </w:r>
      <w:proofErr w:type="gramStart"/>
      <w:r w:rsidR="00BF4E69" w:rsidRPr="00153D46">
        <w:rPr>
          <w:rFonts w:ascii="Arial" w:eastAsia="Times New Roman" w:hAnsi="Arial" w:cs="Arial"/>
          <w:sz w:val="20"/>
          <w:szCs w:val="20"/>
        </w:rPr>
        <w:t>contact</w:t>
      </w:r>
      <w:proofErr w:type="gramEnd"/>
      <w:r w:rsidR="00BF4E69" w:rsidRPr="00153D46">
        <w:rPr>
          <w:rFonts w:ascii="Arial" w:eastAsia="Times New Roman" w:hAnsi="Arial" w:cs="Arial"/>
          <w:sz w:val="20"/>
          <w:szCs w:val="20"/>
        </w:rPr>
        <w:t>, latitude and overall microbiome richness as confounders (Supplementary Data Table 5b</w:t>
      </w:r>
      <w:r w:rsidR="00BF4E69">
        <w:rPr>
          <w:rFonts w:ascii="Arial" w:eastAsia="Times New Roman" w:hAnsi="Arial" w:cs="Arial"/>
          <w:sz w:val="20"/>
          <w:szCs w:val="20"/>
        </w:rPr>
        <w:t xml:space="preserve"> &amp; </w:t>
      </w:r>
      <w:r w:rsidR="00BF4E69" w:rsidRPr="00153D46">
        <w:rPr>
          <w:rFonts w:ascii="Arial" w:eastAsia="Times New Roman" w:hAnsi="Arial" w:cs="Arial"/>
          <w:sz w:val="20"/>
          <w:szCs w:val="20"/>
        </w:rPr>
        <w:t>c).</w:t>
      </w:r>
      <w:r w:rsidR="00BF4E69">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568F8282" w:rsidR="00961490" w:rsidRDefault="00961490" w:rsidP="00906414">
      <w:pPr>
        <w:pStyle w:val="NormalWeb"/>
        <w:rPr>
          <w:ins w:id="23" w:author="Microsoft Office User" w:date="2024-10-28T16:44:00Z" w16du:dateUtc="2024-10-28T16:44:00Z"/>
          <w:rFonts w:ascii="Arial" w:hAnsi="Arial" w:cs="Arial"/>
          <w:color w:val="242424"/>
          <w:sz w:val="20"/>
          <w:szCs w:val="20"/>
          <w:shd w:val="clear" w:color="auto" w:fill="FFFFFF"/>
        </w:rPr>
      </w:pPr>
      <w:r w:rsidRPr="00961490">
        <w:rPr>
          <w:rFonts w:ascii="Arial" w:hAnsi="Arial" w:cs="Arial"/>
          <w:b/>
          <w:i/>
          <w:sz w:val="20"/>
          <w:szCs w:val="20"/>
        </w:rPr>
        <w:t>Endozoicomonas</w:t>
      </w:r>
      <w:r w:rsidRPr="00961490">
        <w:rPr>
          <w:rFonts w:ascii="Arial" w:hAnsi="Arial" w:cs="Arial"/>
          <w:b/>
          <w:sz w:val="20"/>
          <w:szCs w:val="20"/>
        </w:rPr>
        <w:t xml:space="preserve"> is associated with high growth rates. </w:t>
      </w:r>
      <w:r w:rsidRPr="00961490">
        <w:rPr>
          <w:rFonts w:ascii="Arial" w:hAnsi="Arial" w:cs="Arial"/>
          <w:i/>
          <w:sz w:val="20"/>
          <w:szCs w:val="20"/>
        </w:rPr>
        <w:t xml:space="preserve">Endozoicomonas </w:t>
      </w:r>
      <w:r w:rsidRPr="00961490">
        <w:rPr>
          <w:rFonts w:ascii="Arial" w:hAnsi="Arial" w:cs="Arial"/>
          <w:sz w:val="20"/>
          <w:szCs w:val="20"/>
        </w:rPr>
        <w:t>is</w:t>
      </w:r>
      <w:ins w:id="24" w:author="Microsoft Office User" w:date="2024-10-28T13:13:00Z" w16du:dateUtc="2024-10-28T13:13:00Z">
        <w:r w:rsidR="00C04DDF">
          <w:rPr>
            <w:rFonts w:ascii="Arial" w:hAnsi="Arial" w:cs="Arial"/>
            <w:sz w:val="20"/>
            <w:szCs w:val="20"/>
          </w:rPr>
          <w:t xml:space="preserve"> often</w:t>
        </w:r>
      </w:ins>
      <w:r w:rsidRPr="00961490">
        <w:rPr>
          <w:rFonts w:ascii="Arial" w:hAnsi="Arial" w:cs="Arial"/>
          <w:sz w:val="20"/>
          <w:szCs w:val="20"/>
        </w:rPr>
        <w:t xml:space="preserve"> linked to metabolic benefits to the coral host</w:t>
      </w:r>
      <w:r w:rsidR="00AE7C6A">
        <w:rPr>
          <w:rFonts w:ascii="Arial" w:hAnsi="Arial" w:cs="Arial"/>
          <w:sz w:val="20"/>
          <w:szCs w:val="20"/>
        </w:rPr>
        <w:fldChar w:fldCharType="begin"/>
      </w:r>
      <w:r w:rsidR="00C04DDF">
        <w:rPr>
          <w:rFonts w:ascii="Arial" w:hAnsi="Arial" w:cs="Arial"/>
          <w:sz w:val="20"/>
          <w:szCs w:val="20"/>
        </w:rPr>
        <w:instrText xml:space="preserve"> ADDIN ZOTERO_ITEM CSL_CITATION {"citationID":"jyCGBFlh","properties":{"formattedCitation":"\\super 35,36\\nosupersub{}","plainCitation":"35,36","noteIndex":0},"citationItems":[{"id":1661,"uris":["http://zotero.org/groups/2769688/items/AIA2Q5Y9"],"itemData":{"id":1661,"type":"article-journal","abstract":"Endozoicomonas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R."}],"issued":{"date-parts":[["2017",1,17]]}}},{"id":1667,"uris":["http://zotero.org/groups/2769688/items/NQPICS5E"],"itemData":{"id":1667,"type":"article-journal","abstract":"Dominant coral-associated Endozoicomonas bacteria species are hypothesized to play a role in the coral sulfur cycle by metabolizing dimethylsulfoniopropionate (DMSP) into dimethylsulfide (DMS); however, no sequenced genome to date harbors genes for this process. In this study, we assembled high-quality (&gt;95% complete) draft genomes of strains of the recently added species Endozoicomonas acroporae (Acr-14T, Acr-1, and Acr-5) isolated from the coral Acropora sp. and performed a comparative genomic analysis on the genus Endozoicomonas. We identified DMSP CoA-transferase/lyase—a dddD gene homolog in all sequenced genomes of E. acroporae strains—and functionally characterized bacteria capable of metabolizing DMSP into DMS via the DddD cleavage pathway using RT-qPCR and gas chromatography (GC). Furthermore, we demonstrated that E. acroporae strains can use DMSP as a carbon source and have genes arranged in an operon-like manner to link DMSP metabolism to the central carbon cycle. This study confirms the role of Endozoicomonas in the coral sulfur cycle.","container-title":"The ISME Journal","DOI":"10.1038/s41396-020-0610-x","ISSN":"1751-7370","issue":"5","journalAbbreviation":"ISME J","language":"en","license":"2020 The Author(s)","note":"number: 5\npublisher: Nature Publishing Group","page":"1290-1303","source":"www.nature.com","title":"Comparative genomics: Dominant coral-bacterium Endozoicomonas acroporae metabolizes dimethylsulfoniopropionate (DMSP)","title-short":"Comparative genomics","volume":"14","author":[{"family":"Tandon","given":"Kshitij"},{"family":"Lu","given":"Chih-Ying"},{"family":"Chiang","given":"Pei-Wen"},{"family":"Wada","given":"Naohisa"},{"family":"Yang","given":"Shan-Hua"},{"family":"Chan","given":"Ya-Fan"},{"family":"Chen","given":"Ping-Yun"},{"family":"Chang","given":"Hsiao-Yu"},{"family":"Chiou","given":"Yu-Jing"},{"family":"Chou","given":"Ming-Shean"},{"family":"Chen","given":"Wen-Ming"},{"family":"Tang","given":"Sen-Lin"}],"issued":{"date-parts":[["2020",5]]}}}],"schema":"https://github.com/citation-style-language/schema/raw/master/csl-citation.json"} </w:instrText>
      </w:r>
      <w:r w:rsidR="00AE7C6A">
        <w:rPr>
          <w:rFonts w:ascii="Arial" w:hAnsi="Arial" w:cs="Arial"/>
          <w:sz w:val="20"/>
          <w:szCs w:val="20"/>
        </w:rPr>
        <w:fldChar w:fldCharType="separate"/>
      </w:r>
      <w:r w:rsidR="00C04DDF" w:rsidRPr="00C04DDF">
        <w:rPr>
          <w:rFonts w:ascii="Arial" w:hAnsi="Arial" w:cs="Arial"/>
          <w:sz w:val="20"/>
          <w:vertAlign w:val="superscript"/>
        </w:rPr>
        <w:t>35,36</w:t>
      </w:r>
      <w:r w:rsidR="00AE7C6A">
        <w:rPr>
          <w:rFonts w:ascii="Arial" w:hAnsi="Arial" w:cs="Arial"/>
          <w:sz w:val="20"/>
          <w:szCs w:val="20"/>
        </w:rPr>
        <w:fldChar w:fldCharType="end"/>
      </w:r>
      <w:ins w:id="25" w:author="Microsoft Office User" w:date="2024-10-28T13:11:00Z" w16du:dateUtc="2024-10-28T13:11:00Z">
        <w:r w:rsidR="00C04DDF">
          <w:rPr>
            <w:rFonts w:ascii="Arial" w:hAnsi="Arial" w:cs="Arial"/>
            <w:sz w:val="20"/>
            <w:szCs w:val="20"/>
          </w:rPr>
          <w:t xml:space="preserve"> (but see</w:t>
        </w:r>
      </w:ins>
      <w:r w:rsidR="00C04DDF">
        <w:rPr>
          <w:rFonts w:ascii="Arial" w:hAnsi="Arial" w:cs="Arial"/>
          <w:sz w:val="20"/>
          <w:szCs w:val="20"/>
        </w:rPr>
        <w:fldChar w:fldCharType="begin"/>
      </w:r>
      <w:r w:rsidR="00C04DDF">
        <w:rPr>
          <w:rFonts w:ascii="Arial" w:hAnsi="Arial" w:cs="Arial"/>
          <w:sz w:val="20"/>
          <w:szCs w:val="20"/>
        </w:rPr>
        <w:instrText xml:space="preserve"> ADDIN ZOTERO_ITEM CSL_CITATION {"citationID":"wXDonERV","properties":{"formattedCitation":"\\super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C04DDF">
        <w:rPr>
          <w:rFonts w:ascii="Arial" w:hAnsi="Arial" w:cs="Arial"/>
          <w:sz w:val="20"/>
          <w:szCs w:val="20"/>
        </w:rPr>
        <w:fldChar w:fldCharType="separate"/>
      </w:r>
      <w:r w:rsidR="00C04DDF" w:rsidRPr="00C04DDF">
        <w:rPr>
          <w:rFonts w:ascii="Arial" w:hAnsi="Arial" w:cs="Arial"/>
          <w:sz w:val="20"/>
          <w:vertAlign w:val="superscript"/>
        </w:rPr>
        <w:t>34</w:t>
      </w:r>
      <w:r w:rsidR="00C04DDF">
        <w:rPr>
          <w:rFonts w:ascii="Arial" w:hAnsi="Arial" w:cs="Arial"/>
          <w:sz w:val="20"/>
          <w:szCs w:val="20"/>
        </w:rPr>
        <w:fldChar w:fldCharType="end"/>
      </w:r>
      <w:ins w:id="26" w:author="Microsoft Office User" w:date="2024-10-28T13:11:00Z" w16du:dateUtc="2024-10-28T13:11:00Z">
        <w:r w:rsidR="00C04DDF">
          <w:rPr>
            <w:rFonts w:ascii="Arial" w:hAnsi="Arial" w:cs="Arial"/>
            <w:sz w:val="20"/>
            <w:szCs w:val="20"/>
          </w:rPr>
          <w:t>)</w:t>
        </w:r>
      </w:ins>
      <w:ins w:id="27" w:author="Microsoft Office User" w:date="2024-10-28T16:24:00Z" w16du:dateUtc="2024-10-28T16:24:00Z">
        <w:r w:rsidR="00F44CA0">
          <w:rPr>
            <w:rFonts w:ascii="Arial" w:hAnsi="Arial" w:cs="Arial"/>
            <w:sz w:val="20"/>
            <w:szCs w:val="20"/>
          </w:rPr>
          <w:t>, including a potential role in stero</w:t>
        </w:r>
      </w:ins>
      <w:ins w:id="28" w:author="Microsoft Office User" w:date="2024-10-28T16:25:00Z" w16du:dateUtc="2024-10-28T16:25:00Z">
        <w:r w:rsidR="00F44CA0">
          <w:rPr>
            <w:rFonts w:ascii="Arial" w:hAnsi="Arial" w:cs="Arial"/>
            <w:sz w:val="20"/>
            <w:szCs w:val="20"/>
          </w:rPr>
          <w:t>id processing</w:t>
        </w:r>
      </w:ins>
      <w:r w:rsidR="00F44CA0">
        <w:rPr>
          <w:rFonts w:ascii="Arial" w:hAnsi="Arial" w:cs="Arial"/>
          <w:sz w:val="20"/>
          <w:szCs w:val="20"/>
        </w:rPr>
        <w:fldChar w:fldCharType="begin"/>
      </w:r>
      <w:r w:rsidR="00F44CA0">
        <w:rPr>
          <w:rFonts w:ascii="Arial" w:hAnsi="Arial" w:cs="Arial"/>
          <w:sz w:val="20"/>
          <w:szCs w:val="20"/>
        </w:rPr>
        <w:instrText xml:space="preserve"> ADDIN ZOTERO_ITEM CSL_CITATION {"citationID":"2GBvUbL0","properties":{"formattedCitation":"\\super 37\\nosupersub{}","plainCitation":"37","noteIndex":0},"citationItems":[{"id":2150,"uris":["http://zotero.org/groups/2769688/items/8ZCEF283"],"itemData":{"id":2150,"type":"article","abstract":"Summary Paragraph\nRising temperatures are devastating coral populations throughout the globe1. The coral microbiome is believed to play a critical role in sustaining corals and enabling their adaptation to environmental changes, particularly thermal stress2–4. A ubiquitous group of coral-associated bacteria, known as Endozoicomonas, are hypothesized to provide their host with essential metabolites5. However, the nature of coral-Endozoicomonas symbiosis and the role these bacteria play in adaptation to thermal stress are largely unknown. Here, we show that symbiotic Endozoicomonas adapt to the host environment by gaining the ability to degrade coral-derived steroids and Symbiodiniaceae-derived galactose while losing the ability to synthesize iron-binding siderophores, a common feature of free-living marine bacteria6. More importantly, under thermal stress Endozoicomonas utilizes coral-derived cholesterol partially as a carbon source while simultaneously converting it to the hormones testosterone and progesterone. Both steroids prime the innate immune system and inhibit pathogenic bacteria and fungi7. These findings highlight an unknown interaction between corals and their microbiome that may be critical to coral health as oceans warm up. The ability of bacteria to synthesize eukaryotic steroid hormones underscores the importance of these molecules in inter-kingdom interactions and suggests that their origin may have evolved as a result of eukaryogenesis.","DOI":"10.1101/2023.09.19.558257","language":"en","license":"© 2023, Posted by Cold Spring Harbor Laboratory. This pre-print is available under a Creative Commons License (Attribution-NonCommercial-NoDerivs 4.0 International), CC BY-NC-ND 4.0, as described at http://creativecommons.org/licenses/by-nc-nd/4.0/","note":"page: 2023.09.19.558257\nsection: New Results","publisher":"bioRxiv","source":"bioRxiv","title":"Endozoicomonas provides corals with steroid hormones during thermal stress","URL":"https://www.biorxiv.org/content/10.1101/2023.09.19.558257v1","author":[{"family":"Ochsenkühn","given":"Michael A."},{"family":"Mohamed","given":"Amin R."},{"family":"Haydon","given":"Trent D."},{"family":"Coe","given":"Lisa S. Y."},{"family":"Abrego","given":"David"},{"family":"Amin","given":"Shady A."}],"accessed":{"date-parts":[["2024",3,18]]},"issued":{"date-parts":[["2023",9,19]]}}}],"schema":"https://github.com/citation-style-language/schema/raw/master/csl-citation.json"} </w:instrText>
      </w:r>
      <w:r w:rsidR="00F44CA0">
        <w:rPr>
          <w:rFonts w:ascii="Arial" w:hAnsi="Arial" w:cs="Arial"/>
          <w:sz w:val="20"/>
          <w:szCs w:val="20"/>
        </w:rPr>
        <w:fldChar w:fldCharType="separate"/>
      </w:r>
      <w:r w:rsidR="00F44CA0" w:rsidRPr="00F44CA0">
        <w:rPr>
          <w:rFonts w:ascii="Arial" w:hAnsi="Arial" w:cs="Arial"/>
          <w:sz w:val="20"/>
          <w:vertAlign w:val="superscript"/>
        </w:rPr>
        <w:t>37</w:t>
      </w:r>
      <w:r w:rsidR="00F44CA0">
        <w:rPr>
          <w:rFonts w:ascii="Arial" w:hAnsi="Arial" w:cs="Arial"/>
          <w:sz w:val="20"/>
          <w:szCs w:val="20"/>
        </w:rPr>
        <w:fldChar w:fldCharType="end"/>
      </w:r>
      <w:ins w:id="29" w:author="Microsoft Office User" w:date="2024-10-28T16:27:00Z" w16du:dateUtc="2024-10-28T16:27:00Z">
        <w:r w:rsidR="00F44CA0">
          <w:rPr>
            <w:rFonts w:ascii="Arial" w:hAnsi="Arial" w:cs="Arial"/>
            <w:sz w:val="20"/>
            <w:szCs w:val="20"/>
          </w:rPr>
          <w:t xml:space="preserve">. </w:t>
        </w:r>
      </w:ins>
      <w:del w:id="30" w:author="Microsoft Office User" w:date="2024-10-28T16:27:00Z" w16du:dateUtc="2024-10-28T16:27:00Z">
        <w:r w:rsidRPr="00961490" w:rsidDel="00F44CA0">
          <w:rPr>
            <w:rFonts w:ascii="Arial" w:hAnsi="Arial" w:cs="Arial"/>
            <w:sz w:val="20"/>
            <w:szCs w:val="20"/>
          </w:rPr>
          <w:delText xml:space="preserve"> and </w:delText>
        </w:r>
      </w:del>
      <w:ins w:id="31" w:author="Microsoft Office User" w:date="2024-10-28T16:27:00Z" w16du:dateUtc="2024-10-28T16:27:00Z">
        <w:r w:rsidR="00F44CA0">
          <w:rPr>
            <w:rFonts w:ascii="Arial" w:hAnsi="Arial" w:cs="Arial"/>
            <w:sz w:val="20"/>
            <w:szCs w:val="20"/>
          </w:rPr>
          <w:t>E</w:t>
        </w:r>
      </w:ins>
      <w:del w:id="32" w:author="Microsoft Office User" w:date="2024-10-28T16:27:00Z" w16du:dateUtc="2024-10-28T16:27:00Z">
        <w:r w:rsidRPr="00961490" w:rsidDel="00F44CA0">
          <w:rPr>
            <w:rFonts w:ascii="Arial" w:hAnsi="Arial" w:cs="Arial"/>
            <w:sz w:val="20"/>
            <w:szCs w:val="20"/>
          </w:rPr>
          <w:delText>e</w:delText>
        </w:r>
      </w:del>
      <w:r w:rsidRPr="00961490">
        <w:rPr>
          <w:rFonts w:ascii="Arial" w:hAnsi="Arial" w:cs="Arial"/>
          <w:sz w:val="20"/>
          <w:szCs w:val="20"/>
        </w:rPr>
        <w:t xml:space="preserve">xperimental studies have shown that decreases in its </w:t>
      </w:r>
      <w:ins w:id="33" w:author="Microsoft Office User" w:date="2024-10-28T13:41:00Z" w16du:dateUtc="2024-10-28T13:41:00Z">
        <w:r w:rsidR="005A4D34">
          <w:rPr>
            <w:rFonts w:ascii="Arial" w:hAnsi="Arial" w:cs="Arial"/>
            <w:sz w:val="20"/>
            <w:szCs w:val="20"/>
          </w:rPr>
          <w:t xml:space="preserve">relative </w:t>
        </w:r>
      </w:ins>
      <w:r w:rsidRPr="00961490">
        <w:rPr>
          <w:rFonts w:ascii="Arial" w:hAnsi="Arial" w:cs="Arial"/>
          <w:sz w:val="20"/>
          <w:szCs w:val="20"/>
        </w:rPr>
        <w:t>abundance is typical with disease</w:t>
      </w:r>
      <w:r w:rsidR="00AE7C6A">
        <w:rPr>
          <w:rFonts w:ascii="Arial" w:hAnsi="Arial" w:cs="Arial"/>
          <w:sz w:val="20"/>
          <w:szCs w:val="20"/>
        </w:rPr>
        <w:fldChar w:fldCharType="begin"/>
      </w:r>
      <w:r w:rsidR="00F44CA0">
        <w:rPr>
          <w:rFonts w:ascii="Arial" w:hAnsi="Arial" w:cs="Arial"/>
          <w:sz w:val="20"/>
          <w:szCs w:val="20"/>
        </w:rPr>
        <w:instrText xml:space="preserve"> ADDIN ZOTERO_ITEM CSL_CITATION {"citationID":"s82tyNM6","properties":{"formattedCitation":"\\super 38,39\\nosupersub{}","plainCitation":"38,39","noteIndex":0},"citationItems":[{"id":1620,"uris":["http://zotero.org/groups/2769688/items/QTIJWXKY"],"itemData":{"id":1620,"type":"article-journal","abstract":"Increased bacterial diversity on diseased corals can obscure disease etiology and complicate our understanding of pathogenesis. To untangle microbes that may cause white band disease signs from microbes responding to disease, we inoculated healthy Acropora cervicornis corals with an infectious dose from visibly diseased corals. We sampled these dosed corals and healthy controls over time for sequencing of the bacterial 16S region. Endozoicomonas were associated with healthy fragments from 4/10 colonies, dominating microbiomes before dosing and decreasing over time only in corals that displayed disease signs, suggesting a role in disease resistance. We grouped disease-associated bacteria by when they increased in abundance (primary vs secondary) and whether they originated in the dose (colonizers) or the previously healthy corals (responders). We found that all primary responders increased in all dosed corals regardless of final disease state and are therefore unlikely to cause disease signs. In contrast, primary colonizers in the families Pasteurellaceae and Francisellaceae increased solely in dosed corals that ultimately displayed disease signs, and may be infectious foreign bacteria involved in the development of disease signs. Moving away from a static comparison of diseased and healthy bacterial communities, we provide a framework to identify key players in other coral diseases.","container-title":"FEMS microbiology ecology","DOI":"10.1093/femsec/fix080","ISSN":"1574-6941","issue":"7","journalAbbreviation":"FEMS Microbiol Ecol","language":"eng","note":"PMID: 28637338","source":"PubMed","title":"Complex interactions between potentially pathogenic, opportunistic, and resident bacteria emerge during infection on a reef-building coral","volume":"93","author":[{"family":"Gignoux-Wolfsohn","given":"Sarah A."},{"family":"Aronson","given":"Felicia M."},{"family":"Vollmer","given":"Steven V."}],"issued":{"date-parts":[["2017",7,1]]}}},{"id":1658,"uris":["http://zotero.org/groups/2769688/items/ZCR4ZQGA"],"itemData":{"id":1658,"type":"article-journal","abstract":"Apical lesions on Porites astreoides were characterized by the appearance of a thin yellow band, which was preceded by bleaching of the coral tissues and followed by a completely denuded coral skeleton, which often harbored secondary macroalgal colonizers. These characteristics have not been previously described in Porites and do not match common Caribbean coral diseases. The lesions were observed only in warmer months and at shallow depths on the fore reef in Belize. Analysis of the microbial community composition based on the V4 hypervariable region of 16S ribosomal RNA genes revealed that the surface microbiomes associated with nonsymptomatic corals were dominated by the members of the genus Endozoicomonas, consistent with other studies. Comparison of the microbiomes of nonsymptomatic and lesioned coral colonies sampled in July and September revealed two distinct groups, inconsistently related to the disease state of the coral, but showing some temporal signal. The loss of Endozoicomonas was characteristic of lesioned corals, which also harbored potential opportunistic pathogens such as Alternaria, Stenotrophomonas, and Achromobacter. The presence of lesions in P. astreoides coincided with a decrease in the relative abundance of Endozoicomonas, rather than the appearance of specific pathogenic taxa.","container-title":"PLOS ONE","DOI":"10.1371/journal.pone.0100316","ISSN":"1932-6203","issue":"6","journalAbbreviation":"PLOS ONE","language":"en","note":"publisher: Public Library of Science","page":"e100316","source":"PLoS Journals","title":"Community Shifts in the Surface Microbiomes of the Coral Porites astreoides with Unusual Lesions","volume":"9","author":[{"family":"Meyer","given":"Julie L."},{"family":"Paul","given":"Valerie J."},{"family":"Teplitski","given":"Max"}],"issued":{"date-parts":[["2014",6,17]]}}}],"schema":"https://github.com/citation-style-language/schema/raw/master/csl-citation.json"} </w:instrText>
      </w:r>
      <w:r w:rsidR="00AE7C6A">
        <w:rPr>
          <w:rFonts w:ascii="Arial" w:hAnsi="Arial" w:cs="Arial"/>
          <w:sz w:val="20"/>
          <w:szCs w:val="20"/>
        </w:rPr>
        <w:fldChar w:fldCharType="separate"/>
      </w:r>
      <w:r w:rsidR="00F44CA0" w:rsidRPr="00F44CA0">
        <w:rPr>
          <w:rFonts w:ascii="Arial" w:hAnsi="Arial" w:cs="Arial"/>
          <w:sz w:val="20"/>
          <w:vertAlign w:val="superscript"/>
        </w:rPr>
        <w:t>38,39</w:t>
      </w:r>
      <w:r w:rsidR="00AE7C6A">
        <w:rPr>
          <w:rFonts w:ascii="Arial" w:hAnsi="Arial" w:cs="Arial"/>
          <w:sz w:val="20"/>
          <w:szCs w:val="20"/>
        </w:rPr>
        <w:fldChar w:fldCharType="end"/>
      </w:r>
      <w:r w:rsidRPr="00961490">
        <w:rPr>
          <w:rFonts w:ascii="Arial" w:hAnsi="Arial" w:cs="Arial"/>
          <w:sz w:val="20"/>
          <w:szCs w:val="20"/>
        </w:rPr>
        <w:t xml:space="preserve"> or other health stressors such as bleaching</w:t>
      </w:r>
      <w:r w:rsidR="00AE7C6A">
        <w:rPr>
          <w:rFonts w:ascii="Arial" w:hAnsi="Arial" w:cs="Arial"/>
          <w:sz w:val="20"/>
          <w:szCs w:val="20"/>
        </w:rPr>
        <w:t xml:space="preserve"> </w:t>
      </w:r>
      <w:r w:rsidR="00AE7C6A">
        <w:rPr>
          <w:rFonts w:ascii="Arial" w:hAnsi="Arial" w:cs="Arial"/>
          <w:sz w:val="20"/>
          <w:szCs w:val="20"/>
        </w:rPr>
        <w:fldChar w:fldCharType="begin"/>
      </w:r>
      <w:r w:rsidR="00AE7C6A">
        <w:rPr>
          <w:rFonts w:ascii="Arial" w:hAnsi="Arial" w:cs="Arial"/>
          <w:sz w:val="20"/>
          <w:szCs w:val="20"/>
        </w:rPr>
        <w:instrText xml:space="preserve"> ADDIN ZOTERO_ITEM CSL_CITATION {"citationID":"yZie0wwE","properties":{"formattedCitation":"\\super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hAnsi="Arial" w:cs="Arial"/>
          <w:sz w:val="20"/>
          <w:szCs w:val="20"/>
        </w:rPr>
        <w:fldChar w:fldCharType="separate"/>
      </w:r>
      <w:r w:rsidR="00AE7C6A" w:rsidRPr="00AE7C6A">
        <w:rPr>
          <w:rFonts w:ascii="Arial" w:hAnsi="Arial" w:cs="Arial"/>
          <w:sz w:val="20"/>
          <w:vertAlign w:val="superscript"/>
        </w:rPr>
        <w:t>33</w:t>
      </w:r>
      <w:r w:rsidR="00AE7C6A">
        <w:rPr>
          <w:rFonts w:ascii="Arial" w:hAnsi="Arial" w:cs="Arial"/>
          <w:sz w:val="20"/>
          <w:szCs w:val="20"/>
        </w:rPr>
        <w:fldChar w:fldCharType="end"/>
      </w:r>
      <w:r w:rsidRPr="00961490">
        <w:rPr>
          <w:rFonts w:ascii="Arial" w:hAnsi="Arial" w:cs="Arial"/>
          <w:sz w:val="20"/>
          <w:szCs w:val="20"/>
        </w:rPr>
        <w:t xml:space="preserve">. This suggests that the striking correlation between </w:t>
      </w:r>
      <w:r w:rsidRPr="00961490">
        <w:rPr>
          <w:rFonts w:ascii="Arial" w:hAnsi="Arial" w:cs="Arial"/>
          <w:i/>
          <w:sz w:val="20"/>
          <w:szCs w:val="20"/>
        </w:rPr>
        <w:t xml:space="preserve">Endozoicomonas </w:t>
      </w:r>
      <w:r w:rsidRPr="00961490">
        <w:rPr>
          <w:rFonts w:ascii="Arial" w:hAnsi="Arial" w:cs="Arial"/>
          <w:sz w:val="20"/>
          <w:szCs w:val="20"/>
        </w:rPr>
        <w:t xml:space="preserve">and disease is not due to pathogenesis by </w:t>
      </w:r>
      <w:r w:rsidRPr="00961490">
        <w:rPr>
          <w:rFonts w:ascii="Arial" w:hAnsi="Arial" w:cs="Arial"/>
          <w:i/>
          <w:sz w:val="20"/>
          <w:szCs w:val="20"/>
        </w:rPr>
        <w:t>Endozoicomonas</w:t>
      </w:r>
      <w:ins w:id="34" w:author="Microsoft Office User" w:date="2024-10-28T16:43:00Z" w16du:dateUtc="2024-10-28T16:43:00Z">
        <w:r w:rsidR="00906414">
          <w:rPr>
            <w:rFonts w:ascii="Arial" w:hAnsi="Arial" w:cs="Arial"/>
            <w:sz w:val="20"/>
            <w:szCs w:val="20"/>
          </w:rPr>
          <w:t xml:space="preserve">. </w:t>
        </w:r>
      </w:ins>
      <w:del w:id="35" w:author="Microsoft Office User" w:date="2024-10-28T16:43:00Z" w16du:dateUtc="2024-10-28T16:43:00Z">
        <w:r w:rsidRPr="00961490" w:rsidDel="00906414">
          <w:rPr>
            <w:rFonts w:ascii="Arial" w:hAnsi="Arial" w:cs="Arial"/>
            <w:sz w:val="20"/>
            <w:szCs w:val="20"/>
          </w:rPr>
          <w:delText xml:space="preserve">, </w:delText>
        </w:r>
      </w:del>
      <w:ins w:id="36" w:author="Microsoft Office User" w:date="2024-10-28T16:43:00Z" w16du:dateUtc="2024-10-28T16:43:00Z">
        <w:r w:rsidR="00906414">
          <w:rPr>
            <w:rFonts w:ascii="Arial" w:hAnsi="Arial" w:cs="Arial"/>
            <w:color w:val="242424"/>
            <w:sz w:val="20"/>
            <w:szCs w:val="20"/>
            <w:shd w:val="clear" w:color="auto" w:fill="FFFFFF"/>
          </w:rPr>
          <w:t xml:space="preserve">There are several possibilities for how a non-pathogen might nonetheless increase disease, including opportunity costs in host biology (e.g., in innate immunity, permissiveness to CAMA formation), tradeoffs in microbial symbiosis (e.g., dominance of Endozoicomonas vs more diverse and potentially flexible microbiome associates with benefits for pathogen defense or resilience to environmental change), or tradeoffs driven by host physiological changes induced by </w:t>
        </w:r>
        <w:r w:rsidR="00906414">
          <w:rPr>
            <w:rFonts w:ascii="Arial" w:hAnsi="Arial" w:cs="Arial"/>
            <w:i/>
            <w:iCs/>
            <w:color w:val="242424"/>
            <w:sz w:val="20"/>
            <w:szCs w:val="20"/>
            <w:shd w:val="clear" w:color="auto" w:fill="FFFFFF"/>
          </w:rPr>
          <w:t xml:space="preserve">Endozoicomonas </w:t>
        </w:r>
        <w:r w:rsidR="00906414">
          <w:rPr>
            <w:rFonts w:ascii="Arial" w:hAnsi="Arial" w:cs="Arial"/>
            <w:color w:val="242424"/>
            <w:sz w:val="20"/>
            <w:szCs w:val="20"/>
            <w:shd w:val="clear" w:color="auto" w:fill="FFFFFF"/>
          </w:rPr>
          <w:t xml:space="preserve">(e.g., in steroid hormone processing). However, regardless of mechanism, if maintenance of high relative abundances of </w:t>
        </w:r>
        <w:r w:rsidR="00906414">
          <w:rPr>
            <w:rFonts w:ascii="Arial" w:hAnsi="Arial" w:cs="Arial"/>
            <w:i/>
            <w:iCs/>
            <w:color w:val="242424"/>
            <w:sz w:val="20"/>
            <w:szCs w:val="20"/>
            <w:shd w:val="clear" w:color="auto" w:fill="FFFFFF"/>
          </w:rPr>
          <w:lastRenderedPageBreak/>
          <w:t>Endozoicomonas</w:t>
        </w:r>
        <w:r w:rsidR="00906414">
          <w:rPr>
            <w:rFonts w:ascii="Arial" w:hAnsi="Arial" w:cs="Arial"/>
            <w:color w:val="242424"/>
            <w:sz w:val="20"/>
            <w:szCs w:val="20"/>
            <w:shd w:val="clear" w:color="auto" w:fill="FFFFFF"/>
          </w:rPr>
          <w:t xml:space="preserve"> has fitness costs, they may be balanced by benefits to the host. For example, if </w:t>
        </w:r>
        <w:r w:rsidR="00906414">
          <w:rPr>
            <w:rFonts w:ascii="Arial" w:hAnsi="Arial" w:cs="Arial"/>
            <w:i/>
            <w:iCs/>
            <w:color w:val="242424"/>
            <w:sz w:val="20"/>
            <w:szCs w:val="20"/>
            <w:shd w:val="clear" w:color="auto" w:fill="FFFFFF"/>
          </w:rPr>
          <w:t>Endozoicomonas</w:t>
        </w:r>
        <w:r w:rsidR="00906414">
          <w:rPr>
            <w:rFonts w:ascii="Arial" w:hAnsi="Arial" w:cs="Arial"/>
            <w:color w:val="242424"/>
            <w:sz w:val="20"/>
            <w:szCs w:val="20"/>
            <w:shd w:val="clear" w:color="auto" w:fill="FFFFFF"/>
          </w:rPr>
          <w:t xml:space="preserve"> has metabolic benefits that promote coral growth we should expect higher growth rates in corals with more </w:t>
        </w:r>
        <w:r w:rsidR="00906414">
          <w:rPr>
            <w:rFonts w:ascii="Arial" w:hAnsi="Arial" w:cs="Arial"/>
            <w:i/>
            <w:iCs/>
            <w:color w:val="242424"/>
            <w:sz w:val="20"/>
            <w:szCs w:val="20"/>
            <w:shd w:val="clear" w:color="auto" w:fill="FFFFFF"/>
          </w:rPr>
          <w:t xml:space="preserve">Endozoicomonas, </w:t>
        </w:r>
        <w:r w:rsidR="00906414">
          <w:rPr>
            <w:rFonts w:ascii="Arial" w:hAnsi="Arial" w:cs="Arial"/>
            <w:color w:val="242424"/>
            <w:sz w:val="20"/>
            <w:szCs w:val="20"/>
            <w:shd w:val="clear" w:color="auto" w:fill="FFFFFF"/>
          </w:rPr>
          <w:t>and higher</w:t>
        </w:r>
        <w:r w:rsidR="00906414">
          <w:rPr>
            <w:rFonts w:ascii="Arial" w:hAnsi="Arial" w:cs="Arial"/>
            <w:i/>
            <w:iCs/>
            <w:color w:val="242424"/>
            <w:sz w:val="20"/>
            <w:szCs w:val="20"/>
            <w:shd w:val="clear" w:color="auto" w:fill="FFFFFF"/>
          </w:rPr>
          <w:t xml:space="preserve"> Endozoicomonas </w:t>
        </w:r>
        <w:r w:rsidR="00906414">
          <w:rPr>
            <w:rFonts w:ascii="Arial" w:hAnsi="Arial" w:cs="Arial"/>
            <w:color w:val="242424"/>
            <w:sz w:val="20"/>
            <w:szCs w:val="20"/>
            <w:shd w:val="clear" w:color="auto" w:fill="FFFFFF"/>
          </w:rPr>
          <w:t>abundances in corals with life-history strategies that favor traits such as rapid growth</w:t>
        </w:r>
      </w:ins>
      <w:ins w:id="37" w:author="Microsoft Office User" w:date="2024-10-28T16:44:00Z" w16du:dateUtc="2024-10-28T16:44:00Z">
        <w:r w:rsidR="00906414">
          <w:rPr>
            <w:rFonts w:ascii="Arial" w:hAnsi="Arial" w:cs="Arial"/>
            <w:color w:val="242424"/>
            <w:sz w:val="20"/>
            <w:szCs w:val="20"/>
            <w:shd w:val="clear" w:color="auto" w:fill="FFFFFF"/>
          </w:rPr>
          <w:t>.</w:t>
        </w:r>
      </w:ins>
      <w:del w:id="38" w:author="Microsoft Office User" w:date="2024-10-28T16:43:00Z" w16du:dateUtc="2024-10-28T16:43:00Z">
        <w:r w:rsidRPr="00961490" w:rsidDel="00906414">
          <w:rPr>
            <w:rFonts w:ascii="Arial" w:hAnsi="Arial" w:cs="Arial"/>
            <w:sz w:val="20"/>
            <w:szCs w:val="20"/>
          </w:rPr>
          <w:delText xml:space="preserve">but instead might arise due to opportunity costs (e.g., in innate immunity, permissiveness to CAMA formation, or symbiosis with defensive microbes within coral tissue). If maintenance of high abundances of </w:delText>
        </w:r>
        <w:r w:rsidRPr="00961490" w:rsidDel="00906414">
          <w:rPr>
            <w:rFonts w:ascii="Arial" w:hAnsi="Arial" w:cs="Arial"/>
            <w:i/>
            <w:sz w:val="20"/>
            <w:szCs w:val="20"/>
          </w:rPr>
          <w:delText>Endozoicomonas</w:delText>
        </w:r>
        <w:r w:rsidRPr="00961490" w:rsidDel="00906414">
          <w:rPr>
            <w:rFonts w:ascii="Arial" w:hAnsi="Arial" w:cs="Arial"/>
            <w:sz w:val="20"/>
            <w:szCs w:val="20"/>
          </w:rPr>
          <w:delText xml:space="preserve"> has fitness costs, they may be balanced by metabolic benefits, and we should expect that </w:delText>
        </w:r>
        <w:r w:rsidRPr="00961490" w:rsidDel="00906414">
          <w:rPr>
            <w:rFonts w:ascii="Arial" w:hAnsi="Arial" w:cs="Arial"/>
            <w:i/>
            <w:sz w:val="20"/>
            <w:szCs w:val="20"/>
          </w:rPr>
          <w:delText xml:space="preserve">Endozoicomonas </w:delText>
        </w:r>
        <w:r w:rsidRPr="00961490" w:rsidDel="00906414">
          <w:rPr>
            <w:rFonts w:ascii="Arial" w:hAnsi="Arial" w:cs="Arial"/>
            <w:sz w:val="20"/>
            <w:szCs w:val="20"/>
          </w:rPr>
          <w:delText xml:space="preserve">would be more abundant in corals with life-history strategies that favor traits such as rapid growth. </w:delText>
        </w:r>
      </w:del>
    </w:p>
    <w:p w14:paraId="53AAF3E5" w14:textId="77777777" w:rsidR="00906414" w:rsidRPr="00906414" w:rsidRDefault="00906414" w:rsidP="00906414">
      <w:pPr>
        <w:pStyle w:val="NormalWeb"/>
        <w:rPr>
          <w:rFonts w:ascii="Arial" w:hAnsi="Arial" w:cs="Arial"/>
          <w:color w:val="242424"/>
          <w:sz w:val="20"/>
          <w:szCs w:val="20"/>
          <w:shd w:val="clear" w:color="auto" w:fill="FFFFFF"/>
          <w:rPrChange w:id="39" w:author="Microsoft Office User" w:date="2024-10-28T16:44:00Z" w16du:dateUtc="2024-10-28T16:44:00Z">
            <w:rPr>
              <w:rFonts w:ascii="Arial" w:eastAsia="Times New Roman" w:hAnsi="Arial" w:cs="Arial"/>
              <w:sz w:val="20"/>
              <w:szCs w:val="20"/>
            </w:rPr>
          </w:rPrChange>
        </w:rPr>
        <w:pPrChange w:id="40" w:author="Microsoft Office User" w:date="2024-10-28T16:44:00Z" w16du:dateUtc="2024-10-28T16:44:00Z">
          <w:pPr/>
        </w:pPrChange>
      </w:pPr>
    </w:p>
    <w:p w14:paraId="4417B7C2" w14:textId="6E57627E"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{"citationID":"mBw1kFbh","properties":{"formattedCitation":"\\super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sz w:val="20"/>
          <w:szCs w:val="20"/>
        </w:rPr>
        <w:fldChar w:fldCharType="end"/>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{"citationID":"2LT4xYu0","properties":{"formattedCitation":"\\super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30</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w:t>
      </w:r>
      <w:ins w:id="41" w:author="Microsoft Office User" w:date="2024-10-28T13:42:00Z" w16du:dateUtc="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In both cases, we limited this analysis to only corals with replicated growth rate data (&gt;= 5 replicates in the CTDB).  </w:t>
      </w:r>
    </w:p>
    <w:p w14:paraId="2E981562" w14:textId="29894D0E"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w:t>
      </w:r>
      <w:ins w:id="42" w:author="Microsoft Office User" w:date="2024-10-28T13:42:00Z" w16du:dateUtc="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anatomically-specific correlations with the growth rate of their coral hosts, including strong positive correlations between growth and uncultured </w:t>
      </w:r>
      <w:proofErr w:type="spellStart"/>
      <w:r w:rsidR="007141C2" w:rsidRPr="00C04DDF">
        <w:rPr>
          <w:rFonts w:ascii="Arial" w:eastAsia="Times New Roman" w:hAnsi="Arial" w:cs="Arial"/>
          <w:i/>
          <w:iCs/>
          <w:sz w:val="20"/>
          <w:szCs w:val="20"/>
          <w:rPrChange w:id="43" w:author="Microsoft Office User" w:date="2024-10-28T13:13:00Z" w16du:dateUtc="2024-10-28T13:13:00Z">
            <w:rPr>
              <w:rFonts w:ascii="Arial" w:eastAsia="Times New Roman" w:hAnsi="Arial" w:cs="Arial"/>
              <w:sz w:val="20"/>
              <w:szCs w:val="20"/>
            </w:rPr>
          </w:rPrChange>
        </w:rPr>
        <w:t>Rhodobacteria</w:t>
      </w:r>
      <w:proofErr w:type="spellEnd"/>
      <w:r w:rsidR="007141C2">
        <w:rPr>
          <w:rFonts w:ascii="Arial" w:eastAsia="Times New Roman" w:hAnsi="Arial" w:cs="Arial"/>
          <w:sz w:val="20"/>
          <w:szCs w:val="20"/>
        </w:rPr>
        <w:t xml:space="preserve"> </w:t>
      </w:r>
      <w:del w:id="44" w:author="Microsoft Office User" w:date="2024-10-28T13:13:00Z" w16du:dateUtc="2024-10-28T13:13:00Z">
        <w:r w:rsidR="007141C2" w:rsidDel="00C04DDF">
          <w:rPr>
            <w:rFonts w:ascii="Arial" w:eastAsia="Times New Roman" w:hAnsi="Arial" w:cs="Arial"/>
            <w:sz w:val="20"/>
            <w:szCs w:val="20"/>
          </w:rPr>
          <w:delText xml:space="preserve">in </w:delText>
        </w:r>
        <w:r w:rsidR="005B141A" w:rsidDel="00C04DDF">
          <w:rPr>
            <w:rFonts w:ascii="Arial" w:eastAsia="Times New Roman" w:hAnsi="Arial" w:cs="Arial"/>
            <w:sz w:val="20"/>
            <w:szCs w:val="20"/>
          </w:rPr>
          <w:delText xml:space="preserve">the </w:delText>
        </w:r>
        <w:r w:rsidR="007141C2" w:rsidDel="00C04DDF">
          <w:rPr>
            <w:rFonts w:ascii="Arial" w:eastAsia="Times New Roman" w:hAnsi="Arial" w:cs="Arial"/>
            <w:sz w:val="20"/>
            <w:szCs w:val="20"/>
          </w:rPr>
          <w:delText>family</w:delText>
        </w:r>
      </w:del>
      <w:ins w:id="45" w:author="Microsoft Office User" w:date="2024-10-28T13:13:00Z" w16du:dateUtc="2024-10-28T13:13:00Z">
        <w:r w:rsidR="00C04DDF">
          <w:rPr>
            <w:rFonts w:ascii="Arial" w:eastAsia="Times New Roman" w:hAnsi="Arial" w:cs="Arial"/>
            <w:sz w:val="20"/>
            <w:szCs w:val="20"/>
          </w:rPr>
          <w:t>(Family:</w:t>
        </w:r>
      </w:ins>
      <w:r w:rsidR="007141C2">
        <w:rPr>
          <w:rFonts w:ascii="Arial" w:eastAsia="Times New Roman" w:hAnsi="Arial" w:cs="Arial"/>
          <w:sz w:val="20"/>
          <w:szCs w:val="20"/>
        </w:rPr>
        <w:t xml:space="preserve"> </w:t>
      </w:r>
      <w:proofErr w:type="spellStart"/>
      <w:r w:rsidR="007141C2">
        <w:rPr>
          <w:rFonts w:ascii="Arial" w:eastAsia="Times New Roman" w:hAnsi="Arial" w:cs="Arial"/>
          <w:sz w:val="20"/>
          <w:szCs w:val="20"/>
        </w:rPr>
        <w:t>Terasakiellaceae</w:t>
      </w:r>
      <w:proofErr w:type="spellEnd"/>
      <w:ins w:id="46" w:author="Microsoft Office User" w:date="2024-10-28T13:13:00Z" w16du:dateUtc="2024-10-28T13:13:00Z">
        <w:r w:rsidR="00C04DDF">
          <w:rPr>
            <w:rFonts w:ascii="Arial" w:eastAsia="Times New Roman" w:hAnsi="Arial" w:cs="Arial"/>
            <w:sz w:val="20"/>
            <w:szCs w:val="20"/>
          </w:rPr>
          <w:t xml:space="preserve">) </w:t>
        </w:r>
      </w:ins>
      <w:del w:id="47" w:author="Microsoft Office User" w:date="2024-10-28T13:13:00Z" w16du:dateUtc="2024-10-28T13:13:00Z">
        <w:r w:rsidR="007141C2" w:rsidDel="00C04DDF">
          <w:rPr>
            <w:rFonts w:ascii="Arial" w:eastAsia="Times New Roman" w:hAnsi="Arial" w:cs="Arial"/>
            <w:sz w:val="20"/>
            <w:szCs w:val="20"/>
          </w:rPr>
          <w:delText xml:space="preserve"> (phylum: Proteobacteria) </w:delText>
        </w:r>
      </w:del>
      <w:r w:rsidR="007141C2">
        <w:rPr>
          <w:rFonts w:ascii="Arial" w:eastAsia="Times New Roman" w:hAnsi="Arial" w:cs="Arial"/>
          <w:sz w:val="20"/>
          <w:szCs w:val="20"/>
        </w:rPr>
        <w:t xml:space="preserve">and negative correlations between growth rate and the archaeal genus </w:t>
      </w:r>
      <w:proofErr w:type="spellStart"/>
      <w:r w:rsidR="007141C2">
        <w:rPr>
          <w:rFonts w:ascii="Arial" w:eastAsia="Times New Roman" w:hAnsi="Arial" w:cs="Arial"/>
          <w:i/>
          <w:iCs/>
          <w:sz w:val="20"/>
          <w:szCs w:val="20"/>
        </w:rPr>
        <w:t>Nitrosopumilis</w:t>
      </w:r>
      <w:proofErr w:type="spellEnd"/>
      <w:r w:rsidR="007141C2">
        <w:rPr>
          <w:rFonts w:ascii="Arial" w:eastAsia="Times New Roman" w:hAnsi="Arial" w:cs="Arial"/>
          <w:i/>
          <w:iCs/>
          <w:sz w:val="20"/>
          <w:szCs w:val="20"/>
        </w:rPr>
        <w:t xml:space="preserve"> </w:t>
      </w:r>
      <w:r w:rsidR="007141C2">
        <w:rPr>
          <w:rFonts w:ascii="Arial" w:eastAsia="Times New Roman" w:hAnsi="Arial" w:cs="Arial"/>
          <w:sz w:val="20"/>
          <w:szCs w:val="20"/>
        </w:rPr>
        <w:t>(Supplementary Information</w:t>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7F8E1F08"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r w:rsidR="007141C2">
        <w:rPr>
          <w:rFonts w:ascii="Arial" w:eastAsia="Times New Roman" w:hAnsi="Arial" w:cs="Arial"/>
          <w:sz w:val="20"/>
          <w:szCs w:val="20"/>
        </w:rPr>
        <w:t xml:space="preserve">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w:t>
      </w:r>
      <w:ins w:id="48" w:author="Microsoft Office User" w:date="2024-10-28T13:43:00Z" w16du:dateUtc="2024-10-28T13:43:00Z">
        <w:r w:rsidR="005A4D34">
          <w:rPr>
            <w:rFonts w:ascii="Arial" w:eastAsia="Times New Roman" w:hAnsi="Arial" w:cs="Arial"/>
            <w:sz w:val="20"/>
            <w:szCs w:val="20"/>
          </w:rPr>
          <w:t xml:space="preserve">relative </w:t>
        </w:r>
      </w:ins>
      <w:r w:rsidR="001E011D" w:rsidRPr="00961490">
        <w:rPr>
          <w:rFonts w:ascii="Arial" w:eastAsia="Times New Roman" w:hAnsi="Arial" w:cs="Arial"/>
          <w:sz w:val="20"/>
          <w:szCs w:val="20"/>
        </w:rPr>
        <w:t xml:space="preserve">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65C621E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lastRenderedPageBreak/>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S4</w:t>
      </w:r>
      <w:r w:rsidRPr="005B141A">
        <w:rPr>
          <w:rFonts w:ascii="Arial" w:eastAsia="Times New Roman" w:hAnsi="Arial" w:cs="Arial"/>
          <w:color w:val="000000" w:themeColor="text1"/>
          <w:sz w:val="20"/>
          <w:szCs w:val="20"/>
        </w:rPr>
        <w:t xml:space="preserve">). </w:t>
      </w:r>
    </w:p>
    <w:p w14:paraId="1C3E3430" w14:textId="70124999" w:rsidR="007141C2"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t>As is common in this type of analysis, more than one model was consistent with the data. However, none of the top models using either B</w:t>
      </w:r>
      <w:ins w:id="49" w:author="Microsoft Office User" w:date="2024-10-28T13:15:00Z" w16du:dateUtc="2024-10-28T13:15:00Z">
        <w:r w:rsidR="00E227EE">
          <w:rPr>
            <w:rFonts w:ascii="Arial" w:eastAsia="Times New Roman" w:hAnsi="Arial" w:cs="Arial"/>
            <w:color w:val="000000" w:themeColor="text1"/>
            <w:sz w:val="20"/>
            <w:szCs w:val="20"/>
          </w:rPr>
          <w:t>rownian Motion</w:t>
        </w:r>
      </w:ins>
      <w:del w:id="50" w:author="Microsoft Office User" w:date="2024-10-28T13:15:00Z" w16du:dateUtc="2024-10-28T13:15:00Z">
        <w:r w:rsidRPr="005B141A" w:rsidDel="00E227EE">
          <w:rPr>
            <w:rFonts w:ascii="Arial" w:eastAsia="Times New Roman" w:hAnsi="Arial" w:cs="Arial"/>
            <w:color w:val="000000" w:themeColor="text1"/>
            <w:sz w:val="20"/>
            <w:szCs w:val="20"/>
          </w:rPr>
          <w:delText>M</w:delText>
        </w:r>
      </w:del>
      <w:r w:rsidRPr="005B141A">
        <w:rPr>
          <w:rFonts w:ascii="Arial" w:eastAsia="Times New Roman" w:hAnsi="Arial" w:cs="Arial"/>
          <w:color w:val="000000" w:themeColor="text1"/>
          <w:sz w:val="20"/>
          <w:szCs w:val="20"/>
        </w:rPr>
        <w:t xml:space="preserve">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b) or </w:t>
      </w:r>
      <w:proofErr w:type="spellStart"/>
      <w:r w:rsidRPr="005B141A">
        <w:rPr>
          <w:rFonts w:ascii="Arial" w:eastAsia="Times New Roman" w:hAnsi="Arial" w:cs="Arial"/>
          <w:color w:val="000000" w:themeColor="text1"/>
          <w:sz w:val="20"/>
          <w:szCs w:val="20"/>
        </w:rPr>
        <w:t>Pagel’s</w:t>
      </w:r>
      <w:proofErr w:type="spellEnd"/>
      <w:r w:rsidRPr="005B141A">
        <w:rPr>
          <w:rFonts w:ascii="Arial" w:eastAsia="Times New Roman" w:hAnsi="Arial" w:cs="Arial"/>
          <w:color w:val="000000" w:themeColor="text1"/>
          <w:sz w:val="20"/>
          <w:szCs w:val="20"/>
        </w:rPr>
        <w:t xml:space="preserve">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t>Discussion</w:t>
      </w:r>
    </w:p>
    <w:p w14:paraId="733A4777" w14:textId="4D7458B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metabolic mutualism</w:t>
      </w:r>
      <w:r w:rsidR="00AE7C6A">
        <w:rPr>
          <w:rFonts w:ascii="Arial" w:eastAsia="Times New Roman" w:hAnsi="Arial" w:cs="Arial"/>
          <w:sz w:val="20"/>
          <w:szCs w:val="20"/>
        </w:rPr>
        <w:fldChar w:fldCharType="begin"/>
      </w:r>
      <w:r w:rsidR="00C04DDF">
        <w:rPr>
          <w:rFonts w:ascii="Arial" w:eastAsia="Times New Roman" w:hAnsi="Arial" w:cs="Arial"/>
          <w:sz w:val="20"/>
          <w:szCs w:val="20"/>
        </w:rPr>
        <w:instrText xml:space="preserve"> ADDIN ZOTERO_ITEM CSL_CITATION {"citationID":"kTZtFZ6Z","properties":{"formattedCitation":"\\super 32,35\\nosupersub{}","plainCitation":"32,35","noteIndex":0},"citationItems":[{"id":1834,"uris":["http://zotero.org/groups/2769688/items/BIJGWRYF"],"itemData":{"id":1834,"type":"article-journal","container-title":"Science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R."}],"issued":{"date-parts":[["2017",1,17]]}}}],"schema":"https://github.com/citation-style-language/schema/raw/master/csl-citation.json"} </w:instrText>
      </w:r>
      <w:r w:rsidR="00AE7C6A">
        <w:rPr>
          <w:rFonts w:ascii="Arial" w:eastAsia="Times New Roman" w:hAnsi="Arial" w:cs="Arial"/>
          <w:sz w:val="20"/>
          <w:szCs w:val="20"/>
        </w:rPr>
        <w:fldChar w:fldCharType="separate"/>
      </w:r>
      <w:r w:rsidR="00C04DDF" w:rsidRPr="00C04DDF">
        <w:rPr>
          <w:rFonts w:ascii="Arial" w:hAnsi="Arial" w:cs="Arial"/>
          <w:sz w:val="20"/>
          <w:vertAlign w:val="superscript"/>
        </w:rPr>
        <w:t>32,35</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r w:rsidR="007141C2">
        <w:rPr>
          <w:rFonts w:ascii="Arial" w:eastAsia="Times New Roman" w:hAnsi="Arial" w:cs="Arial"/>
          <w:sz w:val="20"/>
          <w:szCs w:val="20"/>
        </w:rPr>
        <w:t xml:space="preserve"> </w:t>
      </w:r>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w:t>
      </w:r>
      <w:r w:rsidR="00AE7C6A">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{"citationID":"51MusAbb","properties":{"formattedCitation":"\\super 40\\nosupersub{}","plainCitation":"40","noteIndex":0},"citationItems":[{"id":1889,"uris":["http://zotero.org/groups/2769688/items/HDNR7F4G"],"itemData":{"id":1889,"type":"article-journal","abstract":"Symbiotic microbial communities of sponges serve critical functions that have shaped the evolution of reef ecosystems since their origins. Symbiont abundance varies tremendously among sponges, with many species classified as either low microbial abundance (LMA) or high microbial abundance (HMA), but the evolutionary dynamics of these symbiotic states remain unknown. This study examines the LMA/HMA dichotomy across an exhaustive sampling of Caribbean sponge biodiversity and predicts that the LMA symbiotic state is the ancestral state among sponges. Conversely, HMA symbioses, consisting of more specialized microorganisms, have evolved multiple times by recruiting similar assemblages, mostly since the rise of scleractinian-dominated reefs. Additionally, HMA symbioses show stronger signals of phylosymbiosis and cophylogeny, consistent with stronger co-evolutionary interaction in these complex holobionts. These results indicate that HMA holobionts are characterized by increased endemism, metabolic dependence and chemical defences. The selective forces driving these patterns may include the concurrent increase in dissolved organic matter in reef ecosystems or the diversification of spongivorous fishes.","container-title":"Nature Ecology &amp; Evolution","DOI":"10.1038/s41559-022-01712-3","ISSN":"2397-334X","issue":"6","journalAbbreviation":"Nat Ecol Evol","language":"en","license":"2022 The Author(s), under exclusive licence to Springer Nature Limited","note":"number: 6\npublisher: Nature Publishing Group","page":"750-762","source":"www.nature.com","title":"Cophylogeny and convergence shape holobiont evolution in sponge–microbe symbioses","volume":"6","author":[{"family":"Sabrina Pankey","given":"M."},{"family":"Plachetzki","given":"David C."},{"family":"Macartney","given":"Keir J."},{"family":"Gastaldi","given":"Marianela"},{"family":"Slattery","given":"Marc"},{"family":"Gochfeld","given":"Deborah J."},{"family":"Lesser","given":"Michael P."}],"issued":{"date-parts":[["2022",6]]}}}],"schema":"https://github.com/citation-style-language/schema/raw/master/csl-citation.json"} </w:instrText>
      </w:r>
      <w:r w:rsidR="00AE7C6A">
        <w:rPr>
          <w:rFonts w:ascii="Arial" w:eastAsia="Times New Roman" w:hAnsi="Arial" w:cs="Arial"/>
          <w:sz w:val="20"/>
          <w:szCs w:val="20"/>
        </w:rPr>
        <w:fldChar w:fldCharType="separate"/>
      </w:r>
      <w:r w:rsidR="00F44CA0" w:rsidRPr="00F44CA0">
        <w:rPr>
          <w:rFonts w:ascii="Arial" w:hAnsi="Arial" w:cs="Arial"/>
          <w:sz w:val="20"/>
          <w:vertAlign w:val="superscript"/>
        </w:rPr>
        <w:t>40</w:t>
      </w:r>
      <w:r w:rsidR="00AE7C6A">
        <w:rPr>
          <w:rFonts w:ascii="Arial" w:eastAsia="Times New Roman" w:hAnsi="Arial" w:cs="Arial"/>
          <w:sz w:val="20"/>
          <w:szCs w:val="20"/>
        </w:rPr>
        <w:fldChar w:fldCharType="end"/>
      </w:r>
      <w:r w:rsidRPr="00961490">
        <w:rPr>
          <w:rFonts w:ascii="Arial" w:eastAsia="Times New Roman" w:hAnsi="Arial" w:cs="Arial"/>
          <w:sz w:val="20"/>
          <w:szCs w:val="20"/>
        </w:rPr>
        <w:t>.</w:t>
      </w:r>
    </w:p>
    <w:p w14:paraId="7D97DC9F" w14:textId="2079E56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become more vulnerable to disease are not yet </w:t>
      </w:r>
      <w:proofErr w:type="gramStart"/>
      <w:r w:rsidRPr="00961490">
        <w:rPr>
          <w:rFonts w:ascii="Arial" w:eastAsia="Times New Roman" w:hAnsi="Arial" w:cs="Arial"/>
          <w:sz w:val="20"/>
          <w:szCs w:val="20"/>
        </w:rPr>
        <w:t>known, but</w:t>
      </w:r>
      <w:proofErr w:type="gramEnd"/>
      <w:ins w:id="51" w:author="Microsoft Office User" w:date="2024-10-28T13:47:00Z" w16du:dateUtc="2024-10-28T13:47:00Z">
        <w:r w:rsidR="005A4D34">
          <w:rPr>
            <w:rFonts w:ascii="Arial" w:eastAsia="Times New Roman" w:hAnsi="Arial" w:cs="Arial"/>
            <w:sz w:val="20"/>
            <w:szCs w:val="20"/>
          </w:rPr>
          <w:t xml:space="preserve"> may shed light on their role</w:t>
        </w:r>
      </w:ins>
      <w:ins w:id="52" w:author="Microsoft Office User" w:date="2024-10-28T13:48:00Z" w16du:dateUtc="2024-10-28T13:48:00Z">
        <w:r w:rsidR="005A4D34">
          <w:rPr>
            <w:rFonts w:ascii="Arial" w:eastAsia="Times New Roman" w:hAnsi="Arial" w:cs="Arial"/>
            <w:sz w:val="20"/>
            <w:szCs w:val="20"/>
          </w:rPr>
          <w:t xml:space="preserve"> in coral symbiosis</w:t>
        </w:r>
      </w:ins>
      <w:ins w:id="53" w:author="Microsoft Office User" w:date="2024-10-28T13:47:00Z" w16du:dateUtc="2024-10-28T13:47:00Z">
        <w:r w:rsidR="005A4D34">
          <w:rPr>
            <w:rFonts w:ascii="Arial" w:eastAsia="Times New Roman" w:hAnsi="Arial" w:cs="Arial"/>
            <w:sz w:val="20"/>
            <w:szCs w:val="20"/>
          </w:rPr>
          <w:t>.</w:t>
        </w:r>
      </w:ins>
      <w:ins w:id="54" w:author="Microsoft Office User" w:date="2024-10-28T15:36:00Z" w16du:dateUtc="2024-10-28T15:36:00Z">
        <w:r w:rsidR="009E7CFE">
          <w:rPr>
            <w:rFonts w:ascii="Arial" w:eastAsia="Times New Roman" w:hAnsi="Arial" w:cs="Arial"/>
            <w:sz w:val="20"/>
            <w:szCs w:val="20"/>
          </w:rPr>
          <w:t xml:space="preserve"> </w:t>
        </w:r>
      </w:ins>
      <w:del w:id="55" w:author="Microsoft Office User" w:date="2024-10-28T15:36:00Z" w16du:dateUtc="2024-10-28T15:36:00Z">
        <w:r w:rsidRPr="00961490" w:rsidDel="009E7CFE">
          <w:rPr>
            <w:rFonts w:ascii="Arial" w:eastAsia="Times New Roman" w:hAnsi="Arial" w:cs="Arial"/>
            <w:sz w:val="20"/>
            <w:szCs w:val="20"/>
          </w:rPr>
          <w:delText xml:space="preserve"> </w:delText>
        </w:r>
      </w:del>
      <w:ins w:id="56" w:author="Microsoft Office User" w:date="2024-10-28T13:48:00Z" w16du:dateUtc="2024-10-28T13:48:00Z">
        <w:r w:rsidR="005A4D34">
          <w:rPr>
            <w:rFonts w:ascii="Arial" w:eastAsia="Times New Roman" w:hAnsi="Arial" w:cs="Arial"/>
            <w:sz w:val="20"/>
            <w:szCs w:val="20"/>
          </w:rPr>
          <w:t>P</w:t>
        </w:r>
      </w:ins>
      <w:del w:id="57" w:author="Microsoft Office User" w:date="2024-10-28T13:48:00Z" w16du:dateUtc="2024-10-28T13:48:00Z">
        <w:r w:rsidRPr="00961490" w:rsidDel="005A4D34">
          <w:rPr>
            <w:rFonts w:ascii="Arial" w:eastAsia="Times New Roman" w:hAnsi="Arial" w:cs="Arial"/>
            <w:sz w:val="20"/>
            <w:szCs w:val="20"/>
          </w:rPr>
          <w:delText>p</w:delText>
        </w:r>
      </w:del>
      <w:r w:rsidRPr="00961490">
        <w:rPr>
          <w:rFonts w:ascii="Arial" w:eastAsia="Times New Roman" w:hAnsi="Arial" w:cs="Arial"/>
          <w:sz w:val="20"/>
          <w:szCs w:val="20"/>
        </w:rPr>
        <w:t>otential explanations fall into three main categories: ecological, structural, or immunological.</w:t>
      </w:r>
    </w:p>
    <w:p w14:paraId="4C66DA3C" w14:textId="352FF1C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{"citationID":"52TLUaOL","properties":{"formattedCitation":"\\super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24</w:t>
      </w:r>
      <w:r w:rsidR="00AE7C6A">
        <w:rPr>
          <w:rFonts w:ascii="Arial" w:eastAsia="Times New Roman" w:hAnsi="Arial" w:cs="Arial"/>
          <w:sz w:val="20"/>
          <w:szCs w:val="20"/>
        </w:rPr>
        <w:fldChar w:fldCharType="end"/>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{"citationID":"6oh7QTgv","properties":{"formattedCitation":"\\super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25</w:t>
      </w:r>
      <w:r w:rsidR="00AE7C6A">
        <w:rPr>
          <w:rFonts w:ascii="Arial" w:eastAsia="Times New Roman" w:hAnsi="Arial" w:cs="Arial"/>
          <w:sz w:val="20"/>
          <w:szCs w:val="20"/>
        </w:rPr>
        <w:fldChar w:fldCharType="end"/>
      </w:r>
      <w:r w:rsidRPr="00961490">
        <w:rPr>
          <w:rFonts w:ascii="Arial" w:eastAsia="Times New Roman" w:hAnsi="Arial" w:cs="Arial"/>
          <w:sz w:val="20"/>
          <w:szCs w:val="20"/>
        </w:rPr>
        <w:t>, jamming of quorum signaling</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{"citationID":"L7ulLWHk","properties":{"formattedCitation":"\\super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through physically occupying space close to host tissues that may restrict binding sites for opportunists and pathogens. </w:t>
      </w:r>
      <w:del w:id="58" w:author="Microsoft Office User" w:date="2024-10-28T15:41:00Z" w16du:dateUtc="2024-10-28T15:41:00Z">
        <w:r w:rsidR="00133DAB" w:rsidDel="00133DAB">
          <w:rPr>
            <w:rFonts w:ascii="Arial" w:eastAsia="Times New Roman" w:hAnsi="Arial" w:cs="Arial"/>
            <w:sz w:val="20"/>
            <w:szCs w:val="20"/>
          </w:rPr>
          <w:fldChar w:fldCharType="begin"/>
        </w:r>
        <w:r w:rsidR="00133DAB" w:rsidDel="00133DAB">
          <w:rPr>
            <w:rFonts w:ascii="Arial" w:eastAsia="Times New Roman" w:hAnsi="Arial" w:cs="Arial"/>
            <w:sz w:val="20"/>
            <w:szCs w:val="20"/>
          </w:rPr>
          <w:delInstrText xml:space="preserve"> ADDIN ZOTERO_ITEM CSL_CITATION {"citationID":"JhdgBbqn","properties":{"formattedCitation":"\\super 40,41\\nosupersub{}","plainCitation":"40,41","noteIndex":0},"citationItems":[{"id":2641,"uris":["http://zotero.org/groups/2769688/items/6FHAB459"],"itemData":{"id":2641,"type":"article-journal","abstract":"The global decline of coral reefs heightens the need to understand how corals respond to changing environmental conditions. Corals are metaorganisms, so-called holobionts, and restructuring of the associated bacterial community has been suggested as a means of holobiont adaptation. However, the potential for restructuring of bacterial communities across coral species in different environments has not been systematically investigated. Here we show that bacterial community structure responds in a coral host-specific manner upon cross-transplantation between reef sites with differing levels of anthropogenic impact. The coral Acropora hemprichii harbors a highly flexible microbiome that differs between each level of anthropogenic impact to which the corals had been transplanted. In contrast, the microbiome of the coral Pocillopora verrucosa remains remarkably stable. Interestingly, upon cross-transplantation to unaffected sites, we find that microbiomes become indistinguishable from back-transplanted controls, suggesting the ability of microbiomes to recover. It remains unclear whether differences to associate with bacteria flexibly reflects different holobiont adaptation mechanisms to respond to environmental change.","container-title":"Nature Communications","DOI":"10.1038/s41467-019-10969-5","ISSN":"2041-1723","issue":"1","journalAbbreviation":"Nat Commun","language":"en","license":"2019 The Author(s)","note":"publisher: Nature Publishing Group","page":"3092","source":"www.nature.com","title":"Coral bacterial community structure responds to environmental change in a host-specific manner","volume":"10","author":[{"family":"Ziegler","given":"Maren"},{"family":"Grupstra","given":"Carsten G. B."},{"family":"Barreto","given":"Marcelle M."},{"family":"Eaton","given":"Martin"},{"family":"BaOmar","given":"Jaafar"},{"family":"Zubier","given":"Khalid"},{"family":"Al-Sofyani","given":"Abdulmohsin"},{"family":"Turki","given":"Adnan J."},{"family":"Ormond","given":"Rupert"},{"family":"Voolstra","given":"Christian R."}],"issued":{"date-parts":[["2019",7,12]]}}},{"id":2637,"uris":["http://zotero.org/groups/2769688/items/VRYN77EI"],"itemData":{"id":2637,"type":"article-journal","abstract":"Animals and plants are metaorganisms and associate with microbes that affect their physiology, stress tolerance, and fitness. Here the hypothesis that alteration of the microbiome may constitute a fast-response mechanism to environmental change is examined. This is supported by recent reciprocal transplant experiments with reef corals, which have shown that their microbiome adapts to thermally variable habitats and changes over time when transplanted into different environments. Further, inoculation of corals with beneficial bacteria increases their stress tolerance. But corals differ in their ability to flexibly associate with different bacteria. How scales of microbiome flexibility may reflect different metaorganism adaptation mechanisms is discussed and future directions for research are pinpointed. It is posited that microbiome flexibility is a broad phenomenon that contributes to the ability of organisms to respond to environmental change. Importantly, adapting with microbial help may provide an alternate route to organismal adaptation that facilitates rapid responses.","container-title":"BioEssays","DOI":"10.1002/bies.202000004","ISSN":"1521-1878","issue":"7","language":"en","license":"© 2020 The Authors. BioEssays published by Wiley Periodicals LLC","note":"_eprint: https://onlinelibrary.wiley.com/doi/pdf/10.1002/bies.202000004","page":"2000004","source":"Wiley Online Library","title":"Adapting with Microbial Help: Microbiome Flexibility Facilitates Rapid Responses to Environmental Change","title-short":"Adapting with Microbial Help","volume":"42","author":[{"family":"Voolstra","given":"Christian R."},{"family":"Ziegler","given":"Maren"}],"issued":{"date-parts":[["2020"]]}}}],"schema":"https://github.com/citation-style-language/schema/raw/master/csl-citation.json"} </w:delInstrText>
        </w:r>
        <w:r w:rsidR="00133DAB" w:rsidDel="00133DAB">
          <w:rPr>
            <w:rFonts w:ascii="Arial" w:eastAsia="Times New Roman" w:hAnsi="Arial" w:cs="Arial"/>
            <w:sz w:val="20"/>
            <w:szCs w:val="20"/>
          </w:rPr>
          <w:fldChar w:fldCharType="separate"/>
        </w:r>
        <w:r w:rsidR="00133DAB" w:rsidRPr="00133DAB" w:rsidDel="00133DAB">
          <w:rPr>
            <w:rFonts w:ascii="Arial" w:hAnsi="Arial" w:cs="Arial"/>
            <w:sz w:val="20"/>
            <w:vertAlign w:val="superscript"/>
          </w:rPr>
          <w:delText>40,41</w:delText>
        </w:r>
        <w:r w:rsidR="00133DAB" w:rsidDel="00133DAB">
          <w:rPr>
            <w:rFonts w:ascii="Arial" w:eastAsia="Times New Roman" w:hAnsi="Arial" w:cs="Arial"/>
            <w:sz w:val="20"/>
            <w:szCs w:val="20"/>
          </w:rPr>
          <w:fldChar w:fldCharType="end"/>
        </w:r>
      </w:del>
      <w:r w:rsidRPr="00961490">
        <w:rPr>
          <w:rFonts w:ascii="Arial" w:eastAsia="Times New Roman" w:hAnsi="Arial" w:cs="Arial"/>
          <w:sz w:val="20"/>
          <w:szCs w:val="20"/>
        </w:rPr>
        <w:t>In theory, it is possible that</w:t>
      </w:r>
      <w:ins w:id="59" w:author="Microsoft Office User" w:date="2024-10-28T14:16:00Z" w16du:dateUtc="2024-10-28T14:16:00Z">
        <w:r w:rsidR="008242C9">
          <w:rPr>
            <w:rFonts w:ascii="Arial" w:eastAsia="Times New Roman" w:hAnsi="Arial" w:cs="Arial"/>
            <w:sz w:val="20"/>
            <w:szCs w:val="20"/>
          </w:rPr>
          <w:t xml:space="preserve"> high dominance of</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del w:id="60" w:author="Microsoft Office User" w:date="2024-10-28T14:16:00Z" w16du:dateUtc="2024-10-28T14:16:00Z">
        <w:r w:rsidRPr="00961490" w:rsidDel="008242C9">
          <w:rPr>
            <w:rFonts w:ascii="Arial" w:eastAsia="Times New Roman" w:hAnsi="Arial" w:cs="Arial"/>
            <w:sz w:val="20"/>
            <w:szCs w:val="20"/>
          </w:rPr>
          <w:delText>abundance may interact with other aspects of coral microbial ecology</w:delText>
        </w:r>
      </w:del>
      <w:ins w:id="61" w:author="Microsoft Office User" w:date="2024-10-28T14:17:00Z" w16du:dateUtc="2024-10-28T14:17:00Z">
        <w:r w:rsidR="008242C9">
          <w:rPr>
            <w:rFonts w:ascii="Arial" w:eastAsia="Times New Roman" w:hAnsi="Arial" w:cs="Arial"/>
            <w:sz w:val="20"/>
            <w:szCs w:val="20"/>
          </w:rPr>
          <w:t xml:space="preserve">may </w:t>
        </w:r>
      </w:ins>
      <w:ins w:id="62" w:author="Microsoft Office User" w:date="2024-10-28T14:18:00Z" w16du:dateUtc="2024-10-28T14:18:00Z">
        <w:r w:rsidR="008242C9">
          <w:rPr>
            <w:rFonts w:ascii="Arial" w:eastAsia="Times New Roman" w:hAnsi="Arial" w:cs="Arial"/>
            <w:sz w:val="20"/>
            <w:szCs w:val="20"/>
          </w:rPr>
          <w:t xml:space="preserve">impact </w:t>
        </w:r>
      </w:ins>
      <w:ins w:id="63" w:author="Microsoft Office User" w:date="2024-10-28T14:17:00Z" w16du:dateUtc="2024-10-28T14:17:00Z">
        <w:r w:rsidR="008242C9">
          <w:rPr>
            <w:rFonts w:ascii="Arial" w:eastAsia="Times New Roman" w:hAnsi="Arial" w:cs="Arial"/>
            <w:sz w:val="20"/>
            <w:szCs w:val="20"/>
          </w:rPr>
          <w:t xml:space="preserve">the </w:t>
        </w:r>
      </w:ins>
      <w:ins w:id="64" w:author="Microsoft Office User" w:date="2024-10-28T14:19:00Z" w16du:dateUtc="2024-10-28T14:19:00Z">
        <w:r w:rsidR="008242C9">
          <w:rPr>
            <w:rFonts w:ascii="Arial" w:eastAsia="Times New Roman" w:hAnsi="Arial" w:cs="Arial"/>
            <w:sz w:val="20"/>
            <w:szCs w:val="20"/>
          </w:rPr>
          <w:t xml:space="preserve">overall </w:t>
        </w:r>
      </w:ins>
      <w:ins w:id="65" w:author="Microsoft Office User" w:date="2024-10-28T14:17:00Z" w16du:dateUtc="2024-10-28T14:17:00Z">
        <w:r w:rsidR="008242C9">
          <w:rPr>
            <w:rFonts w:ascii="Arial" w:eastAsia="Times New Roman" w:hAnsi="Arial" w:cs="Arial"/>
            <w:sz w:val="20"/>
            <w:szCs w:val="20"/>
          </w:rPr>
          <w:t>diversity or richness of the coral microbiome, effectively</w:t>
        </w:r>
      </w:ins>
      <w:ins w:id="66" w:author="Microsoft Office User" w:date="2024-10-28T14:18:00Z" w16du:dateUtc="2024-10-28T14:18:00Z">
        <w:r w:rsidR="008242C9">
          <w:rPr>
            <w:rFonts w:ascii="Arial" w:eastAsia="Times New Roman" w:hAnsi="Arial" w:cs="Arial"/>
            <w:sz w:val="20"/>
            <w:szCs w:val="20"/>
          </w:rPr>
          <w:t xml:space="preserve"> </w:t>
        </w:r>
      </w:ins>
      <w:del w:id="67" w:author="Microsoft Office User" w:date="2024-10-28T14:18:00Z" w16du:dateUtc="2024-10-28T14:18:00Z">
        <w:r w:rsidRPr="00961490" w:rsidDel="008242C9">
          <w:rPr>
            <w:rFonts w:ascii="Arial" w:eastAsia="Times New Roman" w:hAnsi="Arial" w:cs="Arial"/>
            <w:sz w:val="20"/>
            <w:szCs w:val="20"/>
          </w:rPr>
          <w:delText xml:space="preserve">, thereby </w:delText>
        </w:r>
      </w:del>
      <w:r w:rsidRPr="00961490">
        <w:rPr>
          <w:rFonts w:ascii="Arial" w:eastAsia="Times New Roman" w:hAnsi="Arial" w:cs="Arial"/>
          <w:sz w:val="20"/>
          <w:szCs w:val="20"/>
        </w:rPr>
        <w:t>r</w:t>
      </w:r>
      <w:del w:id="68" w:author="Microsoft Office User" w:date="2024-10-28T15:36:00Z" w16du:dateUtc="2024-10-28T15:36:00Z">
        <w:r w:rsidRPr="00961490" w:rsidDel="009E7CFE">
          <w:rPr>
            <w:rFonts w:ascii="Arial" w:eastAsia="Times New Roman" w:hAnsi="Arial" w:cs="Arial"/>
            <w:sz w:val="20"/>
            <w:szCs w:val="20"/>
          </w:rPr>
          <w:delText>educing</w:delText>
        </w:r>
      </w:del>
      <w:ins w:id="69" w:author="Microsoft Office User" w:date="2024-10-28T15:36:00Z" w16du:dateUtc="2024-10-28T15:36:00Z">
        <w:r w:rsidR="009E7CFE">
          <w:rPr>
            <w:rFonts w:ascii="Arial" w:eastAsia="Times New Roman" w:hAnsi="Arial" w:cs="Arial"/>
            <w:sz w:val="20"/>
            <w:szCs w:val="20"/>
          </w:rPr>
          <w:t>estricting</w:t>
        </w:r>
      </w:ins>
      <w:r w:rsidRPr="00961490">
        <w:rPr>
          <w:rFonts w:ascii="Arial" w:eastAsia="Times New Roman" w:hAnsi="Arial" w:cs="Arial"/>
          <w:sz w:val="20"/>
          <w:szCs w:val="20"/>
        </w:rPr>
        <w:t xml:space="preserve"> </w:t>
      </w:r>
      <w:ins w:id="70" w:author="Microsoft Office User" w:date="2024-10-28T14:17:00Z" w16du:dateUtc="2024-10-28T14:17:00Z">
        <w:r w:rsidR="008242C9">
          <w:rPr>
            <w:rFonts w:ascii="Arial" w:eastAsia="Times New Roman" w:hAnsi="Arial" w:cs="Arial"/>
            <w:sz w:val="20"/>
            <w:szCs w:val="20"/>
          </w:rPr>
          <w:t xml:space="preserve">the </w:t>
        </w:r>
      </w:ins>
      <w:ins w:id="71" w:author="Microsoft Office User" w:date="2024-10-28T14:18:00Z" w16du:dateUtc="2024-10-28T14:18:00Z">
        <w:r w:rsidR="008242C9">
          <w:rPr>
            <w:rFonts w:ascii="Arial" w:eastAsia="Times New Roman" w:hAnsi="Arial" w:cs="Arial"/>
            <w:sz w:val="20"/>
            <w:szCs w:val="20"/>
          </w:rPr>
          <w:t xml:space="preserve">diversity of </w:t>
        </w:r>
      </w:ins>
      <w:ins w:id="72" w:author="Microsoft Office User" w:date="2024-10-28T14:19:00Z" w16du:dateUtc="2024-10-28T14:19:00Z">
        <w:r w:rsidR="008242C9">
          <w:rPr>
            <w:rFonts w:ascii="Arial" w:eastAsia="Times New Roman" w:hAnsi="Arial" w:cs="Arial"/>
            <w:sz w:val="20"/>
            <w:szCs w:val="20"/>
          </w:rPr>
          <w:t xml:space="preserve">potential </w:t>
        </w:r>
      </w:ins>
      <w:ins w:id="73" w:author="Microsoft Office User" w:date="2024-10-28T14:18:00Z" w16du:dateUtc="2024-10-28T14:18:00Z">
        <w:r w:rsidR="008242C9">
          <w:rPr>
            <w:rFonts w:ascii="Arial" w:eastAsia="Times New Roman" w:hAnsi="Arial" w:cs="Arial"/>
            <w:sz w:val="20"/>
            <w:szCs w:val="20"/>
          </w:rPr>
          <w:t>microbi</w:t>
        </w:r>
      </w:ins>
      <w:ins w:id="74" w:author="Microsoft Office User" w:date="2024-10-28T14:19:00Z" w16du:dateUtc="2024-10-28T14:19:00Z">
        <w:r w:rsidR="008242C9">
          <w:rPr>
            <w:rFonts w:ascii="Arial" w:eastAsia="Times New Roman" w:hAnsi="Arial" w:cs="Arial"/>
            <w:sz w:val="20"/>
            <w:szCs w:val="20"/>
          </w:rPr>
          <w:t xml:space="preserve">al </w:t>
        </w:r>
      </w:ins>
      <w:ins w:id="75" w:author="Microsoft Office User" w:date="2024-10-28T14:18:00Z" w16du:dateUtc="2024-10-28T14:18:00Z">
        <w:r w:rsidR="008242C9">
          <w:rPr>
            <w:rFonts w:ascii="Arial" w:eastAsia="Times New Roman" w:hAnsi="Arial" w:cs="Arial"/>
            <w:sz w:val="20"/>
            <w:szCs w:val="20"/>
          </w:rPr>
          <w:t>defense</w:t>
        </w:r>
      </w:ins>
      <w:ins w:id="76" w:author="Microsoft Office User" w:date="2024-10-28T14:19:00Z" w16du:dateUtc="2024-10-28T14:19:00Z">
        <w:r w:rsidR="008242C9">
          <w:rPr>
            <w:rFonts w:ascii="Arial" w:eastAsia="Times New Roman" w:hAnsi="Arial" w:cs="Arial"/>
            <w:sz w:val="20"/>
            <w:szCs w:val="20"/>
          </w:rPr>
          <w:t>s</w:t>
        </w:r>
      </w:ins>
      <w:ins w:id="77" w:author="Microsoft Office User" w:date="2024-10-28T14:18:00Z" w16du:dateUtc="2024-10-28T14:18:00Z">
        <w:r w:rsidR="008242C9">
          <w:rPr>
            <w:rFonts w:ascii="Arial" w:eastAsia="Times New Roman" w:hAnsi="Arial" w:cs="Arial"/>
            <w:sz w:val="20"/>
            <w:szCs w:val="20"/>
          </w:rPr>
          <w:t xml:space="preserve"> that may benefit the </w:t>
        </w:r>
      </w:ins>
      <w:ins w:id="78" w:author="Microsoft Office User" w:date="2024-10-28T14:20:00Z" w16du:dateUtc="2024-10-28T14:20:00Z">
        <w:r w:rsidR="008242C9">
          <w:rPr>
            <w:rFonts w:ascii="Arial" w:eastAsia="Times New Roman" w:hAnsi="Arial" w:cs="Arial"/>
            <w:sz w:val="20"/>
            <w:szCs w:val="20"/>
          </w:rPr>
          <w:t xml:space="preserve">health of the coral. Similarly, </w:t>
        </w:r>
        <w:r w:rsidR="008242C9">
          <w:rPr>
            <w:rFonts w:ascii="Arial" w:eastAsia="Times New Roman" w:hAnsi="Arial" w:cs="Arial"/>
            <w:i/>
            <w:iCs/>
            <w:sz w:val="20"/>
            <w:szCs w:val="20"/>
          </w:rPr>
          <w:t xml:space="preserve">Endozoicomonas </w:t>
        </w:r>
        <w:r w:rsidR="008242C9">
          <w:rPr>
            <w:rFonts w:ascii="Arial" w:eastAsia="Times New Roman" w:hAnsi="Arial" w:cs="Arial"/>
            <w:sz w:val="20"/>
            <w:szCs w:val="20"/>
          </w:rPr>
          <w:t xml:space="preserve">may interact </w:t>
        </w:r>
      </w:ins>
      <w:ins w:id="79" w:author="Microsoft Office User" w:date="2024-10-28T14:21:00Z" w16du:dateUtc="2024-10-28T14:21:00Z">
        <w:r w:rsidR="008242C9">
          <w:rPr>
            <w:rFonts w:ascii="Arial" w:eastAsia="Times New Roman" w:hAnsi="Arial" w:cs="Arial"/>
            <w:sz w:val="20"/>
            <w:szCs w:val="20"/>
          </w:rPr>
          <w:t xml:space="preserve">directly </w:t>
        </w:r>
      </w:ins>
      <w:ins w:id="80" w:author="Microsoft Office User" w:date="2024-10-28T14:20:00Z" w16du:dateUtc="2024-10-28T14:20:00Z">
        <w:r w:rsidR="008242C9">
          <w:rPr>
            <w:rFonts w:ascii="Arial" w:eastAsia="Times New Roman" w:hAnsi="Arial" w:cs="Arial"/>
            <w:sz w:val="20"/>
            <w:szCs w:val="20"/>
          </w:rPr>
          <w:t xml:space="preserve">with </w:t>
        </w:r>
      </w:ins>
      <w:ins w:id="81" w:author="Microsoft Office User" w:date="2024-10-28T14:21:00Z" w16du:dateUtc="2024-10-28T14:21:00Z">
        <w:r w:rsidR="008242C9">
          <w:rPr>
            <w:rFonts w:ascii="Arial" w:eastAsia="Times New Roman" w:hAnsi="Arial" w:cs="Arial"/>
            <w:sz w:val="20"/>
            <w:szCs w:val="20"/>
          </w:rPr>
          <w:t>other microbiome members in a way that reduces</w:t>
        </w:r>
      </w:ins>
      <w:ins w:id="82" w:author="Microsoft Office User" w:date="2024-10-28T14:18:00Z" w16du:dateUtc="2024-10-28T14:18:00Z">
        <w:r w:rsidR="008242C9">
          <w:rPr>
            <w:rFonts w:ascii="Arial" w:eastAsia="Times New Roman" w:hAnsi="Arial" w:cs="Arial"/>
            <w:sz w:val="20"/>
            <w:szCs w:val="20"/>
          </w:rPr>
          <w:t xml:space="preserve"> </w:t>
        </w:r>
      </w:ins>
      <w:r w:rsidRPr="00961490">
        <w:rPr>
          <w:rFonts w:ascii="Arial" w:eastAsia="Times New Roman" w:hAnsi="Arial" w:cs="Arial"/>
          <w:sz w:val="20"/>
          <w:szCs w:val="20"/>
        </w:rPr>
        <w:t xml:space="preserve">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-coral interactions or secreted factors. Nevertheless, if this hypothesis were correct, the reductions in the abundance</w:t>
      </w:r>
      <w:ins w:id="83" w:author="Microsoft Office User" w:date="2024-10-28T13:44:00Z" w16du:dateUtc="2024-10-28T13:44:00Z">
        <w:r w:rsidR="005A4D34">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{"citationID":"vZmW63Hi","properties":{"formattedCitation":"\\super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33</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7EE3BAA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some other </w:t>
      </w:r>
      <w:r w:rsidRPr="00961490">
        <w:rPr>
          <w:rFonts w:ascii="Arial" w:eastAsia="Times New Roman" w:hAnsi="Arial" w:cs="Arial"/>
          <w:sz w:val="20"/>
          <w:szCs w:val="20"/>
        </w:rPr>
        <w:lastRenderedPageBreak/>
        <w:t>microbes like</w:t>
      </w:r>
      <w:r w:rsidRPr="00961490">
        <w:rPr>
          <w:rFonts w:ascii="Arial" w:eastAsia="Times New Roman" w:hAnsi="Arial" w:cs="Arial"/>
          <w:i/>
          <w:sz w:val="20"/>
          <w:szCs w:val="20"/>
        </w:rPr>
        <w:t xml:space="preserve"> Simkania</w:t>
      </w:r>
      <w:r w:rsidR="00AE7C6A">
        <w:rPr>
          <w:rFonts w:ascii="Arial" w:eastAsia="Times New Roman" w:hAnsi="Arial" w:cs="Arial"/>
          <w:i/>
          <w:sz w:val="20"/>
          <w:szCs w:val="20"/>
        </w:rPr>
        <w:fldChar w:fldCharType="begin"/>
      </w:r>
      <w:r w:rsidR="00AE7C6A">
        <w:rPr>
          <w:rFonts w:ascii="Arial" w:eastAsia="Times New Roman" w:hAnsi="Arial" w:cs="Arial"/>
          <w:i/>
          <w:sz w:val="20"/>
          <w:szCs w:val="20"/>
        </w:rPr>
        <w:instrText xml:space="preserve"> ADDIN ZOTERO_ITEM CSL_CITATION {"citationID":"MwJh6Tna","properties":{"formattedCitation":"\\super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i/>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i/>
          <w:sz w:val="20"/>
          <w:szCs w:val="20"/>
        </w:rPr>
        <w:fldChar w:fldCharType="end"/>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similar to tight junctions in chordates</w:t>
      </w:r>
      <w:r w:rsidR="00AE7C6A">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{"citationID":"6wREOkP6","properties":{"formattedCitation":"\\super 41\\nosupersub{}","plainCitation":"41","noteIndex":0},"citationItems":[{"id":1931,"uris":["http://zotero.org/groups/2769688/items/UUNJ7FD5"],"itemData":{"id":1931,"type":"article-journal","abstract":"Septate junctions (SJs) insure barrier properties and control paracellular diffusion of solutes across epithelia in invertebrates. However, the origin and evolution of their molecular constituents in Metazoa have not been firmly established. Here, we investigated the genomes of early branching metazoan representatives to reconstruct the phylogeny of the molecular components of SJs. Although Claudins and SJ cytoplasmic adaptor components appeared successively throughout metazoan evolution, the structural components of SJs arose at the time of Placozoa/Cnidaria/Bilateria radiation. We also show that in the scleractinian coral Stylophora pistillata, the structural SJ component Neurexin IV colocalizes with the cortical actin network at the apical border of the cells, at the place of SJs. We propose a model for SJ components in Cnidaria. Moreover, our study reveals an unanticipated diversity of SJ structural component variants in cnidarians. This diversity correlates with gene-specific expression in calcifying and noncalcifying tissues, suggesting specific paracellular pathways across the cell layers of these diploblastic animals.","container-title":"Molecular Biology and Evolution","DOI":"10.1093/molbev/msu265","ISSN":"1537-1719","issue":"1","journalAbbreviation":"Mol Biol Evol","language":"eng","note":"PMID: 25246700","page":"44-62","source":"PubMed","title":"Structural molecular components of septate junctions in cnidarians point to the origin of epithelial junctions in eukaryotes","volume":"32","author":[{"family":"Ganot","given":"Philippe"},{"family":"Zoccola","given":"Didier"},{"family":"Tambutté","given":"Eric"},{"family":"Voolstra","given":"Christian R."},{"family":"Aranda","given":"Manuel"},{"family":"Allemand","given":"Denis"},{"family":"Tambutté","given":"Sylvie"}],"issued":{"date-parts":[["2015",1]]}}}],"schema":"https://github.com/citation-style-language/schema/raw/master/csl-citation.json"} </w:instrText>
      </w:r>
      <w:r w:rsidR="00AE7C6A">
        <w:rPr>
          <w:rFonts w:ascii="Arial" w:eastAsia="Times New Roman" w:hAnsi="Arial" w:cs="Arial"/>
          <w:sz w:val="20"/>
          <w:szCs w:val="20"/>
        </w:rPr>
        <w:fldChar w:fldCharType="separate"/>
      </w:r>
      <w:r w:rsidR="00F44CA0" w:rsidRPr="00F44CA0">
        <w:rPr>
          <w:rFonts w:ascii="Arial" w:hAnsi="Arial" w:cs="Arial"/>
          <w:sz w:val="20"/>
          <w:vertAlign w:val="superscript"/>
        </w:rPr>
        <w:t>41</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742A64A8"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AE7C6A">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{"citationID":"x2R6Cqus","properties":{"formattedCitation":"\\super 42\\nosupersub{}","plainCitation":"42","noteIndex":0},"citationItems":[{"id":1936,"uris":["http://zotero.org/groups/2769688/items/6MRULHAE"],"itemData":{"id":1936,"type":"article-journal","abstract":"Immunity is a key life history trait that may explain hierarchies in the susceptibility of corals to disease and thermal bleaching, two of the greatest current threats to coral health and the persistence of tropical reefs. Despite their ongoing and rapid global decline, there have been few investigations into the immunity mechanisms of reef-building corals. Variables commonly associated with invertebrate immunity, including the presence of melanin, size of melanin-containing granular cells, and phenoloxidase (PO) activity, as well as concentrations of fluorescent proteins (FPs), were investigated in hard (Scleractinia) and soft (Alcyonacea) corals spanning 10 families from the Great Barrier Reef. Detectable levels of these indicators were present in all corals investigated, although relative investment differed among coral taxa. Overall levels of investment were inversely correlated to thermal bleaching and disease susceptibility. In addition, PO activity, melanin-containing granular cell size, and FP concentration were each found to be significant predictors of susceptibility and thus may play key roles in coral immunity. Correlative evidence that taxonomic (family-level) variation in the levels of these constituent immunity parameters underpins susceptibility to both thermal bleaching and disease indicates that baseline immunity underlies the vulnerability of corals to these two threats. This reinforces the necessity of a holistic approach to understanding bleaching and disease in order to accurately determine the resilience of coral reefs.","container-title":"FASEB journal: official publication of the Federation of American Societies for Experimental Biology","DOI":"10.1096/fj.09-152447","ISSN":"1530-6860","issue":"6","journalAbbreviation":"FASEB J","language":"eng","note":"PMID: 20124432","page":"1935-1946","source":"PubMed","title":"Levels of immunity parameters underpin bleaching and disease susceptibility of reef corals","volume":"24","author":[{"family":"Palmer","given":"Caroline V."},{"family":"Bythell","given":"John C."},{"family":"Willis","given":"Bette L."}],"issued":{"date-parts":[["2010",6]]}}}],"schema":"https://github.com/citation-style-language/schema/raw/master/csl-citation.json"} </w:instrText>
      </w:r>
      <w:r w:rsidR="00AE7C6A">
        <w:rPr>
          <w:rFonts w:ascii="Arial" w:eastAsia="Times New Roman" w:hAnsi="Arial" w:cs="Arial"/>
          <w:sz w:val="20"/>
          <w:szCs w:val="20"/>
        </w:rPr>
        <w:fldChar w:fldCharType="separate"/>
      </w:r>
      <w:r w:rsidR="00F44CA0" w:rsidRPr="00F44CA0">
        <w:rPr>
          <w:rFonts w:ascii="Arial" w:hAnsi="Arial" w:cs="Arial"/>
          <w:sz w:val="20"/>
          <w:vertAlign w:val="superscript"/>
        </w:rPr>
        <w:t>42</w:t>
      </w:r>
      <w:r w:rsidR="00AE7C6A">
        <w:rPr>
          <w:rFonts w:ascii="Arial" w:eastAsia="Times New Roman" w:hAnsi="Arial" w:cs="Arial"/>
          <w:sz w:val="20"/>
          <w:szCs w:val="20"/>
        </w:rPr>
        <w:fldChar w:fldCharType="end"/>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AE7C6A">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{"citationID":"gHeygVii","properties":{"formattedCitation":"\\super 43\\nosupersub{}","plainCitation":"43","noteIndex":0},"citationItems":[{"id":1890,"uris":["http://zotero.org/groups/2769688/items/H87MPI5R"],"itemData":{"id":1890,"type":"article-journal","abstract":"The evolution of host immunity occurs in the context of the microbiome, but little theory exists to predict how resistance against pathogens might be influenced by the need to tolerate and regulate commensal microbiota. We present a general model to explore the optimal investment in host immunity under conditions in which the host can, versus cannot easily distinguish among commensal versus pathogenic bacteria, and when commensal microbiota can, versus cannot protect the host against the impacts of pathogen infection. We find that a loss of immune vigilance associated with innate immunity over evolutionary time can occur due to the challenge of discriminating between pathogenic and other microbe species. Further, we find the greater the protective effect of microbiome species, acting either directly or via competition with a pathogen, or the higher the costs of immunity, the more likely the loss of immune vigilance is. Conversely, this effect can be reversed when pathogens increase host mortality. Generally, the magnitude of costs of immunity required to allow evolution of decreased immune vigilance are predicted to be lowest when microbiome and pathogen species most resemble each other (in terms of host recognition), and when immune effects on the pathogen are weak. Our model framework makes explicit the core trade-offs likely to shape the evolution of immunity in the context of microbiome/pathogen discrimination. We discuss how this informs interpretation of patterns and process in natural systems, including vulnerability to pathogen emergence.","container-title":"Evolution Letters","DOI":"10.1002/evl3.140","ISSN":"2056-3744","issue":"5","language":"en","note":"_eprint: https://onlinelibrary.wiley.com/doi/pdf/10.1002/evl3.140","page":"534-543","source":"Wiley Online Library","title":"Protective microbiomes can limit the evolution of host pathogen defense","volume":"3","author":[{"family":"Metcalf","given":"C. Jessica E."},{"family":"Koskella","given":"Britt"}],"issued":{"date-parts":[["2019"]]}}}],"schema":"https://github.com/citation-style-language/schema/raw/master/csl-citation.json"} </w:instrText>
      </w:r>
      <w:r w:rsidR="00AE7C6A">
        <w:rPr>
          <w:rFonts w:ascii="Arial" w:eastAsia="Times New Roman" w:hAnsi="Arial" w:cs="Arial"/>
          <w:sz w:val="20"/>
          <w:szCs w:val="20"/>
        </w:rPr>
        <w:fldChar w:fldCharType="separate"/>
      </w:r>
      <w:r w:rsidR="00F44CA0" w:rsidRPr="00F44CA0">
        <w:rPr>
          <w:rFonts w:ascii="Arial" w:hAnsi="Arial" w:cs="Arial"/>
          <w:sz w:val="20"/>
          <w:vertAlign w:val="superscript"/>
        </w:rPr>
        <w:t>43</w:t>
      </w:r>
      <w:r w:rsidR="00AE7C6A">
        <w:rPr>
          <w:rFonts w:ascii="Arial" w:eastAsia="Times New Roman" w:hAnsi="Arial" w:cs="Arial"/>
          <w:sz w:val="20"/>
          <w:szCs w:val="20"/>
        </w:rPr>
        <w:fldChar w:fldCharType="end"/>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AE7C6A">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{"citationID":"nPLLhP2a","properties":{"formattedCitation":"\\super 44\\nosupersub{}","plainCitation":"44","noteIndex":0},"citationItems":[{"id":2090,"uris":["http://zotero.org/groups/2769688/items/QVSGZYSU"],"itemData":{"id":2090,"type":"article-journal","abstract":"The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AE7C6A">
        <w:rPr>
          <w:rFonts w:ascii="Arial" w:eastAsia="Times New Roman" w:hAnsi="Arial" w:cs="Arial"/>
          <w:sz w:val="20"/>
          <w:szCs w:val="20"/>
        </w:rPr>
        <w:fldChar w:fldCharType="separate"/>
      </w:r>
      <w:r w:rsidR="00F44CA0" w:rsidRPr="00F44CA0">
        <w:rPr>
          <w:rFonts w:ascii="Arial" w:hAnsi="Arial" w:cs="Arial"/>
          <w:sz w:val="20"/>
          <w:vertAlign w:val="superscript"/>
        </w:rPr>
        <w:t>44</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AE7C6A">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{"citationID":"huf7IQK1","properties":{"formattedCitation":"\\super 45\\nosupersub{}","plainCitation":"45","noteIndex":0},"citationItems":[{"id":1977,"uris":["http://zotero.org/groups/2769688/items/589BVLFM"],"itemData":{"id":1977,"type":"article","abstract":"Tropical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 Together, these results suggest innate immunity may play a key role in sculpting microbiome structure in corals.","DOI":"10.1101/2023.04.26.538298","language":"en","license":"© 2023, Posted by Cold Spring Harbor Laboratory. This pre-print is available under a Creative Commons License (Attribution-NonCommercial 4.0 International), CC BY-NC 4.0, as described at http://creativecommons.org/licenses/by-nc/4.0/","note":"page: 2023.04.26.538298\nsection: New Results","publisher":"bioRxiv","source":"bioRxiv","title":"Anatomically-specific coupling between innate immune gene repertoire and microbiome structure during coral evolution.","URL":"https://www.biorxiv.org/content/10.1101/2023.04.26.538298v2","author":[{"family":"Brown","given":"Tanya"},{"family":"Sonett","given":"Dylan"},{"family":"McMinds","given":"Ryan"},{"family":"Pollock","given":"F. Joseph"},{"family":"Medina","given":"Mónica"},{"family":"Zaneveld","given":"Jesse Robert"}],"accessed":{"date-parts":[["2023",5,1]]},"issued":{"date-parts":[["2023",4,29]]}}}],"schema":"https://github.com/citation-style-language/schema/raw/master/csl-citation.json"} </w:instrText>
      </w:r>
      <w:r w:rsidR="00AE7C6A">
        <w:rPr>
          <w:rFonts w:ascii="Arial" w:eastAsia="Times New Roman" w:hAnsi="Arial" w:cs="Arial"/>
          <w:sz w:val="20"/>
          <w:szCs w:val="20"/>
        </w:rPr>
        <w:fldChar w:fldCharType="separate"/>
      </w:r>
      <w:r w:rsidR="00F44CA0" w:rsidRPr="00F44CA0">
        <w:rPr>
          <w:rFonts w:ascii="Arial" w:hAnsi="Arial" w:cs="Arial"/>
          <w:sz w:val="20"/>
          <w:vertAlign w:val="superscript"/>
        </w:rPr>
        <w:t>45</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5378733E"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itself achieves high</w:t>
      </w:r>
      <w:r w:rsidR="00847C6F">
        <w:rPr>
          <w:rFonts w:ascii="Arial" w:eastAsia="Times New Roman" w:hAnsi="Arial" w:cs="Arial"/>
          <w:sz w:val="20"/>
          <w:szCs w:val="20"/>
        </w:rPr>
        <w:t xml:space="preserve"> </w:t>
      </w:r>
      <w:ins w:id="84" w:author="Microsoft Office User" w:date="2024-10-28T13:39:00Z" w16du:dateUtc="2024-10-28T13:39:00Z">
        <w:r w:rsidR="00847C6F">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A32B03">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{"citationID":"nC6SZtSf","properties":{"formattedCitation":"\\super 46\\nosupersub{}","plainCitation":"46","noteIndex":0},"citationItems":[{"id":1879,"uris":["http://zotero.org/groups/2769688/items/63QGZW6F"],"itemData":{"id":1879,"type":"article-journal","abstract":"Endozoicomonas bacteria symbiosis with various marine organisms is hypothesized as a potential indicator of health in corals. Although many amplicon analyses using 16S rRNA gene have suggested the diversity of Endozoicomonas species, genome analysis has been limited due to contamination of host-derived sequences and difficulties in culture and metagenomic analysis. Therefore, the evolutionary and functional potential of individual Endozoicomonas species symbiotic with the same coral species remains unresolved.","container-title":"Microbiome","DOI":"10.1186/s40168-022-01395-9","ISSN":"2049-2618","issue":"1","journalAbbreviation":"Microbiome","page":"220","source":"BioMed Central","title":"Targeted single-cell genomics reveals novel host adaptation strategies of the symbiotic bacteria Endozoicomonas in Acropora tenuis coral","volume":"10","author":[{"family":"Ide","given":"Keigo"},{"family":"Nishikawa","given":"Yohei"},{"family":"Maruyama","given":"Toru"},{"family":"Tsukada","given":"Yuko"},{"family":"Kogawa","given":"Masato"},{"family":"Takeda","given":"Hiroki"},{"family":"Ito","given":"Haruka"},{"family":"Wagatsuma","given":"Ryota"},{"family":"Miyaoka","given":"Rimi"},{"family":"Nakano","given":"Yoshikatsu"},{"family":"Kinjo","given":"Koji"},{"family":"Ito","given":"Michihiro"},{"family":"Hosokawa","given":"Masahito"},{"family":"Yura","given":"Kei"},{"family":"Suda","given":"Shoichiro"},{"family":"Takeyama","given":"Haruko"}],"issued":{"date-parts":[["2022",12,12]]}}}],"schema":"https://github.com/citation-style-language/schema/raw/master/csl-citation.json"} </w:instrText>
      </w:r>
      <w:r w:rsidR="00A32B03">
        <w:rPr>
          <w:rFonts w:ascii="Arial" w:eastAsia="Times New Roman" w:hAnsi="Arial" w:cs="Arial"/>
          <w:sz w:val="20"/>
          <w:szCs w:val="20"/>
        </w:rPr>
        <w:fldChar w:fldCharType="separate"/>
      </w:r>
      <w:r w:rsidR="00F44CA0" w:rsidRPr="00F44CA0">
        <w:rPr>
          <w:rFonts w:ascii="Arial" w:hAnsi="Arial" w:cs="Arial"/>
          <w:sz w:val="20"/>
          <w:vertAlign w:val="superscript"/>
        </w:rPr>
        <w:t>46</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compelling. </w:t>
      </w:r>
    </w:p>
    <w:p w14:paraId="7E70A7CE" w14:textId="0D599DBC"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A32B03">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{"citationID":"c71QApSo","properties":{"formattedCitation":"\\super 47,48\\nosupersub{}","plainCitation":"47,48","noteIndex":0},"citationItems":[{"id":1839,"uris":["http://zotero.org/groups/2769688/items/NWBQPNLP"],"itemData":{"id":1839,"type":"article-journal","abstract":"Although knowledge on the diseases affecting corals has been accumulating exponentially since the 2000s, even more effort is required to summarize and guide further investigation. Here, we used the Web of Science database to review 226 studies published, between 2000 and 2020, to identify the major geographic and taxonomic gaps in the literature, and propose future directions for the study of coral diseases. We classified the studies according to the ocean, ecoregion, coral species, disease types, approach (e.g., observational or experimental), and depth. In total, 22 types of diseases were reported for 165 coral species. Acropora spp. was the most studied taxa with 12 types of diseases and 8.2% of the records. Black band, white plague, white syndromes, skeletal eroding, dark spot, and yellow band were the six most common diseases, accounting together for 76.8% of the records. As expected, most studies were conducted in the Caribbean and Indo-Pacific (34.0% and 28.7%, respectively), but only in 44 of the 141 global ecoregions that harbour corals. Observational approaches were the most frequent (75.6% of the records), while experimental approaches accounted for 19.9% and were mainly done on Acropora. The vast majority of studies (</w:instrText>
      </w:r>
      <w:r w:rsidR="00F44CA0">
        <w:rPr>
          <w:rFonts w:ascii="Cambria Math" w:eastAsia="Times New Roman" w:hAnsi="Cambria Math" w:cs="Cambria Math"/>
          <w:sz w:val="20"/>
          <w:szCs w:val="20"/>
        </w:rPr>
        <w:instrText>∼</w:instrText>
      </w:r>
      <w:r w:rsidR="00F44CA0">
        <w:rPr>
          <w:rFonts w:ascii="Arial" w:eastAsia="Times New Roman" w:hAnsi="Arial" w:cs="Arial"/>
          <w:sz w:val="20"/>
          <w:szCs w:val="20"/>
        </w:rPr>
        <w:instrText xml:space="preserve">98%) were performed in shallow waters (&lt;30 m depth). We conclude that over the past two decades, coral diseases have been assessed on a very small fraction of coral species, in very few locations around the globe, and at a limited range of their depth distribution. While monitoring bleaching is mandatory for reef ecology and conservation, the ecoepidemiology of coral diseases deserves more space in the research agenda of reef ecosystems.","container-title":"Environmental Advances","DOI":"10.1016/j.envadv.2022.100231","ISSN":"2666-7657","journalAbbreviation":"Environmental Advances","language":"en","page":"100231","source":"ScienceDirect","title":"A global synthesis of the current knowledge on the taxonomic and geographic distribution of major coral diseases","volume":"8","author":[{"family":"Morais","given":"Juliano"},{"family":"Cardoso","given":"Aiara P. L. R"},{"family":"Santos","given":"Bráulio A."}],"issued":{"date-parts":[["2022",7,1]]}}},{"id":1670,"uris":["http://zotero.org/groups/2769688/items/97SA2FIN"],"itemData":{"id":1670,"type":"article-journal","abstract":"Diseases of tropical reef organisms is an intensive area of study, but despite significant advances in methodology and the global knowledge base, identifying the proximate causes of disease outbreaks remains difficult. The dynamics of infectious wildlife diseases are known to be influenced by shifting interactions among the host, pathogen, and other members of the microbiome, and a collective body of work clearly demonstrates that this is also the case for the main foundation species on reefs, corals. Yet, among wildlife, outbreaks of coral diseases stand out as being driven largely by a changing environment. These outbreaks contributed not only to significant losses of coral species but also to whole ecosystem regime shifts. Here we suggest that to better decipher the disease dynamics of corals, we must integrate more holistic and modern paradigms that consider multiple and variable interactions among the three major players in epizootics: the host, its associated microbiome, and the environment. In this perspective, we discuss how expanding the pathogen component of the classic host-pathogen-environment disease triad to incorporate shifts in the microbiome leading to dysbiosis provides a better model for understanding coral disease dynamics. We outline and discuss issues arising when evaluating each component of this trio and make suggestions for bridging gaps between them. We further suggest that to best tackle these challenges, researchers must adjust standard paradigms, like the classic one pathogen-one disease model, that, to date, have been ineffectual at uncovering many of the emergent properties of coral reef disease dynamics. Lastly, we make recommendations for ways forward in the fields of marine disease ecology and the future of coral reef conservation and restoration given these observations.","container-title":"Frontiers in Ecology and Evolution","ISSN":"2296-701X","source":"Frontiers","title":"Deciphering Coral Disease Dynamics: Integrating Host, Microbiome, and the Changing Environment","title-short":"Deciphering Coral Disease Dynamics","URL":"https://www.frontiersin.org/articles/10.3389/fevo.2020.575927","volume":"8","author":[{"family":"Vega Thurber","given":"Rebecca"},{"family":"Mydlarz","given":"Laura D."},{"family":"Brandt","given":"Marilyn"},{"family":"Harvell","given":"Drew"},{"family":"Weil","given":"Ernesto"},{"family":"Raymundo","given":"Laurie"},{"family":"Willis","given":"Bette L."},{"family":"Langevin","given":"Stan"},{"family":"Tracy","given":"Allison M."},{"family":"Littman","given":"Raechel"},{"family":"Kemp","given":"Keri M."},{"family":"Dawkins","given":"Phoebe"},{"family":"Prager","given":"Katherine C."},{"family":"Garren","given":"Melissa"},{"family":"Lamb","given":"Joleah"}],"accessed":{"date-parts":[["2022",7,12]]},"issued":{"date-parts":[["2020"]]}}}],"schema":"https://github.com/citation-style-language/schema/raw/master/csl-citation.json"} </w:instrText>
      </w:r>
      <w:r w:rsidR="00A32B03">
        <w:rPr>
          <w:rFonts w:ascii="Arial" w:eastAsia="Times New Roman" w:hAnsi="Arial" w:cs="Arial"/>
          <w:sz w:val="20"/>
          <w:szCs w:val="20"/>
        </w:rPr>
        <w:fldChar w:fldCharType="separate"/>
      </w:r>
      <w:r w:rsidR="00F44CA0" w:rsidRPr="00F44CA0">
        <w:rPr>
          <w:rFonts w:ascii="Arial" w:hAnsi="Arial" w:cs="Arial"/>
          <w:sz w:val="20"/>
          <w:vertAlign w:val="superscript"/>
        </w:rPr>
        <w:t>47,48</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ins w:id="85" w:author="Microsoft Office User" w:date="2024-10-28T15:41:00Z" w16du:dateUtc="2024-10-28T15:41:00Z">
        <w:r w:rsidR="00133DAB">
          <w:rPr>
            <w:rFonts w:ascii="Arial" w:eastAsia="Times New Roman" w:hAnsi="Arial" w:cs="Arial"/>
            <w:sz w:val="20"/>
            <w:szCs w:val="20"/>
          </w:rPr>
          <w:t>I</w:t>
        </w:r>
      </w:ins>
      <w:ins w:id="86" w:author="Microsoft Office User" w:date="2024-10-28T15:42:00Z" w16du:dateUtc="2024-10-28T15:42:00Z">
        <w:r w:rsidR="00133DAB">
          <w:rPr>
            <w:rFonts w:ascii="Arial" w:eastAsia="Times New Roman" w:hAnsi="Arial" w:cs="Arial"/>
            <w:sz w:val="20"/>
            <w:szCs w:val="20"/>
          </w:rPr>
          <w:t xml:space="preserve">t has even been suggested that </w:t>
        </w:r>
      </w:ins>
      <w:ins w:id="87" w:author="Microsoft Office User" w:date="2024-10-28T15:41:00Z" w16du:dateUtc="2024-10-28T15:41:00Z">
        <w:r w:rsidR="00133DAB">
          <w:rPr>
            <w:rFonts w:ascii="Arial" w:eastAsia="Times New Roman" w:hAnsi="Arial" w:cs="Arial"/>
            <w:sz w:val="20"/>
            <w:szCs w:val="20"/>
          </w:rPr>
          <w:t>high dominance</w:t>
        </w:r>
      </w:ins>
      <w:ins w:id="88" w:author="Microsoft Office User" w:date="2024-10-28T15:42:00Z" w16du:dateUtc="2024-10-28T15:42:00Z">
        <w:r w:rsidR="00133DAB">
          <w:rPr>
            <w:rFonts w:ascii="Arial" w:eastAsia="Times New Roman" w:hAnsi="Arial" w:cs="Arial"/>
            <w:sz w:val="20"/>
            <w:szCs w:val="20"/>
          </w:rPr>
          <w:t xml:space="preserve"> of one microbial taxon</w:t>
        </w:r>
      </w:ins>
      <w:ins w:id="89" w:author="Microsoft Office User" w:date="2024-10-28T15:47:00Z" w16du:dateUtc="2024-10-28T15:47:00Z">
        <w:r w:rsidR="00133DAB">
          <w:rPr>
            <w:rFonts w:ascii="Arial" w:eastAsia="Times New Roman" w:hAnsi="Arial" w:cs="Arial"/>
            <w:sz w:val="20"/>
            <w:szCs w:val="20"/>
          </w:rPr>
          <w:t xml:space="preserve"> </w:t>
        </w:r>
      </w:ins>
      <w:ins w:id="90" w:author="Microsoft Office User" w:date="2024-10-28T15:46:00Z" w16du:dateUtc="2024-10-28T15:46:00Z">
        <w:r w:rsidR="00133DAB">
          <w:rPr>
            <w:rFonts w:ascii="Arial" w:eastAsia="Times New Roman" w:hAnsi="Arial" w:cs="Arial"/>
            <w:sz w:val="20"/>
            <w:szCs w:val="20"/>
          </w:rPr>
          <w:t xml:space="preserve">in the coral microbiome </w:t>
        </w:r>
      </w:ins>
      <w:ins w:id="91" w:author="Microsoft Office User" w:date="2024-10-28T15:41:00Z" w16du:dateUtc="2024-10-28T15:41:00Z">
        <w:r w:rsidR="00133DAB">
          <w:rPr>
            <w:rFonts w:ascii="Arial" w:eastAsia="Times New Roman" w:hAnsi="Arial" w:cs="Arial"/>
            <w:sz w:val="20"/>
            <w:szCs w:val="20"/>
          </w:rPr>
          <w:t xml:space="preserve">may </w:t>
        </w:r>
      </w:ins>
      <w:ins w:id="92" w:author="Microsoft Office User" w:date="2024-10-28T15:43:00Z" w16du:dateUtc="2024-10-28T15:43:00Z">
        <w:r w:rsidR="00133DAB">
          <w:rPr>
            <w:rFonts w:ascii="Arial" w:eastAsia="Times New Roman" w:hAnsi="Arial" w:cs="Arial"/>
            <w:sz w:val="20"/>
            <w:szCs w:val="20"/>
          </w:rPr>
          <w:t xml:space="preserve">have a stabilizing effect </w:t>
        </w:r>
      </w:ins>
      <w:ins w:id="93" w:author="Microsoft Office User" w:date="2024-10-28T15:46:00Z" w16du:dateUtc="2024-10-28T15:46:00Z">
        <w:r w:rsidR="00133DAB">
          <w:rPr>
            <w:rFonts w:ascii="Arial" w:eastAsia="Times New Roman" w:hAnsi="Arial" w:cs="Arial"/>
            <w:sz w:val="20"/>
            <w:szCs w:val="20"/>
          </w:rPr>
          <w:t xml:space="preserve">on the rest of </w:t>
        </w:r>
      </w:ins>
      <w:ins w:id="94" w:author="Microsoft Office User" w:date="2024-10-28T15:48:00Z" w16du:dateUtc="2024-10-28T15:48:00Z">
        <w:r w:rsidR="00133DAB">
          <w:rPr>
            <w:rFonts w:ascii="Arial" w:eastAsia="Times New Roman" w:hAnsi="Arial" w:cs="Arial"/>
            <w:sz w:val="20"/>
            <w:szCs w:val="20"/>
          </w:rPr>
          <w:t xml:space="preserve">the </w:t>
        </w:r>
      </w:ins>
      <w:ins w:id="95" w:author="Microsoft Office User" w:date="2024-10-28T15:46:00Z" w16du:dateUtc="2024-10-28T15:46:00Z">
        <w:r w:rsidR="00133DAB">
          <w:rPr>
            <w:rFonts w:ascii="Arial" w:eastAsia="Times New Roman" w:hAnsi="Arial" w:cs="Arial"/>
            <w:sz w:val="20"/>
            <w:szCs w:val="20"/>
          </w:rPr>
          <w:t>community</w:t>
        </w:r>
      </w:ins>
      <w:r w:rsidR="00133DAB">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{"citationID":"OsKaSXgh","properties":{"formattedCitation":"\\super 49\\nosupersub{}","plainCitation":"49","noteIndex":0},"citationItems":[{"id":2641,"uris":["http://zotero.org/groups/2769688/items/6FHAB459"],"itemData":{"id":2641,"type":"article-journal","abstract":"The global decline of coral reefs heightens the need to understand how corals respond to changing environmental conditions. Corals are metaorganisms, so-called holobionts, and restructuring of the associated bacterial community has been suggested as a means of holobiont adaptation. However, the potential for restructuring of bacterial communities across coral species in different environments has not been systematically investigated. Here we show that bacterial community structure responds in a coral host-specific manner upon cross-transplantation between reef sites with differing levels of anthropogenic impact. The coral Acropora hemprichii harbors a highly flexible microbiome that differs between each level of anthropogenic impact to which the corals had been transplanted. In contrast, the microbiome of the coral Pocillopora verrucosa remains remarkably stable. Interestingly, upon cross-transplantation to unaffected sites, we find that microbiomes become indistinguishable from back-transplanted controls, suggesting the ability of microbiomes to recover. It remains unclear whether differences to associate with bacteria flexibly reflects different holobiont adaptation mechanisms to respond to environmental change.","container-title":"Nature Communications","DOI":"10.1038/s41467-019-10969-5","ISSN":"2041-1723","issue":"1","journalAbbreviation":"Nat Commun","language":"en","license":"2019 The Author(s)","note":"publisher: Nature Publishing Group","page":"3092","source":"www.nature.com","title":"Coral bacterial community structure responds to environmental change in a host-specific manner","volume":"10","author":[{"family":"Ziegler","given":"Maren"},{"family":"Grupstra","given":"Carsten G. B."},{"family":"Barreto","given":"Marcelle M."},{"family":"Eaton","given":"Martin"},{"family":"BaOmar","given":"Jaafar"},{"family":"Zubier","given":"Khalid"},{"family":"Al-Sofyani","given":"Abdulmohsin"},{"family":"Turki","given":"Adnan J."},{"family":"Ormond","given":"Rupert"},{"family":"Voolstra","given":"Christian R."}],"issued":{"date-parts":[["2019",7,12]]}}}],"schema":"https://github.com/citation-style-language/schema/raw/master/csl-citation.json"} </w:instrText>
      </w:r>
      <w:r w:rsidR="00133DAB">
        <w:rPr>
          <w:rFonts w:ascii="Arial" w:eastAsia="Times New Roman" w:hAnsi="Arial" w:cs="Arial"/>
          <w:sz w:val="20"/>
          <w:szCs w:val="20"/>
        </w:rPr>
        <w:fldChar w:fldCharType="separate"/>
      </w:r>
      <w:r w:rsidR="00F44CA0" w:rsidRPr="00F44CA0">
        <w:rPr>
          <w:rFonts w:ascii="Arial" w:hAnsi="Arial" w:cs="Arial"/>
          <w:sz w:val="20"/>
          <w:vertAlign w:val="superscript"/>
        </w:rPr>
        <w:t>49</w:t>
      </w:r>
      <w:r w:rsidR="00133DAB">
        <w:rPr>
          <w:rFonts w:ascii="Arial" w:eastAsia="Times New Roman" w:hAnsi="Arial" w:cs="Arial"/>
          <w:sz w:val="20"/>
          <w:szCs w:val="20"/>
        </w:rPr>
        <w:fldChar w:fldCharType="end"/>
      </w:r>
      <w:ins w:id="96" w:author="Microsoft Office User" w:date="2024-10-28T15:47:00Z" w16du:dateUtc="2024-10-28T15:47:00Z">
        <w:r w:rsidR="00133DAB">
          <w:rPr>
            <w:rFonts w:ascii="Arial" w:eastAsia="Times New Roman" w:hAnsi="Arial" w:cs="Arial"/>
            <w:sz w:val="20"/>
            <w:szCs w:val="20"/>
          </w:rPr>
          <w:t xml:space="preserve">, thereby </w:t>
        </w:r>
      </w:ins>
      <w:ins w:id="97" w:author="Microsoft Office User" w:date="2024-10-28T15:43:00Z" w16du:dateUtc="2024-10-28T15:43:00Z">
        <w:r w:rsidR="00133DAB">
          <w:rPr>
            <w:rFonts w:ascii="Arial" w:eastAsia="Times New Roman" w:hAnsi="Arial" w:cs="Arial"/>
            <w:sz w:val="20"/>
            <w:szCs w:val="20"/>
          </w:rPr>
          <w:t>l</w:t>
        </w:r>
      </w:ins>
      <w:ins w:id="98" w:author="Microsoft Office User" w:date="2024-10-28T15:41:00Z" w16du:dateUtc="2024-10-28T15:41:00Z">
        <w:r w:rsidR="00133DAB">
          <w:rPr>
            <w:rFonts w:ascii="Arial" w:eastAsia="Times New Roman" w:hAnsi="Arial" w:cs="Arial"/>
            <w:sz w:val="20"/>
            <w:szCs w:val="20"/>
          </w:rPr>
          <w:t>imit</w:t>
        </w:r>
      </w:ins>
      <w:ins w:id="99" w:author="Microsoft Office User" w:date="2024-10-28T15:47:00Z" w16du:dateUtc="2024-10-28T15:47:00Z">
        <w:r w:rsidR="00133DAB">
          <w:rPr>
            <w:rFonts w:ascii="Arial" w:eastAsia="Times New Roman" w:hAnsi="Arial" w:cs="Arial"/>
            <w:sz w:val="20"/>
            <w:szCs w:val="20"/>
          </w:rPr>
          <w:t xml:space="preserve">ing </w:t>
        </w:r>
      </w:ins>
      <w:ins w:id="100" w:author="Microsoft Office User" w:date="2024-10-28T15:41:00Z" w16du:dateUtc="2024-10-28T15:41:00Z">
        <w:r w:rsidR="00133DAB">
          <w:rPr>
            <w:rFonts w:ascii="Arial" w:eastAsia="Times New Roman" w:hAnsi="Arial" w:cs="Arial"/>
            <w:sz w:val="20"/>
            <w:szCs w:val="20"/>
          </w:rPr>
          <w:t xml:space="preserve">the </w:t>
        </w:r>
      </w:ins>
      <w:ins w:id="101" w:author="Microsoft Office User" w:date="2024-10-28T15:44:00Z" w16du:dateUtc="2024-10-28T15:44:00Z">
        <w:r w:rsidR="00133DAB">
          <w:rPr>
            <w:rFonts w:ascii="Arial" w:eastAsia="Times New Roman" w:hAnsi="Arial" w:cs="Arial"/>
            <w:sz w:val="20"/>
            <w:szCs w:val="20"/>
          </w:rPr>
          <w:t xml:space="preserve">flexibility of the microbiome to </w:t>
        </w:r>
      </w:ins>
      <w:ins w:id="102" w:author="Microsoft Office User" w:date="2024-10-28T15:47:00Z" w16du:dateUtc="2024-10-28T15:47:00Z">
        <w:r w:rsidR="00133DAB">
          <w:rPr>
            <w:rFonts w:ascii="Arial" w:eastAsia="Times New Roman" w:hAnsi="Arial" w:cs="Arial"/>
            <w:sz w:val="20"/>
            <w:szCs w:val="20"/>
          </w:rPr>
          <w:t>func</w:t>
        </w:r>
      </w:ins>
      <w:ins w:id="103" w:author="Microsoft Office User" w:date="2024-10-28T15:48:00Z" w16du:dateUtc="2024-10-28T15:48:00Z">
        <w:r w:rsidR="00133DAB">
          <w:rPr>
            <w:rFonts w:ascii="Arial" w:eastAsia="Times New Roman" w:hAnsi="Arial" w:cs="Arial"/>
            <w:sz w:val="20"/>
            <w:szCs w:val="20"/>
          </w:rPr>
          <w:t>tionally adapt</w:t>
        </w:r>
      </w:ins>
      <w:ins w:id="104" w:author="Microsoft Office User" w:date="2024-10-28T15:44:00Z" w16du:dateUtc="2024-10-28T15:44:00Z">
        <w:r w:rsidR="00133DAB">
          <w:rPr>
            <w:rFonts w:ascii="Arial" w:eastAsia="Times New Roman" w:hAnsi="Arial" w:cs="Arial"/>
            <w:sz w:val="20"/>
            <w:szCs w:val="20"/>
          </w:rPr>
          <w:t xml:space="preserve"> </w:t>
        </w:r>
      </w:ins>
      <w:ins w:id="105" w:author="Microsoft Office User" w:date="2024-10-28T15:48:00Z" w16du:dateUtc="2024-10-28T15:48:00Z">
        <w:r w:rsidR="00133DAB">
          <w:rPr>
            <w:rFonts w:ascii="Arial" w:eastAsia="Times New Roman" w:hAnsi="Arial" w:cs="Arial"/>
            <w:sz w:val="20"/>
            <w:szCs w:val="20"/>
          </w:rPr>
          <w:t xml:space="preserve">through restructuring </w:t>
        </w:r>
      </w:ins>
      <w:ins w:id="106" w:author="Microsoft Office User" w:date="2024-10-28T15:45:00Z" w16du:dateUtc="2024-10-28T15:45:00Z">
        <w:r w:rsidR="00133DAB">
          <w:rPr>
            <w:rFonts w:ascii="Arial" w:eastAsia="Times New Roman" w:hAnsi="Arial" w:cs="Arial"/>
            <w:sz w:val="20"/>
            <w:szCs w:val="20"/>
          </w:rPr>
          <w:t>when exposed to environmental stressors</w:t>
        </w:r>
      </w:ins>
      <w:r w:rsidR="004730E9">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{"citationID":"sgOzXcsA","properties":{"formattedCitation":"\\super 50\\nosupersub{}","plainCitation":"50","noteIndex":0},"citationItems":[{"id":2637,"uris":["http://zotero.org/groups/2769688/items/VRYN77EI"],"itemData":{"id":2637,"type":"article-journal","abstract":"Animals and plants are metaorganisms and associate with microbes that affect their physiology, stress tolerance, and fitness. Here the hypothesis that alteration of the microbiome may constitute a fast-response mechanism to environmental change is examined. This is supported by recent reciprocal transplant experiments with reef corals, which have shown that their microbiome adapts to thermally variable habitats and changes over time when transplanted into different environments. Further, inoculation of corals with beneficial bacteria increases their stress tolerance. But corals differ in their ability to flexibly associate with different bacteria. How scales of microbiome flexibility may reflect different metaorganism adaptation mechanisms is discussed and future directions for research are pinpointed. It is posited that microbiome flexibility is a broad phenomenon that contributes to the ability of organisms to respond to environmental change. Importantly, adapting with microbial help may provide an alternate route to organismal adaptation that facilitates rapid responses.","container-title":"BioEssays","DOI":"10.1002/bies.202000004","ISSN":"1521-1878","issue":"7","language":"en","license":"© 2020 The Authors. BioEssays published by Wiley Periodicals LLC","note":"_eprint: https://onlinelibrary.wiley.com/doi/pdf/10.1002/bies.202000004","page":"2000004","source":"Wiley Online Library","title":"Adapting with Microbial Help: Microbiome Flexibility Facilitates Rapid Responses to Environmental Change","title-short":"Adapting with Microbial Help","volume":"42","author":[{"family":"Voolstra","given":"Christian R."},{"family":"Ziegler","given":"Maren"}],"issued":{"date-parts":[["2020"]]}}}],"schema":"https://github.com/citation-style-language/schema/raw/master/csl-citation.json"} </w:instrText>
      </w:r>
      <w:r w:rsidR="004730E9">
        <w:rPr>
          <w:rFonts w:ascii="Arial" w:eastAsia="Times New Roman" w:hAnsi="Arial" w:cs="Arial"/>
          <w:sz w:val="20"/>
          <w:szCs w:val="20"/>
        </w:rPr>
        <w:fldChar w:fldCharType="separate"/>
      </w:r>
      <w:r w:rsidR="00F44CA0" w:rsidRPr="00F44CA0">
        <w:rPr>
          <w:rFonts w:ascii="Arial" w:hAnsi="Arial" w:cs="Arial"/>
          <w:sz w:val="20"/>
          <w:vertAlign w:val="superscript"/>
        </w:rPr>
        <w:t>50</w:t>
      </w:r>
      <w:r w:rsidR="004730E9">
        <w:rPr>
          <w:rFonts w:ascii="Arial" w:eastAsia="Times New Roman" w:hAnsi="Arial" w:cs="Arial"/>
          <w:sz w:val="20"/>
          <w:szCs w:val="20"/>
        </w:rPr>
        <w:fldChar w:fldCharType="end"/>
      </w:r>
      <w:ins w:id="107" w:author="Microsoft Office User" w:date="2024-10-28T15:43:00Z" w16du:dateUtc="2024-10-28T15:43:00Z">
        <w:r w:rsidR="00133DAB">
          <w:rPr>
            <w:rFonts w:ascii="Arial" w:eastAsia="Times New Roman" w:hAnsi="Arial" w:cs="Arial"/>
            <w:sz w:val="20"/>
            <w:szCs w:val="20"/>
          </w:rPr>
          <w:t>.</w:t>
        </w:r>
      </w:ins>
    </w:p>
    <w:p w14:paraId="2D9CAB3F" w14:textId="1EFDC20B"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A32B03">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{"citationID":"TqtFiuVz","properties":{"formattedCitation":"\\super 51\\nosupersub{}","plainCitation":"51","noteIndex":0},"citationItems":[{"id":1831,"uris":["http://zotero.org/groups/2769688/items/CTDZX3JD"],"itemData":{"id":1831,"type":"article-journal","container-title":"Marine Biology","issue":"4","note":"publisher: Springer","page":"1–18","source":"Google Scholar","title":"Microbial indicators as a diagnostic tool for assessing water quality and climate stress in coral reef ecosystems","volume":"164","author":[{"family":"Glasl","given":"Bettina"},{"family":"Webster","given":"Nicole S."},{"family":"Bourne","given":"David G."}],"issued":{"date-parts":[["2017"]]}}}],"schema":"https://github.com/citation-style-language/schema/raw/master/csl-citation.json"} </w:instrText>
      </w:r>
      <w:r w:rsidR="00A32B03">
        <w:rPr>
          <w:rFonts w:ascii="Arial" w:eastAsia="Times New Roman" w:hAnsi="Arial" w:cs="Arial"/>
          <w:sz w:val="20"/>
          <w:szCs w:val="20"/>
        </w:rPr>
        <w:fldChar w:fldCharType="separate"/>
      </w:r>
      <w:r w:rsidR="00F44CA0" w:rsidRPr="00F44CA0">
        <w:rPr>
          <w:rFonts w:ascii="Arial" w:hAnsi="Arial" w:cs="Arial"/>
          <w:sz w:val="20"/>
          <w:vertAlign w:val="superscript"/>
        </w:rPr>
        <w:t>51</w:t>
      </w:r>
      <w:r w:rsidR="00A32B03">
        <w:rPr>
          <w:rFonts w:ascii="Arial" w:eastAsia="Times New Roman" w:hAnsi="Arial" w:cs="Arial"/>
          <w:sz w:val="20"/>
          <w:szCs w:val="20"/>
        </w:rPr>
        <w:fldChar w:fldCharType="end"/>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-dominated coral species or populations that may be more susceptible </w:t>
      </w:r>
      <w:r w:rsidRPr="00961490">
        <w:rPr>
          <w:rFonts w:ascii="Arial" w:eastAsia="Times New Roman" w:hAnsi="Arial" w:cs="Arial"/>
          <w:sz w:val="20"/>
          <w:szCs w:val="20"/>
        </w:rPr>
        <w:lastRenderedPageBreak/>
        <w:t>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w:t>
      </w:r>
      <w:r w:rsidR="00A32B03">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{"citationID":"cEoUrwA2","properties":{"formattedCitation":"\\super 52\\nosupersub{}","plainCitation":"52","noteIndex":0},"citationItems":[{"id":63,"uris":["http://zotero.org/users/5951735/items/PMV83AYZ"],"itemData":{"id":63,"type":"article-journal","container-title":"Frontiers in Ecology and the Environment","DOI":"10.1002/fee.2001","ISSN":"1540-9295, 1540-9309","issue":"2","journalAbbreviation":"Front Ecol Environ","language":"en","page":"100-108","source":"DOI.org (Crossref)","title":"Microbiome engineering: enhancing climate resilience in corals","title-short":"Microbiome engineering","volume":"17","author":[{"family":"Epstein","given":"Hannah E"},{"family":"Smith","given":"Hillary A"},{"family":"Torda","given":"Gergely"},{"family":"Oppen","given":"Madeleine JH"}],"issued":{"date-parts":[["2019",3]]}}}],"schema":"https://github.com/citation-style-language/schema/raw/master/csl-citation.json"} </w:instrText>
      </w:r>
      <w:r w:rsidR="00A32B03">
        <w:rPr>
          <w:rFonts w:ascii="Arial" w:eastAsia="Times New Roman" w:hAnsi="Arial" w:cs="Arial"/>
          <w:sz w:val="20"/>
          <w:szCs w:val="20"/>
        </w:rPr>
        <w:fldChar w:fldCharType="separate"/>
      </w:r>
      <w:r w:rsidR="00F44CA0" w:rsidRPr="00F44CA0">
        <w:rPr>
          <w:rFonts w:ascii="Arial" w:hAnsi="Arial" w:cs="Arial"/>
          <w:sz w:val="20"/>
          <w:vertAlign w:val="superscript"/>
        </w:rPr>
        <w:t>52</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or the application of probiotics</w:t>
      </w:r>
      <w:r w:rsidR="00A32B03">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{"citationID":"mgrk7CCS","properties":{"formattedCitation":"\\super 14,53\\nosupersub{}","plainCitation":"14,53","noteIndex":0},"citationItems":[{"id":1799,"uris":["http://zotero.org/groups/2769688/items/SMX32XZZ"],"itemData":{"id":1799,"type":"article-journal","abstract":"Although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S."}],"issued":{"date-parts":[["2019",4]]}}},{"id":88,"uris":["http://zotero.org/users/5951735/items/A53MUWJQ"],"itemData":{"id":88,"type":"article-journal","abstract":"Emerging diseases have been responsible for the death of about 30% of corals worldwide during the last 30 years. Coral biologists have predicted that by 2050 most of the world’s coral reefs will be destroyed. This prediction is based on the assumption that corals can not adapt rapidly enough to environmental stress-related conditions and emerging diseases. Our recent studies of the Vibrio shiloi/Oculina patagonica model system of the coral bleaching disease indicate that corals can indeed adapt rapidly to changing environmental conditions by altering their population of symbiotic bacteria. These studies have led us to propose the Coral Probiotic Hypothesis. This hypothesis posits that a dynamic relationship exists between symbiotic microorganisms and environmental conditions which brings about the selection of the most advantageous coral holobiont. Changing their microbial partners would allow the corals to adapt to changing environmental conditions more rapidly (days to weeks) than via mutation and selection (many years). An important outcome of the Probiotic Hypothesis would be development of resistance of the coral holobiont to diseases. The following evidence supports this hypothesis: (i) Corals contain a large and diverse bacterial population associated with their mucus and tissues; (ii) the coral-associated bacterial population undergoes a rapid change when environmental conditions are altered; and (iii) although lacking an adaptive immune system (no antibodies), corals can develop resistance to pathogens. The Coral Probiotic Hypothesis may help explain the evolutionary success of corals and moderate the predictions of their demise.","container-title":"Environmental Microbiology","DOI":"10.1111/j.1462-2920.2006.01148.x","ISSN":"1462-2912, 1462-2920","issue":"12","journalAbbreviation":"Environ Microbiol","language":"en","page":"2068-2073","source":"DOI.org (Crossref)","title":"The Coral Probiotic Hypothesis","volume":"8","author":[{"family":"Reshef","given":"Leah"},{"family":"Koren","given":"Omry"},{"family":"Loya","given":"Yossi"},{"family":"Zilber-Rosenberg","given":"Ilana"},{"family":"Rosenberg","given":"Eugene"}],"issued":{"date-parts":[["2006",12]]}}}],"schema":"https://github.com/citation-style-language/schema/raw/master/csl-citation.json"} </w:instrText>
      </w:r>
      <w:r w:rsidR="00A32B03">
        <w:rPr>
          <w:rFonts w:ascii="Arial" w:eastAsia="Times New Roman" w:hAnsi="Arial" w:cs="Arial"/>
          <w:sz w:val="20"/>
          <w:szCs w:val="20"/>
        </w:rPr>
        <w:fldChar w:fldCharType="separate"/>
      </w:r>
      <w:r w:rsidR="00F44CA0" w:rsidRPr="00F44CA0">
        <w:rPr>
          <w:rFonts w:ascii="Arial" w:hAnsi="Arial" w:cs="Arial"/>
          <w:sz w:val="20"/>
          <w:vertAlign w:val="superscript"/>
        </w:rPr>
        <w:t>14,53</w:t>
      </w:r>
      <w:r w:rsidR="00A32B03">
        <w:rPr>
          <w:rFonts w:ascii="Arial" w:eastAsia="Times New Roman" w:hAnsi="Arial" w:cs="Arial"/>
          <w:sz w:val="20"/>
          <w:szCs w:val="20"/>
        </w:rPr>
        <w:fldChar w:fldCharType="end"/>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00993F13">
        <w:rPr>
          <w:rFonts w:ascii="Arial" w:eastAsia="Times New Roman" w:hAnsi="Arial" w:cs="Arial"/>
          <w:sz w:val="20"/>
          <w:szCs w:val="20"/>
        </w:rPr>
        <w:t>S</w:t>
      </w:r>
      <w:r w:rsidRPr="00961490">
        <w:rPr>
          <w:rFonts w:ascii="Arial" w:eastAsia="Times New Roman" w:hAnsi="Arial" w:cs="Arial"/>
          <w:sz w:val="20"/>
          <w:szCs w:val="20"/>
        </w:rPr>
        <w:t>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154FF09C" w14:textId="4E94225D" w:rsidR="007141C2" w:rsidRDefault="007141C2" w:rsidP="00961490">
      <w:pPr>
        <w:pBdr>
          <w:top w:val="nil"/>
          <w:left w:val="nil"/>
          <w:bottom w:val="nil"/>
          <w:right w:val="nil"/>
          <w:between w:val="nil"/>
        </w:pBdr>
        <w:spacing w:after="0"/>
        <w:rPr>
          <w:rFonts w:ascii="Arial" w:hAnsi="Arial" w:cs="Arial"/>
          <w:b/>
          <w:color w:val="000000"/>
          <w:sz w:val="20"/>
          <w:szCs w:val="20"/>
        </w:rPr>
      </w:pPr>
      <w:r>
        <w:rPr>
          <w:rFonts w:ascii="Arial" w:hAnsi="Arial" w:cs="Arial"/>
          <w:b/>
          <w:color w:val="000000"/>
          <w:sz w:val="20"/>
          <w:szCs w:val="20"/>
        </w:rPr>
        <w:t>Online 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74286F99"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16S rRNA sequence data w</w:t>
      </w:r>
      <w:r w:rsidR="00311725">
        <w:rPr>
          <w:rFonts w:ascii="Arial" w:eastAsia="Times New Roman" w:hAnsi="Arial" w:cs="Arial"/>
          <w:sz w:val="20"/>
          <w:szCs w:val="20"/>
        </w:rPr>
        <w:t>ere</w:t>
      </w:r>
      <w:r w:rsidRPr="00961490">
        <w:rPr>
          <w:rFonts w:ascii="Arial" w:eastAsia="Times New Roman" w:hAnsi="Arial" w:cs="Arial"/>
          <w:sz w:val="20"/>
          <w:szCs w:val="20"/>
        </w:rPr>
        <w:t xml:space="preserve"> obtained from visibly healthy coral DNA extractions collected and processed for the Global Coral Microbiome Project (GCMP). This included coral samples taken from </w:t>
      </w:r>
      <w:r w:rsidR="00311725">
        <w:rPr>
          <w:rFonts w:ascii="Arial" w:eastAsia="Times New Roman" w:hAnsi="Arial" w:cs="Arial"/>
          <w:sz w:val="20"/>
          <w:szCs w:val="20"/>
        </w:rPr>
        <w:t>E</w:t>
      </w:r>
      <w:r w:rsidRPr="00961490">
        <w:rPr>
          <w:rFonts w:ascii="Arial" w:eastAsia="Times New Roman" w:hAnsi="Arial" w:cs="Arial"/>
          <w:sz w:val="20"/>
          <w:szCs w:val="20"/>
        </w:rPr>
        <w:t xml:space="preserve">astern and </w:t>
      </w:r>
      <w:r w:rsidR="00311725">
        <w:rPr>
          <w:rFonts w:ascii="Arial" w:eastAsia="Times New Roman" w:hAnsi="Arial" w:cs="Arial"/>
          <w:sz w:val="20"/>
          <w:szCs w:val="20"/>
        </w:rPr>
        <w:t>W</w:t>
      </w:r>
      <w:r w:rsidRPr="00961490">
        <w:rPr>
          <w:rFonts w:ascii="Arial" w:eastAsia="Times New Roman" w:hAnsi="Arial" w:cs="Arial"/>
          <w:sz w:val="20"/>
          <w:szCs w:val="20"/>
        </w:rPr>
        <w:t>estern Australia that were used in a previous study by Pollock and co-authors</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{"citationID":"4Bn6ZRSv","properties":{"formattedCitation":"\\super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genera of corals originating from 42 reefs spanning the Pacific, Indian, and Atlantic oceans.</w:t>
      </w:r>
      <w:r w:rsidR="00E227EE">
        <w:rPr>
          <w:rFonts w:ascii="Arial" w:eastAsia="Times New Roman" w:hAnsi="Arial" w:cs="Arial"/>
          <w:sz w:val="20"/>
          <w:szCs w:val="20"/>
        </w:rPr>
        <w:t xml:space="preserve"> </w:t>
      </w:r>
      <w:r w:rsidR="00E227EE">
        <w:rPr>
          <w:rFonts w:ascii="Arial" w:hAnsi="Arial" w:cs="Arial"/>
          <w:color w:val="000000"/>
          <w:sz w:val="20"/>
          <w:szCs w:val="20"/>
        </w:rPr>
        <w:t xml:space="preserve">Excluding outgroups, these data included an average of </w:t>
      </w:r>
      <w:r w:rsidR="00E227EE" w:rsidRPr="00C64009">
        <w:rPr>
          <w:rFonts w:ascii="Arial" w:eastAsia="Times New Roman" w:hAnsi="Arial" w:cs="Arial"/>
          <w:sz w:val="20"/>
          <w:szCs w:val="20"/>
        </w:rPr>
        <w:t xml:space="preserve">22.3 </w:t>
      </w:r>
      <w:r w:rsidR="00E227EE" w:rsidRPr="00C64009">
        <w:rPr>
          <w:rFonts w:ascii="Arial" w:hAnsi="Arial" w:cs="Arial"/>
          <w:color w:val="000000"/>
          <w:sz w:val="20"/>
          <w:szCs w:val="20"/>
        </w:rPr>
        <w:t>± 3.3</w:t>
      </w:r>
      <w:r w:rsidR="00E227EE">
        <w:rPr>
          <w:rFonts w:ascii="Arial" w:hAnsi="Arial" w:cs="Arial"/>
          <w:color w:val="000000"/>
          <w:sz w:val="20"/>
          <w:szCs w:val="20"/>
        </w:rPr>
        <w:t xml:space="preserve"> samples per genus, with a minimum of n of 2 in the genus </w:t>
      </w:r>
      <w:proofErr w:type="spellStart"/>
      <w:r w:rsidR="00E227EE" w:rsidRPr="00C64009">
        <w:rPr>
          <w:rFonts w:ascii="Arial" w:hAnsi="Arial" w:cs="Arial"/>
          <w:i/>
          <w:iCs/>
          <w:color w:val="000000"/>
          <w:sz w:val="20"/>
          <w:szCs w:val="20"/>
        </w:rPr>
        <w:t>Lithophyllon</w:t>
      </w:r>
      <w:proofErr w:type="spellEnd"/>
      <w:r w:rsidR="00E227EE">
        <w:rPr>
          <w:rFonts w:ascii="Arial" w:hAnsi="Arial" w:cs="Arial"/>
          <w:color w:val="000000"/>
          <w:sz w:val="20"/>
          <w:szCs w:val="20"/>
        </w:rPr>
        <w:t xml:space="preserve"> (Supplementary Data Table 1a, d).</w:t>
      </w:r>
    </w:p>
    <w:p w14:paraId="20A1B39B" w14:textId="7161A47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{"citationID":"5i8tGA0z","properties":{"formattedCitation":"\\super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are compatible with samples processed for the Earth Microbiome Project</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{"citationID":"VzBTbrhD","properties":{"formattedCitation":"\\super 54\\nosupersub{}","plainCitation":"54","noteIndex":0},"citationItems":[{"id":656,"uris":["http://zotero.org/users/5951735/items/VPIIKRUS"],"itemData":{"id":656,"type":"article-journal","container-title":"Nature","DOI":"10.1038/nature24621","ISSN":"0028-0836,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54</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0B253D3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15F</w:t>
      </w:r>
      <w:r w:rsidR="00DA6924">
        <w:rPr>
          <w:rFonts w:ascii="Arial" w:eastAsia="Times New Roman" w:hAnsi="Arial" w:cs="Arial"/>
          <w:color w:val="222222"/>
          <w:sz w:val="20"/>
          <w:szCs w:val="20"/>
          <w:highlight w:val="white"/>
        </w:rPr>
        <w:fldChar w:fldCharType="begin"/>
      </w:r>
      <w:r w:rsidR="00F44CA0">
        <w:rPr>
          <w:rFonts w:ascii="Arial" w:eastAsia="Times New Roman" w:hAnsi="Arial" w:cs="Arial"/>
          <w:color w:val="222222"/>
          <w:sz w:val="20"/>
          <w:szCs w:val="20"/>
          <w:highlight w:val="white"/>
        </w:rPr>
        <w:instrText xml:space="preserve"> ADDIN ZOTERO_ITEM CSL_CITATION {"citationID":"y3F4tVUc","properties":{"formattedCitation":"\\super 55\\nosupersub{}","plainCitation":"55","noteIndex":0},"citationItems":[{"id":645,"uris":["http://zotero.org/users/5951735/items/A6GHDKZC"],"itemData":{"id":645,"type":"article-journal","abstract":"Microbial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F44CA0">
        <w:rPr>
          <w:rFonts w:ascii="Cambria Math" w:eastAsia="Times New Roman" w:hAnsi="Cambria Math" w:cs="Cambria Math"/>
          <w:color w:val="222222"/>
          <w:sz w:val="20"/>
          <w:szCs w:val="20"/>
          <w:highlight w:val="white"/>
        </w:rPr>
        <w:instrText>∼</w:instrText>
      </w:r>
      <w:r w:rsidR="00F44CA0">
        <w:rPr>
          <w:rFonts w:ascii="Arial" w:eastAsia="Times New Roman" w:hAnsi="Arial" w:cs="Arial"/>
          <w:color w:val="222222"/>
          <w:sz w:val="20"/>
          <w:szCs w:val="20"/>
          <w:highlight w:val="white"/>
        </w:rPr>
        <w:instrText xml:space="preserve"> 0.5). Unexpectedly, biases with 515F-Y/806R against SAR11 in field samples (</w:instrText>
      </w:r>
      <w:r w:rsidR="00F44CA0">
        <w:rPr>
          <w:rFonts w:ascii="Cambria Math" w:eastAsia="Times New Roman" w:hAnsi="Cambria Math" w:cs="Cambria Math"/>
          <w:color w:val="222222"/>
          <w:sz w:val="20"/>
          <w:szCs w:val="20"/>
          <w:highlight w:val="white"/>
        </w:rPr>
        <w:instrText>∼</w:instrText>
      </w:r>
      <w:r w:rsidR="00F44CA0">
        <w:rPr>
          <w:rFonts w:ascii="Arial" w:eastAsia="Times New Roman" w:hAnsi="Arial" w:cs="Arial"/>
          <w:color w:val="222222"/>
          <w:sz w:val="20"/>
          <w:szCs w:val="20"/>
          <w:highlight w:val="white"/>
        </w:rPr>
        <w:instrText>4–10-fold) were stronger than in mock communities (</w:instrText>
      </w:r>
      <w:r w:rsidR="00F44CA0">
        <w:rPr>
          <w:rFonts w:ascii="Cambria Math" w:eastAsia="Times New Roman" w:hAnsi="Cambria Math" w:cs="Cambria Math"/>
          <w:color w:val="222222"/>
          <w:sz w:val="20"/>
          <w:szCs w:val="20"/>
          <w:highlight w:val="white"/>
        </w:rPr>
        <w:instrText>∼</w:instrText>
      </w:r>
      <w:r w:rsidR="00F44CA0">
        <w:rPr>
          <w:rFonts w:ascii="Arial" w:eastAsia="Times New Roman" w:hAnsi="Arial" w:cs="Arial"/>
          <w:color w:val="222222"/>
          <w:sz w:val="20"/>
          <w:szCs w:val="20"/>
          <w:highlight w:val="white"/>
        </w:rPr>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F44CA0">
        <w:rPr>
          <w:rFonts w:ascii="Cambria Math" w:eastAsia="Times New Roman" w:hAnsi="Cambria Math" w:cs="Cambria Math"/>
          <w:color w:val="222222"/>
          <w:sz w:val="20"/>
          <w:szCs w:val="20"/>
          <w:highlight w:val="white"/>
        </w:rPr>
        <w:instrText>∼</w:instrText>
      </w:r>
      <w:r w:rsidR="00F44CA0">
        <w:rPr>
          <w:rFonts w:ascii="Arial" w:eastAsia="Times New Roman" w:hAnsi="Arial" w:cs="Arial"/>
          <w:color w:val="222222"/>
          <w:sz w:val="20"/>
          <w:szCs w:val="20"/>
          <w:highlight w:val="white"/>
        </w:rPr>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Microbiology","DOI":"10.1111/1462-2920.13023","ISSN":"1462-2920","issue":"5","language":"en","license":"© 2015 Society for Applied Microbiology and John Wiley &amp; Sons Ltd","note":"_eprint: https://sfamjournals.onlinelibrary.wiley.com/doi/pdf/10.1111/1462-2920.13023","page":"1403-1414","source":"Wiley Online Library","title":"Every base matters: assessing small subunit rRNA primers for marine microbiomes with mock communities, time series and global field samples","title-short":"Every base matters","volume":"18","author":[{"family":"Parada","given":"Alma E."},{"family":"Needham","given":"David M."},{"family":"Fuhrman","given":"Jed A."}],"issued":{"date-parts":[["2016"]]}}}],"schema":"https://github.com/citation-style-language/schema/raw/master/csl-citation.json"}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F44CA0" w:rsidRPr="00F44CA0">
        <w:rPr>
          <w:rFonts w:ascii="Arial" w:hAnsi="Arial" w:cs="Arial"/>
          <w:color w:val="000000"/>
          <w:sz w:val="20"/>
          <w:vertAlign w:val="superscript"/>
        </w:rPr>
        <w:t>55</w:t>
      </w:r>
      <w:r w:rsidR="00DA6924">
        <w:rPr>
          <w:rFonts w:ascii="Arial" w:eastAsia="Times New Roman" w:hAnsi="Arial" w:cs="Arial"/>
          <w:color w:val="222222"/>
          <w:sz w:val="20"/>
          <w:szCs w:val="20"/>
          <w:highlight w:val="white"/>
        </w:rPr>
        <w:fldChar w:fldCharType="end"/>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DA6924">
        <w:rPr>
          <w:rFonts w:ascii="Arial" w:eastAsia="Times New Roman" w:hAnsi="Arial" w:cs="Arial"/>
          <w:color w:val="222222"/>
          <w:sz w:val="20"/>
          <w:szCs w:val="20"/>
          <w:highlight w:val="white"/>
        </w:rPr>
        <w:fldChar w:fldCharType="begin"/>
      </w:r>
      <w:r w:rsidR="00F44CA0">
        <w:rPr>
          <w:rFonts w:ascii="Arial" w:eastAsia="Times New Roman" w:hAnsi="Arial" w:cs="Arial"/>
          <w:color w:val="222222"/>
          <w:sz w:val="20"/>
          <w:szCs w:val="20"/>
          <w:highlight w:val="white"/>
        </w:rPr>
        <w:instrText xml:space="preserve"> ADDIN ZOTERO_ITEM CSL_CITATION {"citationID":"1Btb1NVN","properties":{"formattedCitation":"\\super 56\\nosupersub{}","plainCitation":"56","noteIndex":0},"citationItems":[{"id":649,"uris":["http://zotero.org/users/5951735/items/8AHWGNVY"],"itemData":{"id":649,"type":"article-journal","abstract":"High-throughput sequencing of small subunit ribosomal RNA (SSU rRNA) genes from marine environments is a widely applied method used to uncover the composition of microbial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comprised 0.3 to 3.9% of sequences with the original primers and 17.5 to 30.5% of the sequences with the revised 806R primer. Furthermore, an investigation of seawater obtained from aquaria revealed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detection of the globally abundant SAR11 clade in marine and lake environments, and enable inclusion of this important bacterial lineage in experimental and environmental-based studies.","container-title":"Aquatic Microbial Ecology","DOI":"10.3354/ame01753","ISSN":"0948-3055, 1616-1564","issue":"2","language":"en","page":"129-137","source":"www.int-res.com","title":"Minor revision to V4 region SSU rRNA 806R gene primer greatly increases detection of SAR11 bacterioplankton","volume":"75","author":[{"family":"Apprill","given":"Amy"},{"family":"McNally","given":"Sean"},{"family":"Parsons","given":"Rachel"},{"family":"Weber","given":"Laura"}],"issued":{"date-parts":[["2015",6,4]]}}}],"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F44CA0" w:rsidRPr="00F44CA0">
        <w:rPr>
          <w:rFonts w:ascii="Arial" w:hAnsi="Arial" w:cs="Arial"/>
          <w:color w:val="000000"/>
          <w:sz w:val="20"/>
          <w:vertAlign w:val="superscript"/>
        </w:rPr>
        <w:t>56</w:t>
      </w:r>
      <w:r w:rsidR="00DA6924">
        <w:rPr>
          <w:rFonts w:ascii="Arial" w:eastAsia="Times New Roman" w:hAnsi="Arial" w:cs="Arial"/>
          <w:color w:val="222222"/>
          <w:sz w:val="20"/>
          <w:szCs w:val="20"/>
          <w:highlight w:val="white"/>
        </w:rPr>
        <w:fldChar w:fldCharType="end"/>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xml:space="preserve">. PCR, library preparation, and sequencing on an Illumina HiSeq (2x125bp) was performed by the </w:t>
      </w:r>
      <w:r w:rsidRPr="00961490">
        <w:rPr>
          <w:rFonts w:ascii="Arial" w:eastAsia="Times New Roman" w:hAnsi="Arial" w:cs="Arial"/>
          <w:sz w:val="20"/>
          <w:szCs w:val="20"/>
        </w:rPr>
        <w:lastRenderedPageBreak/>
        <w:t>EMP</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{"citationID":"3HWGi8Mp","properties":{"formattedCitation":"\\super 54\\nosupersub{}","plainCitation":"54","noteIndex":0},"citationItems":[{"id":656,"uris":["http://zotero.org/users/5951735/items/VPIIKRUS"],"itemData":{"id":656,"type":"article-journal","container-title":"Nature","DOI":"10.1038/nature24621","ISSN":"0028-0836,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54</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759E213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{"citationID":"Qznv4P0H","properties":{"formattedCitation":"\\super 57\\nosupersub{}","plainCitation":"57","noteIndex":0},"citationItems":[{"id":1215,"uris":["http://zotero.org/groups/2769688/items/8U4P3I3P"],"itemData":{"id":1215,"type":"article-journal","abstract":"Multi-omic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Methods","DOI":"10.1038/s41592-018-0141-9","ISSN":"1548-7105","issue":"10","language":"en","license":"2018 The Author(s), under exclusive licence to Springer Nature America, Inc.","note":"number: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57</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with default parameters in QIIME1.9.1</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{"citationID":"9ReI5NEY","properties":{"formattedCitation":"\\super 58\\nosupersub{}","plainCitation":"58","noteIndex":0},"citationItems":[{"id":1632,"uris":["http://zotero.org/groups/2769688/items/KIXXMBDZ"],"itemData":{"id":1632,"type":"article-journal","container-title":"Nature Methods","DOI":"10.1038/nmeth.f.303","ISSN":"1548-7105","issue":"5","journalAbbreviation":"Nat Methods","language":"en","license":"2010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58</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{"citationID":"CKfqZUSC","properties":{"formattedCitation":"\\super 59\\nosupersub{}","plainCitation":"59","noteIndex":0},"citationItems":[{"id":1637,"uris":["http://zotero.org/groups/2769688/items/X4A6XRDH"],"itemData":{"id":1637,"type":"article-journal","abstract":"High-throughput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59</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{"citationID":"jXuYPD9v","properties":{"formattedCitation":"\\super 60\\nosupersub{}","plainCitation":"60","noteIndex":0},"citationItems":[{"id":119,"uris":["http://zotero.org/users/5951735/items/47KYT4CP"],"itemData":{"id":119,"type":"report","abstract":"We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60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Taxonomic assignment of ASVs was performed using vsearch</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{"citationID":"IysQVuc0","properties":{"formattedCitation":"\\super 61\\nosupersub{}","plainCitation":"61","noteIndex":0},"citationItems":[{"id":741,"uris":["http://zotero.org/users/5951735/items/WWLAZXTJ"],"itemData":{"id":741,"type":"article-journal","abstract":"Background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61</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SILVA v. 138</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{"citationID":"zoWq9T8R","properties":{"formattedCitation":"\\super 62\\nosupersub{}","plainCitation":"62","noteIndex":0},"citationItems":[{"id":744,"uris":["http://zotero.org/users/5951735/items/TFDS55IL"],"itemData":{"id":744,"type":"article-journal","abstract":"Abstract.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62</w:t>
      </w:r>
      <w:r w:rsidR="00DA6924">
        <w:rPr>
          <w:rFonts w:ascii="Arial" w:eastAsia="Times New Roman" w:hAnsi="Arial" w:cs="Arial"/>
          <w:sz w:val="20"/>
          <w:szCs w:val="20"/>
        </w:rPr>
        <w:fldChar w:fldCharType="end"/>
      </w:r>
      <w:r w:rsidR="00E227EE">
        <w:rPr>
          <w:rFonts w:ascii="Arial" w:eastAsia="Times New Roman" w:hAnsi="Arial" w:cs="Arial"/>
          <w:sz w:val="20"/>
          <w:szCs w:val="20"/>
        </w:rPr>
        <w:t xml:space="preserve"> (see below)</w:t>
      </w:r>
      <w:r w:rsidRPr="00961490">
        <w:rPr>
          <w:rFonts w:ascii="Arial" w:eastAsia="Times New Roman" w:hAnsi="Arial" w:cs="Arial"/>
          <w:sz w:val="20"/>
          <w:szCs w:val="20"/>
        </w:rPr>
        <w:t xml:space="preserve">. </w:t>
      </w:r>
    </w:p>
    <w:p w14:paraId="09B2C2F0" w14:textId="047FD8FF"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{"citationID":"q1j1Emy0","properties":{"formattedCitation":"\\super 63\\nosupersub{}","plainCitation":"63","noteIndex":0},"citationItems":[{"id":1189,"uris":["http://zotero.org/groups/2769688/items/CFYXLCTN"],"itemData":{"id":1189,"type":"article-journal","abstract":"The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63</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{"citationID":"9yxwQfKp","properties":{"formattedCitation":"\\super 64\\nosupersub{}","plainCitation":"64","noteIndex":0},"citationItems":[{"id":1641,"uris":["http://zotero.org/groups/2769688/items/V6MEBRI7"],"itemData":{"id":1641,"type":"report","abstract":"The microbiomes of tropical corals are actively studied using 16S rRNA gene amplicons to understand microbial roles in coral health, metabolism, and disease resistance. However, primers targeting bacterial and archaeal 16S rRNA genes may also amplify organelle rRNA genes from the coral, associated microbial eukaryotes, and encrusting organisms. In this manuscript, we demonstrate that standard workflows for annotating microbial taxonomy severely under-annotate mitochondrial sequences in 1272 coral microbiomes from the Earth Microbiome Project. This issue prevents annotation of &gt;95% of reads in some samples and persists when using either Greengenes or SILVA taxonomies. Worse, mitochondrial underannotation varies between species and across anatomy, biasing comparisons of α- and βdiversity. By supplementing existing taxonomies with diverse mitochondrial rRNA sequences, we resolve ~97% of unique unclassified sequences as mitochondrial, without increasing misannotation in mock communities. We recommend using these extended taxonomies for coral microbiome analysis and encourage vigilance regarding similar issues in other hosts.","genre":"preprint","language":"en","note":"DOI: 10.1101/2021.02.23.431501","publisher":"Bioinformatics","source":"DOI.org (Crossref)","title":"The Organelle in the Room: Under-annotated Mitochondrial Reads Bias Coral Microbiome Analysis","title-short":"The Organelle in the Room","URL":"http://biorxiv.org/lookup/doi/10.1101/2021.02.23.431501","author":[{"family":"Sonett","given":"Dylan"},{"family":"Brown","given":"Tanya"},{"family":"Bengtsson-Palme","given":"Johan"},{"family":"Padilla-Gamiño","given":"Jacqueline L."},{"family":"Zaneveld","given":"Jesse R."}],"accessed":{"date-parts":[["2022",7,11]]},"issued":{"date-parts":[["2021",2,24]]}}}],"schema":"https://github.com/citation-style-language/schema/raw/master/csl-citation.json"}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64</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{"citationID":"XlvNqntM","properties":{"formattedCitation":"\\super 65\\nosupersub{}","plainCitation":"65","noteIndex":0},"citationItems":[{"id":1191,"uris":["http://zotero.org/groups/2769688/items/LSFPS5IX"],"itemData":{"id":1191,"type":"article-journal","abstract":"Recent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methods.","container-title":"mSystems","DOI":"10.1128/mSystems.00021-18","ISSN":"2379-5077","issue":"3","language":"en","license":"Copyright © 2018 Janssen et al.. This is an open-access article distributed under the terms of the Creative Commons Attribution 4.0 International license.","note":"publisher: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65</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to account for the short-read sequencing data, again using the SILVA v. 138</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{"citationID":"fqT4VNqt","properties":{"formattedCitation":"\\super 62\\nosupersub{}","plainCitation":"62","noteIndex":0},"citationItems":[{"id":744,"uris":["http://zotero.org/users/5951735/items/TFDS55IL"],"itemData":{"id":744,"type":"article-journal","abstract":"Abstract.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62</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database as reference taxonomy. The final output from this pipeline consisted of a taxonomy table, ASV feature table and phylogenetic tree that were used for downstream analyses.</w:t>
      </w:r>
    </w:p>
    <w:p w14:paraId="0998DFF3" w14:textId="091C0F0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{"citationID":"9I6Hvus2","properties":{"formattedCitation":"\\super 66\\nosupersub{}","plainCitation":"66","noteIndex":0},"citationItems":[{"id":1642,"uris":["http://zotero.org/groups/2769688/items/EZBGJK3N"],"itemData":{"id":1642,"type":"article-journal","abstract":"The accuracy of microbial community surveys based on marker-gene and metagenomic sequencing (MGS) suffers from the presence of contaminants—DNA sequences not truly present in the sample. Contaminants come from various sources, including reagents. Appropriate laboratory practices can reduce contamination, but do not eliminate it. Here we introduce decontam (https://github.com/benjjneb/decontam), an open-source R package that implements a statistical classification procedure that identifies contaminants in MGS data based on two widely reproduced patterns: contaminants appear at higher frequencies in low-concentration samples and are often found in negative controls.","container-title":"Microbiome","DOI":"10.1186/s40168-018-0605-2","ISSN":"2049-2618","issue":"1","journalAbbreviation":"Microbiome","language":"en","page":"226","source":"Springer Link","title":"Simple statistical identification and removal of contaminant sequences in marker-gene and metagenomics data","volume":"6","author":[{"family":"Davis","given":"Nicole M."},{"family":"Proctor","given":"Diana M."},{"family":"Holmes","given":"Susan P."},{"family":"Relman","given":"David A."},{"family":"Callahan","given":"Benjamin J."}],"issued":{"date-parts":[["2018",12,17]]}}}],"schema":"https://github.com/citation-style-language/schema/raw/master/csl-citation.json"}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66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R v. 4.0.2</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{"citationID":"1cJQGelB","properties":{"formattedCitation":"\\super 67\\nosupersub{}","plainCitation":"67","noteIndex":0},"citationItems":[{"id":761,"uris":["http://zotero.org/users/5951735/items/DHWEEN58"],"itemData":{"id":761,"type":"software","event-place":"Vienna, Austria","publisher":"R Foundation for Statistical Computing","publisher-place":"Vienna, Austria","title":"R:A language and environment for statistical computing.","URL":"https://www.R-project.org/","version":"4.0.2","author":[{"family":"R Core Team","given":""}],"issued":{"date-parts":[["2020"]]}}}],"schema":"https://github.com/citation-style-language/schema/raw/master/csl-citation.json"}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67</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452E25F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001E7B35" w:rsidRPr="002F1CD2">
        <w:rPr>
          <w:rFonts w:ascii="Arial" w:hAnsi="Arial" w:cs="Arial"/>
          <w:color w:val="000000"/>
          <w:sz w:val="20"/>
        </w:rPr>
        <w:t>Hawaiʻi</w:t>
      </w:r>
      <w:proofErr w:type="spellEnd"/>
      <w:r w:rsidRPr="00961490">
        <w:rPr>
          <w:rFonts w:ascii="Arial" w:eastAsia="Tahoma" w:hAnsi="Arial" w:cs="Arial"/>
          <w:sz w:val="20"/>
          <w:szCs w:val="20"/>
        </w:rPr>
        <w:t xml:space="preserve"> (HICORDIS</w:t>
      </w:r>
      <w:r w:rsidR="00DA6924">
        <w:rPr>
          <w:rFonts w:ascii="Arial" w:eastAsia="Tahoma" w:hAnsi="Arial" w:cs="Arial"/>
          <w:sz w:val="20"/>
          <w:szCs w:val="20"/>
        </w:rPr>
        <w:fldChar w:fldCharType="begin"/>
      </w:r>
      <w:r w:rsidR="00DA6924">
        <w:rPr>
          <w:rFonts w:ascii="Arial" w:eastAsia="Tahoma" w:hAnsi="Arial" w:cs="Arial"/>
          <w:sz w:val="20"/>
          <w:szCs w:val="20"/>
        </w:rPr>
        <w:instrText xml:space="preserve"> ADDIN ZOTERO_ITEM CSL_CITATION {"citationID":"TwTOiE8H","properties":{"formattedCitation":"\\super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DA6924">
        <w:rPr>
          <w:rFonts w:ascii="Arial" w:eastAsia="Tahoma" w:hAnsi="Arial" w:cs="Arial"/>
          <w:sz w:val="20"/>
          <w:szCs w:val="20"/>
        </w:rPr>
        <w:fldChar w:fldCharType="separate"/>
      </w:r>
      <w:r w:rsidR="00DA6924" w:rsidRPr="00DA6924">
        <w:rPr>
          <w:rFonts w:ascii="Arial" w:hAnsi="Arial" w:cs="Arial"/>
          <w:sz w:val="20"/>
          <w:vertAlign w:val="superscript"/>
        </w:rPr>
        <w:t>29</w:t>
      </w:r>
      <w:r w:rsidR="00DA6924">
        <w:rPr>
          <w:rFonts w:ascii="Arial" w:eastAsia="Tahoma" w:hAnsi="Arial" w:cs="Arial"/>
          <w:sz w:val="20"/>
          <w:szCs w:val="20"/>
        </w:rPr>
        <w:fldChar w:fldCharType="end"/>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DA6924">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{"citationID":"ZbG3NJO3","properties":{"formattedCitation":"\\super 68\\nosupersub{}","plainCitation":"68","noteIndex":0},"citationItems":[{"id":1911,"uris":["http://zotero.org/groups/2769688/items/R9PBCUPI"],"itemData":{"id":1911,"type":"article-journal","abstract":"No abstract available....","language":"en","page":"17-32","source":"pubs.er.usgs.gov","title":"A coral disease handbook: Guidelines for assessment, monitoring, and management","title-short":"A coral disease handbook","author":[{"family":"Raymundo","given":"L."},{"family":"Work","given":"Thierry M."},{"family":"Bruckner","given":"A. W."},{"family":"Willis","given":"B."}],"issued":{"date-parts":[["2008"]]}}}],"schema":"https://github.com/citation-style-language/schema/raw/master/csl-citation.json"} </w:instrText>
      </w:r>
      <w:r w:rsidR="00DA6924">
        <w:rPr>
          <w:rFonts w:ascii="Arial" w:eastAsia="Times New Roman" w:hAnsi="Arial" w:cs="Arial"/>
          <w:sz w:val="20"/>
          <w:szCs w:val="20"/>
        </w:rPr>
        <w:fldChar w:fldCharType="separate"/>
      </w:r>
      <w:r w:rsidR="00F44CA0" w:rsidRPr="00F44CA0">
        <w:rPr>
          <w:rFonts w:ascii="Arial" w:hAnsi="Arial" w:cs="Arial"/>
          <w:sz w:val="20"/>
          <w:vertAlign w:val="superscript"/>
        </w:rPr>
        <w:t>68</w:t>
      </w:r>
      <w:r w:rsidR="00DA6924">
        <w:rPr>
          <w:rFonts w:ascii="Arial" w:eastAsia="Times New Roman" w:hAnsi="Arial" w:cs="Arial"/>
          <w:sz w:val="20"/>
          <w:szCs w:val="20"/>
        </w:rPr>
        <w:fldChar w:fldCharType="end"/>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2F1CD2">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{"citationID":"MdSiNq2w","properties":{"formattedCitation":"\\super 69\\nosupersub{}","plainCitation":"69","noteIndex":0},"citationItems":[{"id":1160,"uris":["http://zotero.org/groups/2769688/items/V2QSYIF7"],"itemData":{"id":1160,"type":"article-journal","abstract":"Corals wrapped in plastic\nCoral reefs provide vital fisheries and coastal defense, and they urgently need protection from the damaging effects of plastic waste. Lamb et al. surveyed 159 coral reefs in the Asia-Pacific region. Billions of plastic items were entangled in the reefs. The more spikey the coral species, the more likely they were to snag plastic. Disease likelihood increased 20-fold once a coral was draped in plastic. Plastic debris stresses coral through light deprivation, toxin release, and anoxia, giving pathogens a foothold for invasion.\nScience, this issue p. 460\nPlastic waste can promote microbial colonization by pathogens implicated in outbreaks of disease in the ocean. We assessed the influence of plastic waste on disease risk in 124,000 reef-building corals from 159 reefs in the Asia-Pacific region. The likelihood of disease increases from 4% to 89% when corals are in contact with plastic. Structurally complex corals are eight times more likely to be affected by plastic, suggesting that microhabitats for reef-associated organisms and valuable fisheries will be disproportionately affected. Plastic levels on coral reefs correspond to estimates of terrestrial mismanaged plastic waste entering the ocean. We estimate that 11.1 billion plastic items are entangled on coral reefs across the Asia-Pacific and project this number to increase 40% by 2025. Plastic waste management is critical for reducing diseases that threaten ecosystem health and human livelihoods.\nPlastic waste entanglement exacerbates the risk of coral disease outbreaks and consequent damage to reefs, as well as the loss of fisheries and coastal protection.\nPlastic waste entanglement exacerbates the risk of coral disease outbreaks and consequent damage to reefs, as well as the loss of fisheries and coastal protection.","container-title":"Science","DOI":"10.1126/science.aar3320","ISSN":"0036-8075, 1095-9203","issue":"6374","language":"en","license":"Copyright © 2018,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Report\nPMID: 29371469","page":"460-462","source":"science.sciencemag.org","title":"Plastic waste associated with disease on coral reefs","volume":"359","author":[{"family":"Lamb","given":"Joleah B."},{"family":"Willis","given":"Bette L."},{"family":"Fiorenza","given":"Evan A."},{"family":"Couch","given":"Courtney S."},{"family":"Howard","given":"Robert"},{"family":"Rader","given":"Douglas N."},{"family":"True","given":"James D."},{"family":"Kelly","given":"Lisa A."},{"family":"Ahmad","given":"Awaludinnoer"},{"family":"Jompa","given":"Jamaluddin"},{"family":"Harvell","given":"C. Drew"}],"issued":{"date-parts":[["2018",1,26]]}}}],"schema":"https://github.com/citation-style-language/schema/raw/master/csl-citation.json"} </w:instrText>
      </w:r>
      <w:r w:rsidR="002F1CD2">
        <w:rPr>
          <w:rFonts w:ascii="Arial" w:eastAsia="Times New Roman" w:hAnsi="Arial" w:cs="Arial"/>
          <w:sz w:val="20"/>
          <w:szCs w:val="20"/>
        </w:rPr>
        <w:fldChar w:fldCharType="separate"/>
      </w:r>
      <w:r w:rsidR="00F44CA0" w:rsidRPr="00F44CA0">
        <w:rPr>
          <w:rFonts w:ascii="Arial" w:hAnsi="Arial" w:cs="Arial"/>
          <w:sz w:val="20"/>
          <w:vertAlign w:val="superscript"/>
        </w:rPr>
        <w:t>69</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469652E3"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2F1CD2">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{"citationID":"15mWVzv9","properties":{"formattedCitation":"\\super 60\\nosupersub{}","plainCitation":"60","noteIndex":0},"citationItems":[{"id":119,"uris":["http://zotero.org/users/5951735/items/47KYT4CP"],"itemData":{"id":119,"type":"report","abstract":"We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2F1CD2">
        <w:rPr>
          <w:rFonts w:ascii="Arial" w:eastAsia="Times New Roman" w:hAnsi="Arial" w:cs="Arial"/>
          <w:sz w:val="20"/>
          <w:szCs w:val="20"/>
        </w:rPr>
        <w:fldChar w:fldCharType="separate"/>
      </w:r>
      <w:r w:rsidR="00F44CA0" w:rsidRPr="00F44CA0">
        <w:rPr>
          <w:rFonts w:ascii="Arial" w:hAnsi="Arial" w:cs="Arial"/>
          <w:sz w:val="20"/>
          <w:vertAlign w:val="superscript"/>
        </w:rPr>
        <w:t>60</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04F5B2E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w:t>
      </w:r>
      <w:ins w:id="108" w:author="Microsoft Office User" w:date="2024-10-28T13:39:00Z" w16du:dateUtc="2024-10-28T13:39:00Z">
        <w:r w:rsidR="00847C6F">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Thus, this measure is reduced both by community richness and community evenness (Simpson’s Index is closely related to Simpson’s Diversity, 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6F37045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{"citationID":"AwIoQnD5","properties":{"formattedCitation":"\\super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31</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{"citationID":"5lIR9a5n","properties":{"formattedCitation":"\\super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16</w:t>
      </w:r>
      <w:r w:rsidR="002F1CD2">
        <w:rPr>
          <w:rFonts w:ascii="Arial" w:eastAsia="Times New Roman" w:hAnsi="Arial" w:cs="Arial"/>
          <w:sz w:val="20"/>
          <w:szCs w:val="20"/>
        </w:rPr>
        <w:fldChar w:fldCharType="end"/>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 </w:t>
      </w:r>
      <w:r w:rsidR="00E227EE">
        <w:rPr>
          <w:rFonts w:ascii="Arial" w:eastAsia="Times New Roman" w:hAnsi="Arial" w:cs="Arial"/>
          <w:sz w:val="20"/>
          <w:szCs w:val="20"/>
        </w:rPr>
        <w:t xml:space="preserve">(preserving branch lengths) </w:t>
      </w:r>
      <w:r w:rsidRPr="00961490">
        <w:rPr>
          <w:rFonts w:ascii="Arial" w:eastAsia="Times New Roman" w:hAnsi="Arial" w:cs="Arial"/>
          <w:sz w:val="20"/>
          <w:szCs w:val="20"/>
        </w:rPr>
        <w:t>to include only the subset of branches that matched those with microbiome data.</w:t>
      </w:r>
    </w:p>
    <w:p w14:paraId="5E05444A" w14:textId="6E161BD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{"citationID":"DJgqwHBZ","properties":{"formattedCitation":"\\super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30</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from all coral genera that matched those with both microbiome and disease data, and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55C6C236"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{"citationID":"xowjpLoV","properties":{"formattedCitation":"\\super 70\\nosupersub{}","plainCitation":"70","noteIndex":0},"citationItems":[{"id":1939,"uris":["http://zotero.org/groups/2769688/items/89LV36XJ"],"itemData":{"id":1939,"type":"article-journal","container-title":"Methods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F44CA0" w:rsidRPr="00F44CA0">
        <w:rPr>
          <w:rFonts w:ascii="Arial" w:hAnsi="Arial" w:cs="Arial"/>
          <w:sz w:val="20"/>
          <w:vertAlign w:val="superscript"/>
        </w:rPr>
        <w:t>70</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w:t>
      </w:r>
      <w:r w:rsidRPr="00961490">
        <w:rPr>
          <w:rFonts w:ascii="Arial" w:eastAsia="Times New Roman" w:hAnsi="Arial" w:cs="Arial"/>
          <w:sz w:val="20"/>
          <w:szCs w:val="20"/>
        </w:rPr>
        <w:lastRenderedPageBreak/>
        <w:t>microbiome α- or β-diversity and disease susceptibility (as continuous evolutionary characters) in extant species. We tested 4 evolutionary models in the caper R package</w:t>
      </w:r>
      <w:r w:rsidR="002F1CD2">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{"citationID":"9sEX2TCl","properties":{"formattedCitation":"\\super 71\\nosupersub{}","plainCitation":"71","noteIndex":0},"citationItems":[{"id":1645,"uris":["http://zotero.org/groups/2769688/items/VZGLF8SW"],"itemData":{"id":1645,"type":"software","title":"caper: Comparative Analyses of Phylogenetics and Evolution in R","URL":"https://CRAN.R-project.org/package=caper","version":"1.0.1","author":[{"literal":"David Orme"},{"family":"Freckelton","given":"Rob"},{"family":"Thomas","given":"Gavin"},{"family":"Petzoldt","given":"Thomas"},{"family":"Fritz","given":"Susanne"},{"family":"Isaac","given":"Nick"},{"family":"Pearse","given":"Will"}],"issued":{"date-parts":[["2018"]]}}}],"schema":"https://github.com/citation-style-language/schema/raw/master/csl-citation.json"} </w:instrText>
      </w:r>
      <w:r w:rsidR="002F1CD2">
        <w:rPr>
          <w:rFonts w:ascii="Arial" w:eastAsia="Times New Roman" w:hAnsi="Arial" w:cs="Arial"/>
          <w:sz w:val="20"/>
          <w:szCs w:val="20"/>
        </w:rPr>
        <w:fldChar w:fldCharType="separate"/>
      </w:r>
      <w:r w:rsidR="00F44CA0" w:rsidRPr="00F44CA0">
        <w:rPr>
          <w:rFonts w:ascii="Arial" w:hAnsi="Arial" w:cs="Arial"/>
          <w:sz w:val="20"/>
          <w:vertAlign w:val="superscript"/>
        </w:rPr>
        <w:t>71</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Typically, these models estimated very low λ (~0), indicating little or low phylogenetic inertia.</w:t>
      </w:r>
      <w:r w:rsidR="00E227EE">
        <w:rPr>
          <w:rFonts w:ascii="Arial" w:eastAsia="Times New Roman" w:hAnsi="Arial" w:cs="Arial"/>
          <w:sz w:val="20"/>
          <w:szCs w:val="20"/>
        </w:rPr>
        <w:t xml:space="preserve"> </w:t>
      </w:r>
      <w:r w:rsidR="00E227EE">
        <w:rPr>
          <w:rFonts w:ascii="Arial" w:eastAsia="Times New Roman" w:hAnsi="Arial" w:cs="Arial"/>
          <w:sz w:val="20"/>
          <w:szCs w:val="20"/>
        </w:rPr>
        <w:t>M</w:t>
      </w:r>
      <w:r w:rsidR="00E227EE" w:rsidRPr="00961490">
        <w:rPr>
          <w:rFonts w:ascii="Arial" w:eastAsia="Times New Roman" w:hAnsi="Arial" w:cs="Arial"/>
          <w:sz w:val="20"/>
          <w:szCs w:val="20"/>
        </w:rPr>
        <w:t xml:space="preserve">ultiple comparisons </w:t>
      </w:r>
      <w:r w:rsidR="00E227EE">
        <w:rPr>
          <w:rFonts w:ascii="Arial" w:eastAsia="Times New Roman" w:hAnsi="Arial" w:cs="Arial"/>
          <w:sz w:val="20"/>
          <w:szCs w:val="20"/>
        </w:rPr>
        <w:t xml:space="preserve">were accounted for by calculating q values for </w:t>
      </w:r>
      <w:r w:rsidR="00E227EE" w:rsidRPr="00961490">
        <w:rPr>
          <w:rFonts w:ascii="Arial" w:eastAsia="Times New Roman" w:hAnsi="Arial" w:cs="Arial"/>
          <w:sz w:val="20"/>
          <w:szCs w:val="20"/>
        </w:rPr>
        <w:t>false discovery rate (FDR) c</w:t>
      </w:r>
      <w:r w:rsidR="00E227EE">
        <w:rPr>
          <w:rFonts w:ascii="Arial" w:eastAsia="Times New Roman" w:hAnsi="Arial" w:cs="Arial"/>
          <w:sz w:val="20"/>
          <w:szCs w:val="20"/>
        </w:rPr>
        <w:t>ontrol</w:t>
      </w:r>
      <w:r w:rsidR="00E227EE" w:rsidRPr="00961490">
        <w:rPr>
          <w:rFonts w:ascii="Arial" w:eastAsia="Times New Roman" w:hAnsi="Arial" w:cs="Arial"/>
          <w:sz w:val="20"/>
          <w:szCs w:val="20"/>
        </w:rPr>
        <w:t xml:space="preserve">. Significant relationships between the two traits suggests that they are evolutionarily correlated. </w:t>
      </w:r>
      <w:r w:rsidR="00E227EE">
        <w:rPr>
          <w:rFonts w:ascii="Arial" w:eastAsia="Times New Roman" w:hAnsi="Arial" w:cs="Arial"/>
          <w:sz w:val="20"/>
          <w:szCs w:val="20"/>
        </w:rPr>
        <w:t>Al</w:t>
      </w:r>
      <w:r w:rsidR="00E227EE" w:rsidRPr="00961490">
        <w:rPr>
          <w:rFonts w:ascii="Arial" w:eastAsia="Times New Roman" w:hAnsi="Arial" w:cs="Arial"/>
          <w:sz w:val="20"/>
          <w:szCs w:val="20"/>
        </w:rPr>
        <w:t>l statistics reported represent the best PGLS model results.</w:t>
      </w:r>
    </w:p>
    <w:p w14:paraId="3FFF85F7" w14:textId="201720AE"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Pr>
          <w:rFonts w:ascii="Arial" w:eastAsia="Times New Roman" w:hAnsi="Arial" w:cs="Arial"/>
          <w:sz w:val="20"/>
          <w:szCs w:val="20"/>
        </w:rPr>
        <w:fldChar w:fldCharType="begin"/>
      </w:r>
      <w:r w:rsidR="00F44CA0">
        <w:rPr>
          <w:rFonts w:ascii="Arial" w:eastAsia="Times New Roman" w:hAnsi="Arial" w:cs="Arial"/>
          <w:sz w:val="20"/>
          <w:szCs w:val="20"/>
        </w:rPr>
        <w:instrText xml:space="preserve"> ADDIN ZOTERO_ITEM CSL_CITATION {"citationID":"Yh4lK38J","properties":{"formattedCitation":"\\super 70\\nosupersub{}","plainCitation":"70","noteIndex":0},"citationItems":[{"id":1939,"uris":["http://zotero.org/groups/2769688/items/89LV36XJ"],"itemData":{"id":1939,"type":"article-journal","container-title":"Methods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F44CA0" w:rsidRPr="00F44CA0">
        <w:rPr>
          <w:rFonts w:ascii="Arial" w:hAnsi="Arial" w:cs="Arial"/>
          <w:sz w:val="20"/>
          <w:vertAlign w:val="superscript"/>
        </w:rPr>
        <w:t>70</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which in turn estimates internal states using fast maximum-likelihood (ML) ancestral state reconstruct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6F63F6FE"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2F1CD2">
        <w:rPr>
          <w:rFonts w:ascii="Arial" w:eastAsia="Times New Roman" w:hAnsi="Arial" w:cs="Arial"/>
          <w:color w:val="24292F"/>
          <w:sz w:val="20"/>
          <w:szCs w:val="20"/>
        </w:rPr>
        <w:fldChar w:fldCharType="begin"/>
      </w:r>
      <w:r w:rsidR="00F44CA0">
        <w:rPr>
          <w:rFonts w:ascii="Arial" w:eastAsia="Times New Roman" w:hAnsi="Arial" w:cs="Arial"/>
          <w:color w:val="24292F"/>
          <w:sz w:val="20"/>
          <w:szCs w:val="20"/>
        </w:rPr>
        <w:instrText xml:space="preserve"> ADDIN ZOTERO_ITEM CSL_CITATION {"citationID":"9VqR7nfv","properties":{"formattedCitation":"\\super 72\\nosupersub{}","plainCitation":"72","noteIndex":0},"citationItems":[{"id":1871,"uris":["http://zotero.org/groups/2769688/items/Y5EZFNNC"],"itemData":{"id":1871,"type":"article-journal","abstract":"Confirmatory path analysis allows researchers to evaluate and compare causal models using observational data. This tool has great value for comparative biologists since they are often unable to gather experimental data on macro-evolutionary hypotheses, but is cumbersome and error-prone to perform. I introduce phylopath, an R package that implements phylogenetic path analysis (PPA) as described by . In addition to the published method, I provide support for the inclusion of binary variables. I illustrate PPA and phylopath by recreating part of a study on the relationship between brain size and vulnerability to extinction. The package aims to make the analysis straight-forward, providing convenience functions, and several plotting methods, which I hope will encourage the spread of the method.","container-title":"PeerJ","DOI":"10.7717/peerj.4718","ISSN":"2167-8359","journalAbbreviation":"PeerJ","note":"PMID: 29713568\nPMCID: PMC5923215","page":"e4718","source":"PubMed Central","title":"phylopath: Easy phylogenetic path analysis in R","title-short":"phylopath","volume":"6","author":[{"family":"Bijl","given":"Wouter","non-dropping-particle":"van der"}],"issued":{"date-parts":[["2018",4,25]]}}}],"schema":"https://github.com/citation-style-language/schema/raw/master/csl-citation.json"} </w:instrText>
      </w:r>
      <w:r w:rsidR="002F1CD2">
        <w:rPr>
          <w:rFonts w:ascii="Arial" w:eastAsia="Times New Roman" w:hAnsi="Arial" w:cs="Arial"/>
          <w:color w:val="24292F"/>
          <w:sz w:val="20"/>
          <w:szCs w:val="20"/>
        </w:rPr>
        <w:fldChar w:fldCharType="separate"/>
      </w:r>
      <w:r w:rsidR="00F44CA0" w:rsidRPr="00F44CA0">
        <w:rPr>
          <w:rFonts w:ascii="Arial" w:hAnsi="Arial" w:cs="Arial"/>
          <w:color w:val="000000"/>
          <w:sz w:val="20"/>
          <w:vertAlign w:val="superscript"/>
        </w:rPr>
        <w:t>72</w:t>
      </w:r>
      <w:r w:rsidR="002F1CD2">
        <w:rPr>
          <w:rFonts w:ascii="Arial" w:eastAsia="Times New Roman" w:hAnsi="Arial" w:cs="Arial"/>
          <w:color w:val="24292F"/>
          <w:sz w:val="20"/>
          <w:szCs w:val="20"/>
        </w:rPr>
        <w:fldChar w:fldCharType="end"/>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w:t>
      </w:r>
      <w:ins w:id="109" w:author="Microsoft Office User" w:date="2024-10-28T13:19:00Z" w16du:dateUtc="2024-10-28T13:19:00Z">
        <w:r w:rsidR="00E227EE">
          <w:rPr>
            <w:rFonts w:ascii="Arial" w:eastAsia="Times New Roman" w:hAnsi="Arial" w:cs="Arial"/>
            <w:color w:val="24292F"/>
            <w:sz w:val="20"/>
            <w:szCs w:val="20"/>
          </w:rPr>
          <w:t xml:space="preserve">relative </w:t>
        </w:r>
      </w:ins>
      <w:r w:rsidRPr="00961490">
        <w:rPr>
          <w:rFonts w:ascii="Arial" w:eastAsia="Times New Roman" w:hAnsi="Arial" w:cs="Arial"/>
          <w:color w:val="24292F"/>
          <w:sz w:val="20"/>
          <w:szCs w:val="20"/>
        </w:rPr>
        <w:t xml:space="preserve">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ins w:id="110" w:author="Microsoft Office User" w:date="2024-10-28T13:39:00Z" w16du:dateUtc="2024-10-28T13:39:00Z">
        <w:r w:rsidR="005A4D34">
          <w:rPr>
            <w:rFonts w:ascii="Arial" w:eastAsia="Times New Roman" w:hAnsi="Arial" w:cs="Arial"/>
            <w:iCs/>
            <w:color w:val="24292F"/>
            <w:sz w:val="20"/>
            <w:szCs w:val="20"/>
          </w:rPr>
          <w:t xml:space="preserve">relative </w:t>
        </w:r>
      </w:ins>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0A483298"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r>
        <w:rPr>
          <w:rFonts w:ascii="Arial" w:hAnsi="Arial" w:cs="Arial"/>
          <w:b/>
          <w:color w:val="000000"/>
          <w:sz w:val="20"/>
          <w:szCs w:val="20"/>
        </w:rPr>
        <w:t>Declarations</w:t>
      </w:r>
    </w:p>
    <w:p w14:paraId="0EC9A320"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p>
    <w:p w14:paraId="6883B50D"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sidRPr="00E058D1">
        <w:rPr>
          <w:rFonts w:ascii="Arial" w:hAnsi="Arial" w:cs="Arial"/>
          <w:bCs/>
          <w:i/>
          <w:iCs/>
          <w:color w:val="000000"/>
          <w:sz w:val="20"/>
          <w:szCs w:val="20"/>
        </w:rPr>
        <w:t xml:space="preserve">Ethics Approval and </w:t>
      </w:r>
      <w:r>
        <w:rPr>
          <w:rFonts w:ascii="Arial" w:hAnsi="Arial" w:cs="Arial"/>
          <w:bCs/>
          <w:i/>
          <w:iCs/>
          <w:color w:val="000000"/>
          <w:sz w:val="20"/>
          <w:szCs w:val="20"/>
        </w:rPr>
        <w:t>C</w:t>
      </w:r>
      <w:r w:rsidRPr="00E058D1">
        <w:rPr>
          <w:rFonts w:ascii="Arial" w:hAnsi="Arial" w:cs="Arial"/>
          <w:bCs/>
          <w:i/>
          <w:iCs/>
          <w:color w:val="000000"/>
          <w:sz w:val="20"/>
          <w:szCs w:val="20"/>
        </w:rPr>
        <w:t xml:space="preserve">onsent to </w:t>
      </w:r>
      <w:r>
        <w:rPr>
          <w:rFonts w:ascii="Arial" w:hAnsi="Arial" w:cs="Arial"/>
          <w:bCs/>
          <w:i/>
          <w:iCs/>
          <w:color w:val="000000"/>
          <w:sz w:val="20"/>
          <w:szCs w:val="20"/>
        </w:rPr>
        <w:t>P</w:t>
      </w:r>
      <w:r w:rsidRPr="00E058D1">
        <w:rPr>
          <w:rFonts w:ascii="Arial" w:hAnsi="Arial" w:cs="Arial"/>
          <w:bCs/>
          <w:i/>
          <w:iCs/>
          <w:color w:val="000000"/>
          <w:sz w:val="20"/>
          <w:szCs w:val="20"/>
        </w:rPr>
        <w:t>articipate</w:t>
      </w:r>
    </w:p>
    <w:p w14:paraId="1FC596EE"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 xml:space="preserve">Ethical approval is not applicable to research on corals. </w:t>
      </w:r>
    </w:p>
    <w:p w14:paraId="7A3BEED1"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6845B744"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sidRPr="00E058D1">
        <w:rPr>
          <w:rFonts w:ascii="Arial" w:hAnsi="Arial" w:cs="Arial"/>
          <w:bCs/>
          <w:i/>
          <w:iCs/>
          <w:color w:val="000000"/>
          <w:sz w:val="20"/>
          <w:szCs w:val="20"/>
        </w:rPr>
        <w:t xml:space="preserve">Consent for </w:t>
      </w:r>
      <w:r>
        <w:rPr>
          <w:rFonts w:ascii="Arial" w:hAnsi="Arial" w:cs="Arial"/>
          <w:bCs/>
          <w:i/>
          <w:iCs/>
          <w:color w:val="000000"/>
          <w:sz w:val="20"/>
          <w:szCs w:val="20"/>
        </w:rPr>
        <w:t>P</w:t>
      </w:r>
      <w:r w:rsidRPr="00E058D1">
        <w:rPr>
          <w:rFonts w:ascii="Arial" w:hAnsi="Arial" w:cs="Arial"/>
          <w:bCs/>
          <w:i/>
          <w:iCs/>
          <w:color w:val="000000"/>
          <w:sz w:val="20"/>
          <w:szCs w:val="20"/>
        </w:rPr>
        <w:t>ublication</w:t>
      </w:r>
    </w:p>
    <w:p w14:paraId="5594A8E8"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Not applicable.</w:t>
      </w:r>
    </w:p>
    <w:p w14:paraId="4320BA20"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59914267"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Pr>
          <w:rFonts w:ascii="Arial" w:hAnsi="Arial" w:cs="Arial"/>
          <w:bCs/>
          <w:i/>
          <w:iCs/>
          <w:color w:val="000000"/>
          <w:sz w:val="20"/>
          <w:szCs w:val="20"/>
        </w:rPr>
        <w:t>Availability of Data and Material</w:t>
      </w:r>
    </w:p>
    <w:p w14:paraId="34AD4F06" w14:textId="77777777" w:rsidR="007A7BE8" w:rsidRDefault="007A7BE8" w:rsidP="007A7BE8">
      <w:pPr>
        <w:contextualSpacing/>
        <w:rPr>
          <w:rFonts w:ascii="Arial" w:eastAsia="Times New Roman" w:hAnsi="Arial" w:cs="Arial"/>
          <w:sz w:val="20"/>
          <w:szCs w:val="20"/>
        </w:rPr>
      </w:pPr>
      <w:r>
        <w:rPr>
          <w:rFonts w:ascii="Arial" w:eastAsia="Times New Roman" w:hAnsi="Arial" w:cs="Arial"/>
          <w:sz w:val="20"/>
          <w:szCs w:val="20"/>
        </w:rPr>
        <w:t>All data generated during this study are publicly available and data summaries are included in this publication and its supplementary information files. The r</w:t>
      </w:r>
      <w:r w:rsidRPr="00961490">
        <w:rPr>
          <w:rFonts w:ascii="Arial" w:eastAsia="Times New Roman" w:hAnsi="Arial" w:cs="Arial"/>
          <w:sz w:val="20"/>
          <w:szCs w:val="20"/>
        </w:rPr>
        <w:t xml:space="preserve">aw sequencing data and associated metadata for the </w:t>
      </w:r>
      <w:r>
        <w:rPr>
          <w:rFonts w:ascii="Arial" w:eastAsia="Times New Roman" w:hAnsi="Arial" w:cs="Arial"/>
          <w:sz w:val="20"/>
          <w:szCs w:val="20"/>
        </w:rPr>
        <w:t xml:space="preserve">coral microbiome </w:t>
      </w:r>
      <w:r w:rsidRPr="00961490">
        <w:rPr>
          <w:rFonts w:ascii="Arial" w:eastAsia="Times New Roman" w:hAnsi="Arial" w:cs="Arial"/>
          <w:sz w:val="20"/>
          <w:szCs w:val="20"/>
        </w:rPr>
        <w:t xml:space="preserve">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r>
        <w:rPr>
          <w:rFonts w:ascii="Arial" w:eastAsia="Times New Roman" w:hAnsi="Arial" w:cs="Arial"/>
          <w:sz w:val="20"/>
          <w:szCs w:val="20"/>
        </w:rPr>
        <w:t xml:space="preserve"> Australian disease data (new to this study) are accessible at </w:t>
      </w:r>
      <w:r w:rsidRPr="00961490">
        <w:rPr>
          <w:rFonts w:ascii="Arial" w:eastAsia="Times New Roman" w:hAnsi="Arial" w:cs="Arial"/>
          <w:sz w:val="20"/>
          <w:szCs w:val="20"/>
        </w:rPr>
        <w:t>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Pr>
          <w:rFonts w:ascii="Arial" w:eastAsia="Times New Roman" w:hAnsi="Arial" w:cs="Arial"/>
          <w:sz w:val="20"/>
          <w:szCs w:val="20"/>
        </w:rPr>
        <w:t xml:space="preserve"> and in Supplementary Data Table 1b. Summary data and all associated code for analyses is available at </w:t>
      </w:r>
      <w:r w:rsidRPr="00961490">
        <w:rPr>
          <w:rFonts w:ascii="Arial" w:eastAsia="Times New Roman" w:hAnsi="Arial" w:cs="Arial"/>
          <w:sz w:val="20"/>
          <w:szCs w:val="20"/>
        </w:rPr>
        <w:t>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Pr>
          <w:rFonts w:ascii="Arial" w:eastAsia="Times New Roman" w:hAnsi="Arial" w:cs="Arial"/>
          <w:sz w:val="20"/>
          <w:szCs w:val="20"/>
        </w:rPr>
        <w:t xml:space="preserve">. Additional publicly available data were used in this study. </w:t>
      </w:r>
      <w:r w:rsidRPr="007767B4">
        <w:rPr>
          <w:rFonts w:ascii="Arial" w:eastAsia="Times New Roman" w:hAnsi="Arial" w:cs="Arial"/>
          <w:sz w:val="20"/>
          <w:szCs w:val="20"/>
        </w:rPr>
        <w:t xml:space="preserve">These include coral disease data from open-access surveys in the Florida Keys (the Florida Reef Resilience Program (FRRP); https://frrp.org/) and </w:t>
      </w:r>
      <w:proofErr w:type="spellStart"/>
      <w:r w:rsidRPr="007767B4">
        <w:rPr>
          <w:rFonts w:ascii="Arial" w:eastAsia="Times New Roman" w:hAnsi="Arial" w:cs="Arial"/>
          <w:sz w:val="20"/>
          <w:szCs w:val="20"/>
        </w:rPr>
        <w:t>Hawaiʻi</w:t>
      </w:r>
      <w:proofErr w:type="spellEnd"/>
      <w:r w:rsidRPr="007767B4">
        <w:rPr>
          <w:rFonts w:ascii="Arial" w:eastAsia="Times New Roman" w:hAnsi="Arial" w:cs="Arial"/>
          <w:sz w:val="20"/>
          <w:szCs w:val="20"/>
        </w:rPr>
        <w:t xml:space="preserve"> (HICORDIS</w:t>
      </w:r>
      <w:r>
        <w:rPr>
          <w:rFonts w:ascii="Arial" w:eastAsia="Times New Roman" w:hAnsi="Arial" w:cs="Arial"/>
          <w:sz w:val="20"/>
          <w:szCs w:val="20"/>
          <w:vertAlign w:val="superscript"/>
        </w:rPr>
        <w:t>29</w:t>
      </w:r>
      <w:r w:rsidRPr="007767B4">
        <w:rPr>
          <w:rFonts w:ascii="Arial" w:eastAsia="Times New Roman" w:hAnsi="Arial" w:cs="Arial"/>
          <w:sz w:val="20"/>
          <w:szCs w:val="20"/>
        </w:rPr>
        <w:t xml:space="preserve">; </w:t>
      </w:r>
      <w:r w:rsidRPr="007767B4">
        <w:rPr>
          <w:rFonts w:ascii="Arial" w:eastAsia="Times New Roman" w:hAnsi="Arial" w:cs="Arial"/>
          <w:sz w:val="20"/>
          <w:szCs w:val="20"/>
        </w:rPr>
        <w:lastRenderedPageBreak/>
        <w:t>https://doi.org/10.1016/j.dib.2016.07.025), a multigene coral phylogeny published by Huang &amp; Roy 2015</w:t>
      </w:r>
      <w:r>
        <w:rPr>
          <w:rFonts w:ascii="Arial" w:eastAsia="Times New Roman" w:hAnsi="Arial" w:cs="Arial"/>
          <w:sz w:val="20"/>
          <w:szCs w:val="20"/>
          <w:vertAlign w:val="superscript"/>
        </w:rPr>
        <w:t>31</w:t>
      </w:r>
      <w:r w:rsidRPr="007767B4">
        <w:rPr>
          <w:rFonts w:ascii="Arial" w:eastAsia="Times New Roman" w:hAnsi="Arial" w:cs="Arial"/>
          <w:sz w:val="20"/>
          <w:szCs w:val="20"/>
        </w:rPr>
        <w:t xml:space="preserve"> (https://doi.org/10.1098/rstb.2014.0010), and coral growth data obtained from the Coral Trait Database</w:t>
      </w:r>
      <w:r>
        <w:rPr>
          <w:rFonts w:ascii="Arial" w:eastAsia="Times New Roman" w:hAnsi="Arial" w:cs="Arial"/>
          <w:sz w:val="20"/>
          <w:szCs w:val="20"/>
          <w:vertAlign w:val="superscript"/>
        </w:rPr>
        <w:t>30</w:t>
      </w:r>
      <w:r w:rsidRPr="007767B4">
        <w:rPr>
          <w:rFonts w:ascii="Arial" w:eastAsia="Times New Roman" w:hAnsi="Arial" w:cs="Arial"/>
          <w:sz w:val="20"/>
          <w:szCs w:val="20"/>
        </w:rPr>
        <w:t xml:space="preserve"> (https://doi.org/10.1038/sdata.2016.17).</w:t>
      </w:r>
    </w:p>
    <w:p w14:paraId="77BD5857" w14:textId="77777777" w:rsidR="007A7BE8" w:rsidRDefault="007A7BE8" w:rsidP="007A7BE8">
      <w:pPr>
        <w:contextualSpacing/>
        <w:rPr>
          <w:rFonts w:ascii="Arial" w:eastAsia="Times New Roman" w:hAnsi="Arial" w:cs="Arial"/>
          <w:sz w:val="20"/>
          <w:szCs w:val="20"/>
        </w:rPr>
      </w:pPr>
    </w:p>
    <w:p w14:paraId="35F30687" w14:textId="77777777"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Competing Interests</w:t>
      </w:r>
    </w:p>
    <w:p w14:paraId="474E4BE0" w14:textId="77777777" w:rsidR="007A7BE8" w:rsidRDefault="007A7BE8" w:rsidP="007A7BE8">
      <w:pPr>
        <w:contextualSpacing/>
        <w:rPr>
          <w:rFonts w:ascii="Arial" w:eastAsia="Times New Roman" w:hAnsi="Arial" w:cs="Arial"/>
          <w:sz w:val="20"/>
          <w:szCs w:val="20"/>
        </w:rPr>
      </w:pPr>
      <w:r>
        <w:rPr>
          <w:rFonts w:ascii="Arial" w:eastAsia="Times New Roman" w:hAnsi="Arial" w:cs="Arial"/>
          <w:sz w:val="20"/>
          <w:szCs w:val="20"/>
        </w:rPr>
        <w:t>The authors declare no competing interests.</w:t>
      </w:r>
    </w:p>
    <w:p w14:paraId="21C19A42" w14:textId="77777777" w:rsidR="007A7BE8" w:rsidRDefault="007A7BE8" w:rsidP="007A7BE8">
      <w:pPr>
        <w:contextualSpacing/>
        <w:rPr>
          <w:rFonts w:ascii="Arial" w:eastAsia="Times New Roman" w:hAnsi="Arial" w:cs="Arial"/>
          <w:sz w:val="20"/>
          <w:szCs w:val="20"/>
        </w:rPr>
      </w:pPr>
    </w:p>
    <w:p w14:paraId="1B478D34" w14:textId="77777777"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Funding</w:t>
      </w:r>
    </w:p>
    <w:p w14:paraId="2300B259" w14:textId="77777777" w:rsidR="007A7BE8" w:rsidRDefault="007A7BE8" w:rsidP="007A7BE8">
      <w:pPr>
        <w:spacing w:before="120"/>
        <w:contextualSpacing/>
        <w:rPr>
          <w:rFonts w:ascii="Arial" w:eastAsia="Times New Roman" w:hAnsi="Arial" w:cs="Arial"/>
          <w:sz w:val="20"/>
          <w:szCs w:val="20"/>
        </w:rPr>
      </w:pPr>
      <w:r w:rsidRPr="00961490">
        <w:rPr>
          <w:rFonts w:ascii="Arial" w:eastAsia="Times New Roman" w:hAnsi="Arial" w:cs="Arial"/>
          <w:sz w:val="20"/>
          <w:szCs w:val="20"/>
        </w:rPr>
        <w:t xml:space="preserve">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6CC6CB7C" w14:textId="77777777" w:rsidR="007A7BE8" w:rsidRDefault="007A7BE8" w:rsidP="007A7BE8">
      <w:pPr>
        <w:spacing w:before="120"/>
        <w:contextualSpacing/>
        <w:rPr>
          <w:rFonts w:ascii="Arial" w:eastAsia="Times New Roman" w:hAnsi="Arial" w:cs="Arial"/>
          <w:sz w:val="20"/>
          <w:szCs w:val="20"/>
        </w:rPr>
      </w:pPr>
    </w:p>
    <w:p w14:paraId="21793502" w14:textId="77777777" w:rsidR="007A7BE8" w:rsidRPr="007767B4" w:rsidRDefault="007A7BE8" w:rsidP="007A7BE8">
      <w:pPr>
        <w:spacing w:before="120"/>
        <w:contextualSpacing/>
        <w:rPr>
          <w:rFonts w:ascii="Arial" w:eastAsia="Times New Roman" w:hAnsi="Arial" w:cs="Arial"/>
          <w:sz w:val="20"/>
          <w:szCs w:val="20"/>
        </w:rPr>
      </w:pPr>
      <w:r w:rsidRPr="00E058D1">
        <w:rPr>
          <w:rFonts w:ascii="Arial" w:hAnsi="Arial" w:cs="Arial"/>
          <w:bCs/>
          <w:i/>
          <w:iCs/>
          <w:sz w:val="20"/>
          <w:szCs w:val="20"/>
        </w:rPr>
        <w:t>Author Contributions</w:t>
      </w:r>
    </w:p>
    <w:p w14:paraId="41F34300" w14:textId="77777777" w:rsidR="007A7BE8" w:rsidRDefault="007A7BE8" w:rsidP="007A7BE8">
      <w:pPr>
        <w:contextualSpacing/>
        <w:rPr>
          <w:rFonts w:ascii="Arial" w:hAnsi="Arial" w:cs="Arial"/>
          <w:sz w:val="20"/>
          <w:szCs w:val="20"/>
        </w:rPr>
      </w:pPr>
      <w:r>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2C5E3676" w14:textId="77777777" w:rsidR="007A7BE8" w:rsidRPr="007767B4" w:rsidRDefault="007A7BE8" w:rsidP="007A7BE8">
      <w:pPr>
        <w:contextualSpacing/>
        <w:rPr>
          <w:rFonts w:ascii="Arial" w:hAnsi="Arial" w:cs="Arial"/>
          <w:sz w:val="20"/>
          <w:szCs w:val="20"/>
        </w:rPr>
      </w:pPr>
    </w:p>
    <w:p w14:paraId="355C1014" w14:textId="77777777" w:rsidR="007A7BE8" w:rsidRPr="007767B4" w:rsidRDefault="007A7BE8" w:rsidP="007A7BE8">
      <w:pPr>
        <w:pBdr>
          <w:top w:val="nil"/>
          <w:left w:val="nil"/>
          <w:bottom w:val="nil"/>
          <w:right w:val="nil"/>
          <w:between w:val="nil"/>
        </w:pBdr>
        <w:contextualSpacing/>
        <w:rPr>
          <w:rFonts w:ascii="Arial" w:hAnsi="Arial" w:cs="Arial"/>
          <w:bCs/>
          <w:i/>
          <w:iCs/>
          <w:color w:val="000000"/>
          <w:sz w:val="20"/>
          <w:szCs w:val="20"/>
        </w:rPr>
      </w:pPr>
      <w:r w:rsidRPr="007767B4">
        <w:rPr>
          <w:rFonts w:ascii="Arial" w:hAnsi="Arial" w:cs="Arial"/>
          <w:bCs/>
          <w:i/>
          <w:iCs/>
          <w:color w:val="000000"/>
          <w:sz w:val="20"/>
          <w:szCs w:val="20"/>
        </w:rPr>
        <w:t>Acknowledgments</w:t>
      </w:r>
    </w:p>
    <w:p w14:paraId="27E1A67C" w14:textId="77777777" w:rsidR="007A7BE8" w:rsidRPr="00C61A31" w:rsidRDefault="007A7BE8" w:rsidP="007A7BE8">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Gergely </w:t>
      </w:r>
      <w:proofErr w:type="spellStart"/>
      <w:r w:rsidRPr="00961490">
        <w:rPr>
          <w:rFonts w:ascii="Arial" w:eastAsia="Times New Roman" w:hAnsi="Arial" w:cs="Arial"/>
          <w:sz w:val="20"/>
          <w:szCs w:val="20"/>
        </w:rPr>
        <w:t>Torda</w:t>
      </w:r>
      <w:proofErr w:type="spellEnd"/>
      <w:r>
        <w:rPr>
          <w:rFonts w:ascii="Arial" w:eastAsia="Times New Roman" w:hAnsi="Arial" w:cs="Arial"/>
          <w:sz w:val="20"/>
          <w:szCs w:val="20"/>
        </w:rPr>
        <w:t>, and others at James Cook University and the Australian Institute of Marine Science (AIMS)</w:t>
      </w:r>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w:t>
      </w:r>
      <w:r>
        <w:rPr>
          <w:rFonts w:ascii="Arial" w:eastAsia="Times New Roman" w:hAnsi="Arial" w:cs="Arial"/>
          <w:sz w:val="20"/>
          <w:szCs w:val="20"/>
        </w:rPr>
        <w:t xml:space="preserve">and </w:t>
      </w:r>
      <w:r w:rsidRPr="00961490">
        <w:rPr>
          <w:rFonts w:ascii="Arial" w:eastAsia="Times New Roman" w:hAnsi="Arial" w:cs="Arial"/>
          <w:sz w:val="20"/>
          <w:szCs w:val="20"/>
        </w:rPr>
        <w:t xml:space="preserve">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w:t>
      </w:r>
      <w:r>
        <w:rPr>
          <w:rFonts w:ascii="Arial" w:eastAsia="Times New Roman" w:hAnsi="Arial" w:cs="Arial"/>
          <w:color w:val="222222"/>
          <w:sz w:val="20"/>
          <w:szCs w:val="20"/>
          <w:highlight w:val="white"/>
        </w:rPr>
        <w:t xml:space="preserve">field </w:t>
      </w:r>
      <w:r w:rsidRPr="00961490">
        <w:rPr>
          <w:rFonts w:ascii="Arial" w:eastAsia="Times New Roman" w:hAnsi="Arial" w:cs="Arial"/>
          <w:color w:val="222222"/>
          <w:sz w:val="20"/>
          <w:szCs w:val="20"/>
          <w:highlight w:val="white"/>
        </w:rPr>
        <w:t>assistance in Singapore;</w:t>
      </w:r>
      <w:r>
        <w:rPr>
          <w:rFonts w:ascii="Arial" w:eastAsia="Times New Roman" w:hAnsi="Arial" w:cs="Arial"/>
          <w:color w:val="222222"/>
          <w:sz w:val="20"/>
          <w:szCs w:val="20"/>
          <w:highlight w:val="white"/>
        </w:rPr>
        <w:t xml:space="preserve"> Le Club de </w:t>
      </w:r>
      <w:proofErr w:type="spellStart"/>
      <w:r>
        <w:rPr>
          <w:rFonts w:ascii="Arial" w:eastAsia="Times New Roman" w:hAnsi="Arial" w:cs="Arial"/>
          <w:color w:val="222222"/>
          <w:sz w:val="20"/>
          <w:szCs w:val="20"/>
          <w:highlight w:val="white"/>
        </w:rPr>
        <w:t>Plongée</w:t>
      </w:r>
      <w:proofErr w:type="spellEnd"/>
      <w:r>
        <w:rPr>
          <w:rFonts w:ascii="Arial" w:eastAsia="Times New Roman" w:hAnsi="Arial" w:cs="Arial"/>
          <w:color w:val="222222"/>
          <w:sz w:val="20"/>
          <w:szCs w:val="20"/>
          <w:highlight w:val="white"/>
        </w:rPr>
        <w:t xml:space="preserve"> </w:t>
      </w:r>
      <w:proofErr w:type="spellStart"/>
      <w:r>
        <w:rPr>
          <w:rFonts w:ascii="Arial" w:eastAsia="Times New Roman" w:hAnsi="Arial" w:cs="Arial"/>
          <w:color w:val="222222"/>
          <w:sz w:val="20"/>
          <w:szCs w:val="20"/>
          <w:highlight w:val="white"/>
        </w:rPr>
        <w:t>Suwan</w:t>
      </w:r>
      <w:proofErr w:type="spellEnd"/>
      <w:r>
        <w:rPr>
          <w:rFonts w:ascii="Arial" w:eastAsia="Times New Roman" w:hAnsi="Arial" w:cs="Arial"/>
          <w:color w:val="222222"/>
          <w:sz w:val="20"/>
          <w:szCs w:val="20"/>
          <w:highlight w:val="white"/>
        </w:rPr>
        <w:t xml:space="preserve"> Macha and Jean-Pascal </w:t>
      </w:r>
      <w:proofErr w:type="spellStart"/>
      <w:r>
        <w:rPr>
          <w:rFonts w:ascii="Arial" w:eastAsia="Times New Roman" w:hAnsi="Arial" w:cs="Arial"/>
          <w:color w:val="222222"/>
          <w:sz w:val="20"/>
          <w:szCs w:val="20"/>
          <w:highlight w:val="white"/>
        </w:rPr>
        <w:t>Quod</w:t>
      </w:r>
      <w:proofErr w:type="spellEnd"/>
      <w:r>
        <w:rPr>
          <w:rFonts w:ascii="Arial" w:eastAsia="Times New Roman" w:hAnsi="Arial" w:cs="Arial"/>
          <w:color w:val="222222"/>
          <w:sz w:val="20"/>
          <w:szCs w:val="20"/>
          <w:highlight w:val="white"/>
        </w:rPr>
        <w:t xml:space="preserve"> for assistance in Réunion; </w:t>
      </w:r>
      <w:r w:rsidRPr="00961490">
        <w:rPr>
          <w:rFonts w:ascii="Arial" w:eastAsia="Times New Roman" w:hAnsi="Arial" w:cs="Arial"/>
          <w:color w:val="222222"/>
          <w:sz w:val="20"/>
          <w:szCs w:val="20"/>
          <w:highlight w:val="white"/>
        </w:rPr>
        <w:t xml:space="preserv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Pr="002F1CD2">
        <w:rPr>
          <w:rFonts w:ascii="Arial" w:hAnsi="Arial" w:cs="Arial"/>
          <w:color w:val="000000"/>
          <w:sz w:val="20"/>
        </w:rPr>
        <w:t>Hawaiʻi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w:t>
      </w:r>
      <w:r>
        <w:rPr>
          <w:rFonts w:ascii="Arial" w:eastAsia="Times New Roman" w:hAnsi="Arial" w:cs="Arial"/>
          <w:sz w:val="20"/>
          <w:szCs w:val="20"/>
        </w:rPr>
        <w:t>AIMS</w:t>
      </w:r>
      <w:r w:rsidRPr="00961490">
        <w:rPr>
          <w:rFonts w:ascii="Arial" w:eastAsia="Times New Roman" w:hAnsi="Arial" w:cs="Arial"/>
          <w:sz w:val="20"/>
          <w:szCs w:val="20"/>
        </w:rPr>
        <w:t xml:space="preserve">, and RV Cape Ferguson for their logistical support. </w:t>
      </w:r>
    </w:p>
    <w:p w14:paraId="2BE47C3A" w14:textId="0DA47F72" w:rsidR="00961490" w:rsidRDefault="00E6133D" w:rsidP="0025147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References</w:t>
      </w:r>
    </w:p>
    <w:p w14:paraId="62CE5E99" w14:textId="77777777" w:rsidR="00F44CA0" w:rsidRPr="00F44CA0" w:rsidRDefault="002F1CD2" w:rsidP="00F44CA0">
      <w:pPr>
        <w:pStyle w:val="Bibliography"/>
      </w:pPr>
      <w:r>
        <w:rPr>
          <w:rFonts w:ascii="Arial" w:hAnsi="Arial" w:cs="Arial"/>
          <w:color w:val="000000"/>
          <w:sz w:val="20"/>
          <w:szCs w:val="20"/>
        </w:rPr>
        <w:fldChar w:fldCharType="begin"/>
      </w:r>
      <w:r>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00F44CA0" w:rsidRPr="00F44CA0">
        <w:t>1.</w:t>
      </w:r>
      <w:r w:rsidR="00F44CA0" w:rsidRPr="00F44CA0">
        <w:tab/>
        <w:t xml:space="preserve">Healy, K., </w:t>
      </w:r>
      <w:proofErr w:type="spellStart"/>
      <w:r w:rsidR="00F44CA0" w:rsidRPr="00F44CA0">
        <w:t>Ezard</w:t>
      </w:r>
      <w:proofErr w:type="spellEnd"/>
      <w:r w:rsidR="00F44CA0" w:rsidRPr="00F44CA0">
        <w:t xml:space="preserve">, T. H. G., Jones, O. R., Salguero-Gómez, R. &amp; Buckley, Y. M. Animal life history is shaped by the pace of life and the distribution of age-specific mortality and reproduction. </w:t>
      </w:r>
      <w:r w:rsidR="00F44CA0" w:rsidRPr="00F44CA0">
        <w:rPr>
          <w:i/>
          <w:iCs/>
        </w:rPr>
        <w:t xml:space="preserve">Nat </w:t>
      </w:r>
      <w:proofErr w:type="spellStart"/>
      <w:r w:rsidR="00F44CA0" w:rsidRPr="00F44CA0">
        <w:rPr>
          <w:i/>
          <w:iCs/>
        </w:rPr>
        <w:t>Ecol</w:t>
      </w:r>
      <w:proofErr w:type="spellEnd"/>
      <w:r w:rsidR="00F44CA0" w:rsidRPr="00F44CA0">
        <w:rPr>
          <w:i/>
          <w:iCs/>
        </w:rPr>
        <w:t xml:space="preserve"> </w:t>
      </w:r>
      <w:proofErr w:type="spellStart"/>
      <w:r w:rsidR="00F44CA0" w:rsidRPr="00F44CA0">
        <w:rPr>
          <w:i/>
          <w:iCs/>
        </w:rPr>
        <w:t>Evol</w:t>
      </w:r>
      <w:proofErr w:type="spellEnd"/>
      <w:r w:rsidR="00F44CA0" w:rsidRPr="00F44CA0">
        <w:t xml:space="preserve"> </w:t>
      </w:r>
      <w:r w:rsidR="00F44CA0" w:rsidRPr="00F44CA0">
        <w:rPr>
          <w:b/>
          <w:bCs/>
        </w:rPr>
        <w:t>3</w:t>
      </w:r>
      <w:r w:rsidR="00F44CA0" w:rsidRPr="00F44CA0">
        <w:t>, 1217–1224 (2019).</w:t>
      </w:r>
    </w:p>
    <w:p w14:paraId="22101177" w14:textId="77777777" w:rsidR="00F44CA0" w:rsidRPr="00F44CA0" w:rsidRDefault="00F44CA0" w:rsidP="00F44CA0">
      <w:pPr>
        <w:pStyle w:val="Bibliography"/>
      </w:pPr>
      <w:r w:rsidRPr="00F44CA0">
        <w:t>2.</w:t>
      </w:r>
      <w:r w:rsidRPr="00F44CA0">
        <w:tab/>
        <w:t xml:space="preserve">Darling, E. S., Alvarez-Filip, L., Oliver, T. A., McClanahan, T. R. &amp; </w:t>
      </w:r>
      <w:proofErr w:type="spellStart"/>
      <w:r w:rsidRPr="00F44CA0">
        <w:t>Côté</w:t>
      </w:r>
      <w:proofErr w:type="spellEnd"/>
      <w:r w:rsidRPr="00F44CA0">
        <w:t xml:space="preserve">, I. M. Evaluating life-history strategies of reef corals from species traits. </w:t>
      </w:r>
      <w:r w:rsidRPr="00F44CA0">
        <w:rPr>
          <w:i/>
          <w:iCs/>
        </w:rPr>
        <w:t>Ecology Letters</w:t>
      </w:r>
      <w:r w:rsidRPr="00F44CA0">
        <w:t xml:space="preserve"> </w:t>
      </w:r>
      <w:r w:rsidRPr="00F44CA0">
        <w:rPr>
          <w:b/>
          <w:bCs/>
        </w:rPr>
        <w:t>15</w:t>
      </w:r>
      <w:r w:rsidRPr="00F44CA0">
        <w:t>, 1378–1386 (2012).</w:t>
      </w:r>
    </w:p>
    <w:p w14:paraId="5D7ABBB3" w14:textId="77777777" w:rsidR="00F44CA0" w:rsidRPr="00F44CA0" w:rsidRDefault="00F44CA0" w:rsidP="00F44CA0">
      <w:pPr>
        <w:pStyle w:val="Bibliography"/>
      </w:pPr>
      <w:r w:rsidRPr="00F44CA0">
        <w:lastRenderedPageBreak/>
        <w:t>3.</w:t>
      </w:r>
      <w:r w:rsidRPr="00F44CA0">
        <w:tab/>
        <w:t xml:space="preserve">Most, P. J. van der, Jong, B. de, </w:t>
      </w:r>
      <w:proofErr w:type="spellStart"/>
      <w:r w:rsidRPr="00F44CA0">
        <w:t>Parmentier</w:t>
      </w:r>
      <w:proofErr w:type="spellEnd"/>
      <w:r w:rsidRPr="00F44CA0">
        <w:t xml:space="preserve">, H. K. &amp; Verhulst, S. Trade-off between growth and immune function: a meta-analysis of selection experiments. </w:t>
      </w:r>
      <w:r w:rsidRPr="00F44CA0">
        <w:rPr>
          <w:i/>
          <w:iCs/>
        </w:rPr>
        <w:t>Functional Ecology</w:t>
      </w:r>
      <w:r w:rsidRPr="00F44CA0">
        <w:t xml:space="preserve"> </w:t>
      </w:r>
      <w:r w:rsidRPr="00F44CA0">
        <w:rPr>
          <w:b/>
          <w:bCs/>
        </w:rPr>
        <w:t>25</w:t>
      </w:r>
      <w:r w:rsidRPr="00F44CA0">
        <w:t>, 74–80 (2011).</w:t>
      </w:r>
    </w:p>
    <w:p w14:paraId="487FA814" w14:textId="77777777" w:rsidR="00F44CA0" w:rsidRPr="00F44CA0" w:rsidRDefault="00F44CA0" w:rsidP="00F44CA0">
      <w:pPr>
        <w:pStyle w:val="Bibliography"/>
      </w:pPr>
      <w:r w:rsidRPr="00F44CA0">
        <w:t>4.</w:t>
      </w:r>
      <w:r w:rsidRPr="00F44CA0">
        <w:tab/>
      </w:r>
      <w:proofErr w:type="spellStart"/>
      <w:r w:rsidRPr="00F44CA0">
        <w:t>Badyaev</w:t>
      </w:r>
      <w:proofErr w:type="spellEnd"/>
      <w:r w:rsidRPr="00F44CA0">
        <w:t xml:space="preserve">, A. V. &amp; </w:t>
      </w:r>
      <w:proofErr w:type="spellStart"/>
      <w:r w:rsidRPr="00F44CA0">
        <w:t>Ghalambor</w:t>
      </w:r>
      <w:proofErr w:type="spellEnd"/>
      <w:r w:rsidRPr="00F44CA0">
        <w:t xml:space="preserve">, C. K. Evolution of Life Histories Along Elevational Gradients: Trade-Off Between Parental Care and Fecundity. </w:t>
      </w:r>
      <w:r w:rsidRPr="00F44CA0">
        <w:rPr>
          <w:i/>
          <w:iCs/>
        </w:rPr>
        <w:t>Ecology</w:t>
      </w:r>
      <w:r w:rsidRPr="00F44CA0">
        <w:t xml:space="preserve"> </w:t>
      </w:r>
      <w:r w:rsidRPr="00F44CA0">
        <w:rPr>
          <w:b/>
          <w:bCs/>
        </w:rPr>
        <w:t>82</w:t>
      </w:r>
      <w:r w:rsidRPr="00F44CA0">
        <w:t>, 2948–2960 (2001).</w:t>
      </w:r>
    </w:p>
    <w:p w14:paraId="645FF03D" w14:textId="77777777" w:rsidR="00F44CA0" w:rsidRPr="00F44CA0" w:rsidRDefault="00F44CA0" w:rsidP="00F44CA0">
      <w:pPr>
        <w:pStyle w:val="Bibliography"/>
      </w:pPr>
      <w:r w:rsidRPr="00F44CA0">
        <w:t>5.</w:t>
      </w:r>
      <w:r w:rsidRPr="00F44CA0">
        <w:tab/>
        <w:t xml:space="preserve">Padda, S. S., Glass, J. R. &amp; </w:t>
      </w:r>
      <w:proofErr w:type="spellStart"/>
      <w:r w:rsidRPr="00F44CA0">
        <w:t>Stahlschmidt</w:t>
      </w:r>
      <w:proofErr w:type="spellEnd"/>
      <w:r w:rsidRPr="00F44CA0">
        <w:t xml:space="preserve">, Z. R. When it’s hot and dry: life-history strategy influences the effects of heat waves and water limitation. </w:t>
      </w:r>
      <w:r w:rsidRPr="00F44CA0">
        <w:rPr>
          <w:i/>
          <w:iCs/>
        </w:rPr>
        <w:t>Journal of Experimental Biology</w:t>
      </w:r>
      <w:r w:rsidRPr="00F44CA0">
        <w:t xml:space="preserve"> </w:t>
      </w:r>
      <w:r w:rsidRPr="00F44CA0">
        <w:rPr>
          <w:b/>
          <w:bCs/>
        </w:rPr>
        <w:t>224</w:t>
      </w:r>
      <w:r w:rsidRPr="00F44CA0">
        <w:t>, jeb236398 (2021).</w:t>
      </w:r>
    </w:p>
    <w:p w14:paraId="4F90405B" w14:textId="77777777" w:rsidR="00F44CA0" w:rsidRPr="00F44CA0" w:rsidRDefault="00F44CA0" w:rsidP="00F44CA0">
      <w:pPr>
        <w:pStyle w:val="Bibliography"/>
      </w:pPr>
      <w:r w:rsidRPr="00F44CA0">
        <w:t>6.</w:t>
      </w:r>
      <w:r w:rsidRPr="00F44CA0">
        <w:tab/>
      </w:r>
      <w:proofErr w:type="spellStart"/>
      <w:r w:rsidRPr="00F44CA0">
        <w:t>Tollrian</w:t>
      </w:r>
      <w:proofErr w:type="spellEnd"/>
      <w:r w:rsidRPr="00F44CA0">
        <w:t xml:space="preserve">, R. Predator-Induced Morphological Defenses: Costs, Life History Shifts, and Maternal Effects in Daphnia </w:t>
      </w:r>
      <w:proofErr w:type="spellStart"/>
      <w:r w:rsidRPr="00F44CA0">
        <w:t>Pulex</w:t>
      </w:r>
      <w:proofErr w:type="spellEnd"/>
      <w:r w:rsidRPr="00F44CA0">
        <w:t xml:space="preserve">. </w:t>
      </w:r>
      <w:r w:rsidRPr="00F44CA0">
        <w:rPr>
          <w:i/>
          <w:iCs/>
        </w:rPr>
        <w:t>Ecology</w:t>
      </w:r>
      <w:r w:rsidRPr="00F44CA0">
        <w:t xml:space="preserve"> </w:t>
      </w:r>
      <w:r w:rsidRPr="00F44CA0">
        <w:rPr>
          <w:b/>
          <w:bCs/>
        </w:rPr>
        <w:t>76</w:t>
      </w:r>
      <w:r w:rsidRPr="00F44CA0">
        <w:t>, 1691–1705 (1995).</w:t>
      </w:r>
    </w:p>
    <w:p w14:paraId="6C01C7FC" w14:textId="77777777" w:rsidR="00F44CA0" w:rsidRPr="00F44CA0" w:rsidRDefault="00F44CA0" w:rsidP="00F44CA0">
      <w:pPr>
        <w:pStyle w:val="Bibliography"/>
      </w:pPr>
      <w:r w:rsidRPr="00F44CA0">
        <w:t>7.</w:t>
      </w:r>
      <w:r w:rsidRPr="00F44CA0">
        <w:tab/>
      </w:r>
      <w:proofErr w:type="spellStart"/>
      <w:r w:rsidRPr="00F44CA0">
        <w:t>Lochmiller</w:t>
      </w:r>
      <w:proofErr w:type="spellEnd"/>
      <w:r w:rsidRPr="00F44CA0">
        <w:t xml:space="preserve">, R. L. &amp; </w:t>
      </w:r>
      <w:proofErr w:type="spellStart"/>
      <w:r w:rsidRPr="00F44CA0">
        <w:t>Deerenberg</w:t>
      </w:r>
      <w:proofErr w:type="spellEnd"/>
      <w:r w:rsidRPr="00F44CA0">
        <w:t xml:space="preserve">, C. Trade-offs in evolutionary immunology: just what is the cost of immunity? </w:t>
      </w:r>
      <w:r w:rsidRPr="00F44CA0">
        <w:rPr>
          <w:i/>
          <w:iCs/>
        </w:rPr>
        <w:t>Oikos</w:t>
      </w:r>
      <w:r w:rsidRPr="00F44CA0">
        <w:t xml:space="preserve"> </w:t>
      </w:r>
      <w:r w:rsidRPr="00F44CA0">
        <w:rPr>
          <w:b/>
          <w:bCs/>
        </w:rPr>
        <w:t>88</w:t>
      </w:r>
      <w:r w:rsidRPr="00F44CA0">
        <w:t>, 87–98 (2000).</w:t>
      </w:r>
    </w:p>
    <w:p w14:paraId="1B620217" w14:textId="77777777" w:rsidR="00F44CA0" w:rsidRPr="00F44CA0" w:rsidRDefault="00F44CA0" w:rsidP="00F44CA0">
      <w:pPr>
        <w:pStyle w:val="Bibliography"/>
      </w:pPr>
      <w:r w:rsidRPr="00F44CA0">
        <w:t>8.</w:t>
      </w:r>
      <w:r w:rsidRPr="00F44CA0">
        <w:tab/>
        <w:t xml:space="preserve">Maynard, J. </w:t>
      </w:r>
      <w:r w:rsidRPr="00F44CA0">
        <w:rPr>
          <w:i/>
          <w:iCs/>
        </w:rPr>
        <w:t>et al.</w:t>
      </w:r>
      <w:r w:rsidRPr="00F44CA0">
        <w:t xml:space="preserve"> Projections of climate conditions that increase coral disease susceptibility and pathogen abundance and virulence. </w:t>
      </w:r>
      <w:r w:rsidRPr="00F44CA0">
        <w:rPr>
          <w:i/>
          <w:iCs/>
        </w:rPr>
        <w:t xml:space="preserve">Nature </w:t>
      </w:r>
      <w:proofErr w:type="spellStart"/>
      <w:r w:rsidRPr="00F44CA0">
        <w:rPr>
          <w:i/>
          <w:iCs/>
        </w:rPr>
        <w:t>Clim</w:t>
      </w:r>
      <w:proofErr w:type="spellEnd"/>
      <w:r w:rsidRPr="00F44CA0">
        <w:rPr>
          <w:i/>
          <w:iCs/>
        </w:rPr>
        <w:t xml:space="preserve"> Change</w:t>
      </w:r>
      <w:r w:rsidRPr="00F44CA0">
        <w:t xml:space="preserve"> </w:t>
      </w:r>
      <w:r w:rsidRPr="00F44CA0">
        <w:rPr>
          <w:b/>
          <w:bCs/>
        </w:rPr>
        <w:t>5</w:t>
      </w:r>
      <w:r w:rsidRPr="00F44CA0">
        <w:t>, 688–694 (2015).</w:t>
      </w:r>
    </w:p>
    <w:p w14:paraId="19F6E36E" w14:textId="77777777" w:rsidR="00F44CA0" w:rsidRPr="00F44CA0" w:rsidRDefault="00F44CA0" w:rsidP="00F44CA0">
      <w:pPr>
        <w:pStyle w:val="Bibliography"/>
      </w:pPr>
      <w:r w:rsidRPr="00F44CA0">
        <w:t>9.</w:t>
      </w:r>
      <w:r w:rsidRPr="00F44CA0">
        <w:tab/>
        <w:t xml:space="preserve">Mora, C. </w:t>
      </w:r>
      <w:r w:rsidRPr="00F44CA0">
        <w:rPr>
          <w:i/>
          <w:iCs/>
        </w:rPr>
        <w:t>et al.</w:t>
      </w:r>
      <w:r w:rsidRPr="00F44CA0">
        <w:t xml:space="preserve"> Over half of known human pathogenic diseases can be aggravated by climate change. </w:t>
      </w:r>
      <w:r w:rsidRPr="00F44CA0">
        <w:rPr>
          <w:i/>
          <w:iCs/>
        </w:rPr>
        <w:t xml:space="preserve">Nat. </w:t>
      </w:r>
      <w:proofErr w:type="spellStart"/>
      <w:r w:rsidRPr="00F44CA0">
        <w:rPr>
          <w:i/>
          <w:iCs/>
        </w:rPr>
        <w:t>Clim</w:t>
      </w:r>
      <w:proofErr w:type="spellEnd"/>
      <w:r w:rsidRPr="00F44CA0">
        <w:rPr>
          <w:i/>
          <w:iCs/>
        </w:rPr>
        <w:t>. Chang.</w:t>
      </w:r>
      <w:r w:rsidRPr="00F44CA0">
        <w:t xml:space="preserve"> </w:t>
      </w:r>
      <w:r w:rsidRPr="00F44CA0">
        <w:rPr>
          <w:b/>
          <w:bCs/>
        </w:rPr>
        <w:t>12</w:t>
      </w:r>
      <w:r w:rsidRPr="00F44CA0">
        <w:t>, 869–875 (2022).</w:t>
      </w:r>
    </w:p>
    <w:p w14:paraId="2F7FB9D8" w14:textId="77777777" w:rsidR="00F44CA0" w:rsidRPr="00F44CA0" w:rsidRDefault="00F44CA0" w:rsidP="00F44CA0">
      <w:pPr>
        <w:pStyle w:val="Bibliography"/>
      </w:pPr>
      <w:r w:rsidRPr="00F44CA0">
        <w:t>10.</w:t>
      </w:r>
      <w:r w:rsidRPr="00F44CA0">
        <w:tab/>
        <w:t xml:space="preserve">Parker, B. J., </w:t>
      </w:r>
      <w:proofErr w:type="spellStart"/>
      <w:r w:rsidRPr="00F44CA0">
        <w:t>Barribeau</w:t>
      </w:r>
      <w:proofErr w:type="spellEnd"/>
      <w:r w:rsidRPr="00F44CA0">
        <w:t xml:space="preserve">, S. M., Laughton, A. M., Griffin, L. H. &amp; Gerardo, N. M. Life-history strategy determines constraints on immune function. </w:t>
      </w:r>
      <w:r w:rsidRPr="00F44CA0">
        <w:rPr>
          <w:i/>
          <w:iCs/>
        </w:rPr>
        <w:t>Journal of Animal Ecology</w:t>
      </w:r>
      <w:r w:rsidRPr="00F44CA0">
        <w:t xml:space="preserve"> </w:t>
      </w:r>
      <w:r w:rsidRPr="00F44CA0">
        <w:rPr>
          <w:b/>
          <w:bCs/>
        </w:rPr>
        <w:t>86</w:t>
      </w:r>
      <w:r w:rsidRPr="00F44CA0">
        <w:t>, 473–483 (2017).</w:t>
      </w:r>
    </w:p>
    <w:p w14:paraId="520966DD" w14:textId="77777777" w:rsidR="00F44CA0" w:rsidRPr="00F44CA0" w:rsidRDefault="00F44CA0" w:rsidP="00F44CA0">
      <w:pPr>
        <w:pStyle w:val="Bibliography"/>
      </w:pPr>
      <w:r w:rsidRPr="00F44CA0">
        <w:t>11.</w:t>
      </w:r>
      <w:r w:rsidRPr="00F44CA0">
        <w:tab/>
      </w:r>
      <w:proofErr w:type="spellStart"/>
      <w:r w:rsidRPr="00F44CA0">
        <w:t>Baldassarre</w:t>
      </w:r>
      <w:proofErr w:type="spellEnd"/>
      <w:r w:rsidRPr="00F44CA0">
        <w:t xml:space="preserve">, L., Ying, H., Reitzel, A. M., </w:t>
      </w:r>
      <w:proofErr w:type="spellStart"/>
      <w:r w:rsidRPr="00F44CA0">
        <w:t>Franzenburg</w:t>
      </w:r>
      <w:proofErr w:type="spellEnd"/>
      <w:r w:rsidRPr="00F44CA0">
        <w:t xml:space="preserve">, S. &amp; </w:t>
      </w:r>
      <w:proofErr w:type="spellStart"/>
      <w:r w:rsidRPr="00F44CA0">
        <w:t>Fraune</w:t>
      </w:r>
      <w:proofErr w:type="spellEnd"/>
      <w:r w:rsidRPr="00F44CA0">
        <w:t xml:space="preserve">, S. Microbiota mediated plasticity promotes thermal adaptation in the sea anemone </w:t>
      </w:r>
      <w:proofErr w:type="spellStart"/>
      <w:r w:rsidRPr="00F44CA0">
        <w:t>Nematostella</w:t>
      </w:r>
      <w:proofErr w:type="spellEnd"/>
      <w:r w:rsidRPr="00F44CA0">
        <w:t xml:space="preserve"> </w:t>
      </w:r>
      <w:proofErr w:type="spellStart"/>
      <w:r w:rsidRPr="00F44CA0">
        <w:t>vectensis</w:t>
      </w:r>
      <w:proofErr w:type="spellEnd"/>
      <w:r w:rsidRPr="00F44CA0">
        <w:t xml:space="preserve">. </w:t>
      </w:r>
      <w:r w:rsidRPr="00F44CA0">
        <w:rPr>
          <w:i/>
          <w:iCs/>
        </w:rPr>
        <w:t xml:space="preserve">Nat </w:t>
      </w:r>
      <w:proofErr w:type="spellStart"/>
      <w:r w:rsidRPr="00F44CA0">
        <w:rPr>
          <w:i/>
          <w:iCs/>
        </w:rPr>
        <w:t>Commun</w:t>
      </w:r>
      <w:proofErr w:type="spellEnd"/>
      <w:r w:rsidRPr="00F44CA0">
        <w:t xml:space="preserve"> </w:t>
      </w:r>
      <w:r w:rsidRPr="00F44CA0">
        <w:rPr>
          <w:b/>
          <w:bCs/>
        </w:rPr>
        <w:t>13</w:t>
      </w:r>
      <w:r w:rsidRPr="00F44CA0">
        <w:t>, 3804 (2022).</w:t>
      </w:r>
    </w:p>
    <w:p w14:paraId="4DBC0C7E" w14:textId="77777777" w:rsidR="00F44CA0" w:rsidRPr="00F44CA0" w:rsidRDefault="00F44CA0" w:rsidP="00F44CA0">
      <w:pPr>
        <w:pStyle w:val="Bibliography"/>
      </w:pPr>
      <w:r w:rsidRPr="00F44CA0">
        <w:lastRenderedPageBreak/>
        <w:t>12.</w:t>
      </w:r>
      <w:r w:rsidRPr="00F44CA0">
        <w:tab/>
      </w:r>
      <w:proofErr w:type="spellStart"/>
      <w:r w:rsidRPr="00F44CA0">
        <w:t>Ezenwa</w:t>
      </w:r>
      <w:proofErr w:type="spellEnd"/>
      <w:r w:rsidRPr="00F44CA0">
        <w:t xml:space="preserve">, V. O., Gerardo, N. M., Inouye, D. W., Medina, M. &amp; Xavier, J. B. Animal Behavior and the Microbiome. </w:t>
      </w:r>
      <w:r w:rsidRPr="00F44CA0">
        <w:rPr>
          <w:i/>
          <w:iCs/>
        </w:rPr>
        <w:t>Science</w:t>
      </w:r>
      <w:r w:rsidRPr="00F44CA0">
        <w:t xml:space="preserve"> </w:t>
      </w:r>
      <w:r w:rsidRPr="00F44CA0">
        <w:rPr>
          <w:b/>
          <w:bCs/>
        </w:rPr>
        <w:t>338</w:t>
      </w:r>
      <w:r w:rsidRPr="00F44CA0">
        <w:t>, 198–199 (2012).</w:t>
      </w:r>
    </w:p>
    <w:p w14:paraId="4238204E" w14:textId="77777777" w:rsidR="00F44CA0" w:rsidRPr="00F44CA0" w:rsidRDefault="00F44CA0" w:rsidP="00F44CA0">
      <w:pPr>
        <w:pStyle w:val="Bibliography"/>
      </w:pPr>
      <w:r w:rsidRPr="00F44CA0">
        <w:t>13.</w:t>
      </w:r>
      <w:r w:rsidRPr="00F44CA0">
        <w:tab/>
        <w:t xml:space="preserve">Walters, A. W. </w:t>
      </w:r>
      <w:r w:rsidRPr="00F44CA0">
        <w:rPr>
          <w:i/>
          <w:iCs/>
        </w:rPr>
        <w:t>et al.</w:t>
      </w:r>
      <w:r w:rsidRPr="00F44CA0">
        <w:t xml:space="preserve"> The microbiota influences the Drosophila melanogaster life history strategy. </w:t>
      </w:r>
      <w:r w:rsidRPr="00F44CA0">
        <w:rPr>
          <w:i/>
          <w:iCs/>
        </w:rPr>
        <w:t>Molecular Ecology</w:t>
      </w:r>
      <w:r w:rsidRPr="00F44CA0">
        <w:t xml:space="preserve"> </w:t>
      </w:r>
      <w:r w:rsidRPr="00F44CA0">
        <w:rPr>
          <w:b/>
          <w:bCs/>
        </w:rPr>
        <w:t>29</w:t>
      </w:r>
      <w:r w:rsidRPr="00F44CA0">
        <w:t>, 639–653 (2020).</w:t>
      </w:r>
    </w:p>
    <w:p w14:paraId="7E3C24B4" w14:textId="77777777" w:rsidR="00F44CA0" w:rsidRPr="00F44CA0" w:rsidRDefault="00F44CA0" w:rsidP="00F44CA0">
      <w:pPr>
        <w:pStyle w:val="Bibliography"/>
      </w:pPr>
      <w:r w:rsidRPr="00F44CA0">
        <w:t>14.</w:t>
      </w:r>
      <w:r w:rsidRPr="00F44CA0">
        <w:tab/>
        <w:t xml:space="preserve">Rosado, P. M. </w:t>
      </w:r>
      <w:r w:rsidRPr="00F44CA0">
        <w:rPr>
          <w:i/>
          <w:iCs/>
        </w:rPr>
        <w:t>et al.</w:t>
      </w:r>
      <w:r w:rsidRPr="00F44CA0">
        <w:t xml:space="preserve"> Marine probiotics: increasing coral resistance to bleaching through microbiome manipulation. </w:t>
      </w:r>
      <w:r w:rsidRPr="00F44CA0">
        <w:rPr>
          <w:i/>
          <w:iCs/>
        </w:rPr>
        <w:t>ISME J</w:t>
      </w:r>
      <w:r w:rsidRPr="00F44CA0">
        <w:t xml:space="preserve"> </w:t>
      </w:r>
      <w:r w:rsidRPr="00F44CA0">
        <w:rPr>
          <w:b/>
          <w:bCs/>
        </w:rPr>
        <w:t>13</w:t>
      </w:r>
      <w:r w:rsidRPr="00F44CA0">
        <w:t>, 921–936 (2019).</w:t>
      </w:r>
    </w:p>
    <w:p w14:paraId="6458FB75" w14:textId="77777777" w:rsidR="00F44CA0" w:rsidRPr="00F44CA0" w:rsidRDefault="00F44CA0" w:rsidP="00F44CA0">
      <w:pPr>
        <w:pStyle w:val="Bibliography"/>
      </w:pPr>
      <w:r w:rsidRPr="00F44CA0">
        <w:t>15.</w:t>
      </w:r>
      <w:r w:rsidRPr="00F44CA0">
        <w:tab/>
        <w:t>Hoeksema, B. W. &amp; Cairns, S. World list of Scleractinia. https://www.marinespecies.org/scleractinia/.</w:t>
      </w:r>
    </w:p>
    <w:p w14:paraId="44B3B143" w14:textId="77777777" w:rsidR="00F44CA0" w:rsidRPr="00F44CA0" w:rsidRDefault="00F44CA0" w:rsidP="00F44CA0">
      <w:pPr>
        <w:pStyle w:val="Bibliography"/>
      </w:pPr>
      <w:r w:rsidRPr="00F44CA0">
        <w:t>16.</w:t>
      </w:r>
      <w:r w:rsidRPr="00F44CA0">
        <w:tab/>
        <w:t xml:space="preserve">Pollock, F. J. </w:t>
      </w:r>
      <w:r w:rsidRPr="00F44CA0">
        <w:rPr>
          <w:i/>
          <w:iCs/>
        </w:rPr>
        <w:t>et al.</w:t>
      </w:r>
      <w:r w:rsidRPr="00F44CA0">
        <w:t xml:space="preserve"> Coral-associated bacteria demonstrate </w:t>
      </w:r>
      <w:proofErr w:type="spellStart"/>
      <w:r w:rsidRPr="00F44CA0">
        <w:t>phylosymbiosis</w:t>
      </w:r>
      <w:proofErr w:type="spellEnd"/>
      <w:r w:rsidRPr="00F44CA0">
        <w:t xml:space="preserve"> and </w:t>
      </w:r>
      <w:proofErr w:type="spellStart"/>
      <w:r w:rsidRPr="00F44CA0">
        <w:t>cophylogeny</w:t>
      </w:r>
      <w:proofErr w:type="spellEnd"/>
      <w:r w:rsidRPr="00F44CA0">
        <w:t xml:space="preserve">. </w:t>
      </w:r>
      <w:r w:rsidRPr="00F44CA0">
        <w:rPr>
          <w:i/>
          <w:iCs/>
        </w:rPr>
        <w:t>Nature Communications</w:t>
      </w:r>
      <w:r w:rsidRPr="00F44CA0">
        <w:t xml:space="preserve"> </w:t>
      </w:r>
      <w:r w:rsidRPr="00F44CA0">
        <w:rPr>
          <w:b/>
          <w:bCs/>
        </w:rPr>
        <w:t>9</w:t>
      </w:r>
      <w:r w:rsidRPr="00F44CA0">
        <w:t>, 1–13 (2018).</w:t>
      </w:r>
    </w:p>
    <w:p w14:paraId="3CA4378C" w14:textId="77777777" w:rsidR="00F44CA0" w:rsidRPr="00F44CA0" w:rsidRDefault="00F44CA0" w:rsidP="00F44CA0">
      <w:pPr>
        <w:pStyle w:val="Bibliography"/>
      </w:pPr>
      <w:r w:rsidRPr="00F44CA0">
        <w:t>17.</w:t>
      </w:r>
      <w:r w:rsidRPr="00F44CA0">
        <w:tab/>
        <w:t xml:space="preserve">Huggett, M. J. &amp; </w:t>
      </w:r>
      <w:proofErr w:type="spellStart"/>
      <w:r w:rsidRPr="00F44CA0">
        <w:t>Apprill</w:t>
      </w:r>
      <w:proofErr w:type="spellEnd"/>
      <w:r w:rsidRPr="00F44CA0">
        <w:t xml:space="preserve">, A. Coral microbiome database: Integration of sequences reveals high diversity and relatedness of coral-associated microbes. </w:t>
      </w:r>
      <w:r w:rsidRPr="00F44CA0">
        <w:rPr>
          <w:i/>
          <w:iCs/>
        </w:rPr>
        <w:t>Environmental Microbiology Reports</w:t>
      </w:r>
      <w:r w:rsidRPr="00F44CA0">
        <w:t xml:space="preserve"> </w:t>
      </w:r>
      <w:r w:rsidRPr="00F44CA0">
        <w:rPr>
          <w:b/>
          <w:bCs/>
        </w:rPr>
        <w:t>11</w:t>
      </w:r>
      <w:r w:rsidRPr="00F44CA0">
        <w:t>, 372–385 (2019).</w:t>
      </w:r>
    </w:p>
    <w:p w14:paraId="02F3D865" w14:textId="77777777" w:rsidR="00F44CA0" w:rsidRPr="00F44CA0" w:rsidRDefault="00F44CA0" w:rsidP="00F44CA0">
      <w:pPr>
        <w:pStyle w:val="Bibliography"/>
      </w:pPr>
      <w:r w:rsidRPr="00F44CA0">
        <w:t>18.</w:t>
      </w:r>
      <w:r w:rsidRPr="00F44CA0">
        <w:tab/>
        <w:t xml:space="preserve">Dunphy, C. M., </w:t>
      </w:r>
      <w:proofErr w:type="spellStart"/>
      <w:r w:rsidRPr="00F44CA0">
        <w:t>Gouhier</w:t>
      </w:r>
      <w:proofErr w:type="spellEnd"/>
      <w:r w:rsidRPr="00F44CA0">
        <w:t xml:space="preserve">, T. C., Chu, N. D. &amp; Vollmer, S. V. Structure and stability of the coral microbiome in space and time. </w:t>
      </w:r>
      <w:r w:rsidRPr="00F44CA0">
        <w:rPr>
          <w:i/>
          <w:iCs/>
        </w:rPr>
        <w:t>Sci Rep</w:t>
      </w:r>
      <w:r w:rsidRPr="00F44CA0">
        <w:t xml:space="preserve"> </w:t>
      </w:r>
      <w:r w:rsidRPr="00F44CA0">
        <w:rPr>
          <w:b/>
          <w:bCs/>
        </w:rPr>
        <w:t>9</w:t>
      </w:r>
      <w:r w:rsidRPr="00F44CA0">
        <w:t>, 6785 (2019).</w:t>
      </w:r>
    </w:p>
    <w:p w14:paraId="5FC148B2" w14:textId="77777777" w:rsidR="00F44CA0" w:rsidRPr="00F44CA0" w:rsidRDefault="00F44CA0" w:rsidP="00F44CA0">
      <w:pPr>
        <w:pStyle w:val="Bibliography"/>
      </w:pPr>
      <w:r w:rsidRPr="00F44CA0">
        <w:t>19.</w:t>
      </w:r>
      <w:r w:rsidRPr="00F44CA0">
        <w:tab/>
        <w:t xml:space="preserve">Moberg, F. &amp; Folke, C. Ecological goods and services of coral reef ecosystems. </w:t>
      </w:r>
      <w:r w:rsidRPr="00F44CA0">
        <w:rPr>
          <w:i/>
          <w:iCs/>
        </w:rPr>
        <w:t>Ecological Economics</w:t>
      </w:r>
      <w:r w:rsidRPr="00F44CA0">
        <w:t xml:space="preserve"> </w:t>
      </w:r>
      <w:r w:rsidRPr="00F44CA0">
        <w:rPr>
          <w:b/>
          <w:bCs/>
        </w:rPr>
        <w:t>29</w:t>
      </w:r>
      <w:r w:rsidRPr="00F44CA0">
        <w:t>, 215–233 (1999).</w:t>
      </w:r>
    </w:p>
    <w:p w14:paraId="150EC2BD" w14:textId="77777777" w:rsidR="00F44CA0" w:rsidRPr="00F44CA0" w:rsidRDefault="00F44CA0" w:rsidP="00F44CA0">
      <w:pPr>
        <w:pStyle w:val="Bibliography"/>
      </w:pPr>
      <w:r w:rsidRPr="00F44CA0">
        <w:t>20.</w:t>
      </w:r>
      <w:r w:rsidRPr="00F44CA0">
        <w:tab/>
      </w:r>
      <w:proofErr w:type="spellStart"/>
      <w:r w:rsidRPr="00F44CA0">
        <w:t>Berkelmans</w:t>
      </w:r>
      <w:proofErr w:type="spellEnd"/>
      <w:r w:rsidRPr="00F44CA0">
        <w:t xml:space="preserve">, R. &amp; van </w:t>
      </w:r>
      <w:proofErr w:type="spellStart"/>
      <w:r w:rsidRPr="00F44CA0">
        <w:t>Oppen</w:t>
      </w:r>
      <w:proofErr w:type="spellEnd"/>
      <w:r w:rsidRPr="00F44CA0">
        <w:t xml:space="preserve">, M. J. H. The role of zooxanthellae in the thermal tolerance of corals: a ‘nugget of hope’ for coral reefs in an era of climate change. </w:t>
      </w:r>
      <w:r w:rsidRPr="00F44CA0">
        <w:rPr>
          <w:i/>
          <w:iCs/>
        </w:rPr>
        <w:t>Proceedings of the Royal Society B: Biological Sciences</w:t>
      </w:r>
      <w:r w:rsidRPr="00F44CA0">
        <w:t xml:space="preserve"> </w:t>
      </w:r>
      <w:r w:rsidRPr="00F44CA0">
        <w:rPr>
          <w:b/>
          <w:bCs/>
        </w:rPr>
        <w:t>273</w:t>
      </w:r>
      <w:r w:rsidRPr="00F44CA0">
        <w:t>, 2305–2312 (2006).</w:t>
      </w:r>
    </w:p>
    <w:p w14:paraId="7251909E" w14:textId="77777777" w:rsidR="00F44CA0" w:rsidRPr="00F44CA0" w:rsidRDefault="00F44CA0" w:rsidP="00F44CA0">
      <w:pPr>
        <w:pStyle w:val="Bibliography"/>
      </w:pPr>
      <w:r w:rsidRPr="00F44CA0">
        <w:t>21.</w:t>
      </w:r>
      <w:r w:rsidRPr="00F44CA0">
        <w:tab/>
        <w:t xml:space="preserve">Silverstein, R. N., Cunning, R. &amp; Baker, A. C. Tenacious D: </w:t>
      </w:r>
      <w:proofErr w:type="spellStart"/>
      <w:r w:rsidRPr="00F44CA0">
        <w:t>Symbiodinium</w:t>
      </w:r>
      <w:proofErr w:type="spellEnd"/>
      <w:r w:rsidRPr="00F44CA0">
        <w:t xml:space="preserve"> in clade D remain in reef corals at both high and low temperature extremes despite impairment. </w:t>
      </w:r>
      <w:r w:rsidRPr="00F44CA0">
        <w:rPr>
          <w:i/>
          <w:iCs/>
        </w:rPr>
        <w:t>Journal of Experimental Biology</w:t>
      </w:r>
      <w:r w:rsidRPr="00F44CA0">
        <w:t xml:space="preserve"> </w:t>
      </w:r>
      <w:r w:rsidRPr="00F44CA0">
        <w:rPr>
          <w:b/>
          <w:bCs/>
        </w:rPr>
        <w:t>220</w:t>
      </w:r>
      <w:r w:rsidRPr="00F44CA0">
        <w:t>, 1192–1196 (2017).</w:t>
      </w:r>
    </w:p>
    <w:p w14:paraId="3E25F3EF" w14:textId="77777777" w:rsidR="00F44CA0" w:rsidRPr="00F44CA0" w:rsidRDefault="00F44CA0" w:rsidP="00F44CA0">
      <w:pPr>
        <w:pStyle w:val="Bibliography"/>
      </w:pPr>
      <w:r w:rsidRPr="00F44CA0">
        <w:lastRenderedPageBreak/>
        <w:t>22.</w:t>
      </w:r>
      <w:r w:rsidRPr="00F44CA0">
        <w:tab/>
        <w:t xml:space="preserve">Hartmann, A. C., Baird, A. H., Knowlton, N. &amp; Huang, D. The Paradox of Environmental Symbiont Acquisition in Obligate Mutualisms. </w:t>
      </w:r>
      <w:r w:rsidRPr="00F44CA0">
        <w:rPr>
          <w:i/>
          <w:iCs/>
        </w:rPr>
        <w:t>Current Biology</w:t>
      </w:r>
      <w:r w:rsidRPr="00F44CA0">
        <w:t xml:space="preserve"> </w:t>
      </w:r>
      <w:r w:rsidRPr="00F44CA0">
        <w:rPr>
          <w:b/>
          <w:bCs/>
        </w:rPr>
        <w:t>27</w:t>
      </w:r>
      <w:r w:rsidRPr="00F44CA0">
        <w:t>, 3711-3716.e3 (2017).</w:t>
      </w:r>
    </w:p>
    <w:p w14:paraId="510BFF73" w14:textId="77777777" w:rsidR="00F44CA0" w:rsidRPr="00F44CA0" w:rsidRDefault="00F44CA0" w:rsidP="00F44CA0">
      <w:pPr>
        <w:pStyle w:val="Bibliography"/>
      </w:pPr>
      <w:r w:rsidRPr="00F44CA0">
        <w:t>23.</w:t>
      </w:r>
      <w:r w:rsidRPr="00F44CA0">
        <w:tab/>
      </w:r>
      <w:proofErr w:type="spellStart"/>
      <w:r w:rsidRPr="00F44CA0">
        <w:t>Bonacolta</w:t>
      </w:r>
      <w:proofErr w:type="spellEnd"/>
      <w:r w:rsidRPr="00F44CA0">
        <w:t xml:space="preserve">, A. M. </w:t>
      </w:r>
      <w:r w:rsidRPr="00F44CA0">
        <w:rPr>
          <w:i/>
          <w:iCs/>
        </w:rPr>
        <w:t>et al.</w:t>
      </w:r>
      <w:r w:rsidRPr="00F44CA0">
        <w:t xml:space="preserve"> Beyond the Symbiodiniaceae: diversity and role of </w:t>
      </w:r>
      <w:proofErr w:type="spellStart"/>
      <w:r w:rsidRPr="00F44CA0">
        <w:t>microeukaryotic</w:t>
      </w:r>
      <w:proofErr w:type="spellEnd"/>
      <w:r w:rsidRPr="00F44CA0">
        <w:t xml:space="preserve"> coral symbionts. </w:t>
      </w:r>
      <w:r w:rsidRPr="00F44CA0">
        <w:rPr>
          <w:i/>
          <w:iCs/>
        </w:rPr>
        <w:t>Coral Reefs</w:t>
      </w:r>
      <w:r w:rsidRPr="00F44CA0">
        <w:t xml:space="preserve"> </w:t>
      </w:r>
      <w:r w:rsidRPr="00F44CA0">
        <w:rPr>
          <w:b/>
          <w:bCs/>
        </w:rPr>
        <w:t>42</w:t>
      </w:r>
      <w:r w:rsidRPr="00F44CA0">
        <w:t>, 567–577 (2023).</w:t>
      </w:r>
    </w:p>
    <w:p w14:paraId="5453C0A2" w14:textId="77777777" w:rsidR="00F44CA0" w:rsidRPr="00F44CA0" w:rsidRDefault="00F44CA0" w:rsidP="00F44CA0">
      <w:pPr>
        <w:pStyle w:val="Bibliography"/>
      </w:pPr>
      <w:r w:rsidRPr="00F44CA0">
        <w:t>24.</w:t>
      </w:r>
      <w:r w:rsidRPr="00F44CA0">
        <w:tab/>
        <w:t xml:space="preserve">van de Water, J. A. J. M. </w:t>
      </w:r>
      <w:r w:rsidRPr="00F44CA0">
        <w:rPr>
          <w:i/>
          <w:iCs/>
        </w:rPr>
        <w:t>et al.</w:t>
      </w:r>
      <w:r w:rsidRPr="00F44CA0">
        <w:t xml:space="preserve"> Antimicrobial and stress responses to increased temperature and bacterial pathogen challenge in the holobiont of a reef-building coral. </w:t>
      </w:r>
      <w:r w:rsidRPr="00F44CA0">
        <w:rPr>
          <w:i/>
          <w:iCs/>
        </w:rPr>
        <w:t>Molecular Ecology</w:t>
      </w:r>
      <w:r w:rsidRPr="00F44CA0">
        <w:t xml:space="preserve"> </w:t>
      </w:r>
      <w:r w:rsidRPr="00F44CA0">
        <w:rPr>
          <w:b/>
          <w:bCs/>
        </w:rPr>
        <w:t>27</w:t>
      </w:r>
      <w:r w:rsidRPr="00F44CA0">
        <w:t>, 1065–1080 (2018).</w:t>
      </w:r>
    </w:p>
    <w:p w14:paraId="2C11E93C" w14:textId="77777777" w:rsidR="00F44CA0" w:rsidRPr="00F44CA0" w:rsidRDefault="00F44CA0" w:rsidP="00F44CA0">
      <w:pPr>
        <w:pStyle w:val="Bibliography"/>
      </w:pPr>
      <w:r w:rsidRPr="00F44CA0">
        <w:t>25.</w:t>
      </w:r>
      <w:r w:rsidRPr="00F44CA0">
        <w:tab/>
        <w:t xml:space="preserve">Welsh, R. M. </w:t>
      </w:r>
      <w:r w:rsidRPr="00F44CA0">
        <w:rPr>
          <w:i/>
          <w:iCs/>
        </w:rPr>
        <w:t>et al.</w:t>
      </w:r>
      <w:r w:rsidRPr="00F44CA0">
        <w:t xml:space="preserve"> Bacterial predation in a marine host-associated microbiome. </w:t>
      </w:r>
      <w:r w:rsidRPr="00F44CA0">
        <w:rPr>
          <w:i/>
          <w:iCs/>
        </w:rPr>
        <w:t>ISME J</w:t>
      </w:r>
      <w:r w:rsidRPr="00F44CA0">
        <w:t xml:space="preserve"> </w:t>
      </w:r>
      <w:r w:rsidRPr="00F44CA0">
        <w:rPr>
          <w:b/>
          <w:bCs/>
        </w:rPr>
        <w:t>10</w:t>
      </w:r>
      <w:r w:rsidRPr="00F44CA0">
        <w:t>, 1540–1544 (2016).</w:t>
      </w:r>
    </w:p>
    <w:p w14:paraId="462D693B" w14:textId="77777777" w:rsidR="00F44CA0" w:rsidRPr="00F44CA0" w:rsidRDefault="00F44CA0" w:rsidP="00F44CA0">
      <w:pPr>
        <w:pStyle w:val="Bibliography"/>
      </w:pPr>
      <w:r w:rsidRPr="00F44CA0">
        <w:t>26.</w:t>
      </w:r>
      <w:r w:rsidRPr="00F44CA0">
        <w:tab/>
        <w:t xml:space="preserve">Li, J., </w:t>
      </w:r>
      <w:proofErr w:type="spellStart"/>
      <w:r w:rsidRPr="00F44CA0">
        <w:t>Kuang</w:t>
      </w:r>
      <w:proofErr w:type="spellEnd"/>
      <w:r w:rsidRPr="00F44CA0">
        <w:t xml:space="preserve">, W., Long, L. &amp; Zhang, S. Production of quorum-sensing signals by bacteria in the coral mucus layer. </w:t>
      </w:r>
      <w:r w:rsidRPr="00F44CA0">
        <w:rPr>
          <w:i/>
          <w:iCs/>
        </w:rPr>
        <w:t>Coral Reefs</w:t>
      </w:r>
      <w:r w:rsidRPr="00F44CA0">
        <w:t xml:space="preserve"> </w:t>
      </w:r>
      <w:r w:rsidRPr="00F44CA0">
        <w:rPr>
          <w:b/>
          <w:bCs/>
        </w:rPr>
        <w:t>36</w:t>
      </w:r>
      <w:r w:rsidRPr="00F44CA0">
        <w:t>, 1235–1241 (2017).</w:t>
      </w:r>
    </w:p>
    <w:p w14:paraId="572ACC62" w14:textId="77777777" w:rsidR="00F44CA0" w:rsidRPr="00F44CA0" w:rsidRDefault="00F44CA0" w:rsidP="00F44CA0">
      <w:pPr>
        <w:pStyle w:val="Bibliography"/>
      </w:pPr>
      <w:r w:rsidRPr="00F44CA0">
        <w:t>27.</w:t>
      </w:r>
      <w:r w:rsidRPr="00F44CA0">
        <w:tab/>
        <w:t xml:space="preserve">Casey, J. M., Ainsworth, T. D., </w:t>
      </w:r>
      <w:proofErr w:type="spellStart"/>
      <w:r w:rsidRPr="00F44CA0">
        <w:t>Choat</w:t>
      </w:r>
      <w:proofErr w:type="spellEnd"/>
      <w:r w:rsidRPr="00F44CA0">
        <w:t xml:space="preserve">, J. H. &amp; Connolly, S. R. Farming </w:t>
      </w:r>
      <w:proofErr w:type="spellStart"/>
      <w:r w:rsidRPr="00F44CA0">
        <w:t>behaviour</w:t>
      </w:r>
      <w:proofErr w:type="spellEnd"/>
      <w:r w:rsidRPr="00F44CA0">
        <w:t xml:space="preserve"> of reef fishes increases the prevalence of coral disease associated microbes and black band disease. </w:t>
      </w:r>
      <w:r w:rsidRPr="00F44CA0">
        <w:rPr>
          <w:i/>
          <w:iCs/>
        </w:rPr>
        <w:t>Proceedings of the Royal Society B: Biological Sciences</w:t>
      </w:r>
      <w:r w:rsidRPr="00F44CA0">
        <w:t xml:space="preserve"> </w:t>
      </w:r>
      <w:r w:rsidRPr="00F44CA0">
        <w:rPr>
          <w:b/>
          <w:bCs/>
        </w:rPr>
        <w:t>281</w:t>
      </w:r>
      <w:r w:rsidRPr="00F44CA0">
        <w:t>, 20141032 (2014).</w:t>
      </w:r>
    </w:p>
    <w:p w14:paraId="1FEF9E2D" w14:textId="77777777" w:rsidR="00F44CA0" w:rsidRPr="00F44CA0" w:rsidRDefault="00F44CA0" w:rsidP="00F44CA0">
      <w:pPr>
        <w:pStyle w:val="Bibliography"/>
      </w:pPr>
      <w:r w:rsidRPr="00F44CA0">
        <w:t>28.</w:t>
      </w:r>
      <w:r w:rsidRPr="00F44CA0">
        <w:tab/>
        <w:t xml:space="preserve">Rosales, S. M. </w:t>
      </w:r>
      <w:r w:rsidRPr="00F44CA0">
        <w:rPr>
          <w:i/>
          <w:iCs/>
        </w:rPr>
        <w:t>et al.</w:t>
      </w:r>
      <w:r w:rsidRPr="00F44CA0">
        <w:t xml:space="preserve"> Microbiome differences in disease-resistant vs. susceptible Acropora corals subjected to disease challenge assays. </w:t>
      </w:r>
      <w:r w:rsidRPr="00F44CA0">
        <w:rPr>
          <w:i/>
          <w:iCs/>
        </w:rPr>
        <w:t>Sci Rep</w:t>
      </w:r>
      <w:r w:rsidRPr="00F44CA0">
        <w:t xml:space="preserve"> </w:t>
      </w:r>
      <w:r w:rsidRPr="00F44CA0">
        <w:rPr>
          <w:b/>
          <w:bCs/>
        </w:rPr>
        <w:t>9</w:t>
      </w:r>
      <w:r w:rsidRPr="00F44CA0">
        <w:t>, 18279 (2019).</w:t>
      </w:r>
    </w:p>
    <w:p w14:paraId="4693DE44" w14:textId="77777777" w:rsidR="00F44CA0" w:rsidRPr="00F44CA0" w:rsidRDefault="00F44CA0" w:rsidP="00F44CA0">
      <w:pPr>
        <w:pStyle w:val="Bibliography"/>
      </w:pPr>
      <w:r w:rsidRPr="00F44CA0">
        <w:t>29.</w:t>
      </w:r>
      <w:r w:rsidRPr="00F44CA0">
        <w:tab/>
        <w:t xml:space="preserve">Caldwell, J. M. </w:t>
      </w:r>
      <w:r w:rsidRPr="00F44CA0">
        <w:rPr>
          <w:i/>
          <w:iCs/>
        </w:rPr>
        <w:t>et al.</w:t>
      </w:r>
      <w:r w:rsidRPr="00F44CA0">
        <w:t xml:space="preserve"> </w:t>
      </w:r>
      <w:proofErr w:type="spellStart"/>
      <w:r w:rsidRPr="00F44CA0">
        <w:t>Hawaiʻi</w:t>
      </w:r>
      <w:proofErr w:type="spellEnd"/>
      <w:r w:rsidRPr="00F44CA0">
        <w:t xml:space="preserve"> Coral Disease database (HICORDIS): species-specific coral health data from across the Hawaiian archipelago. </w:t>
      </w:r>
      <w:r w:rsidRPr="00F44CA0">
        <w:rPr>
          <w:i/>
          <w:iCs/>
        </w:rPr>
        <w:t>Data in Brief</w:t>
      </w:r>
      <w:r w:rsidRPr="00F44CA0">
        <w:t xml:space="preserve"> </w:t>
      </w:r>
      <w:r w:rsidRPr="00F44CA0">
        <w:rPr>
          <w:b/>
          <w:bCs/>
        </w:rPr>
        <w:t>8</w:t>
      </w:r>
      <w:r w:rsidRPr="00F44CA0">
        <w:t>, 1054–1058 (2016).</w:t>
      </w:r>
    </w:p>
    <w:p w14:paraId="31C2C034" w14:textId="77777777" w:rsidR="00F44CA0" w:rsidRPr="00F44CA0" w:rsidRDefault="00F44CA0" w:rsidP="00F44CA0">
      <w:pPr>
        <w:pStyle w:val="Bibliography"/>
      </w:pPr>
      <w:r w:rsidRPr="00F44CA0">
        <w:t>30.</w:t>
      </w:r>
      <w:r w:rsidRPr="00F44CA0">
        <w:tab/>
      </w:r>
      <w:proofErr w:type="spellStart"/>
      <w:r w:rsidRPr="00F44CA0">
        <w:t>Madin</w:t>
      </w:r>
      <w:proofErr w:type="spellEnd"/>
      <w:r w:rsidRPr="00F44CA0">
        <w:t xml:space="preserve">, J. S. </w:t>
      </w:r>
      <w:r w:rsidRPr="00F44CA0">
        <w:rPr>
          <w:i/>
          <w:iCs/>
        </w:rPr>
        <w:t>et al.</w:t>
      </w:r>
      <w:r w:rsidRPr="00F44CA0">
        <w:t xml:space="preserve"> The Coral Trait Database, a curated database of trait information for coral species from the global oceans. </w:t>
      </w:r>
      <w:r w:rsidRPr="00F44CA0">
        <w:rPr>
          <w:i/>
          <w:iCs/>
        </w:rPr>
        <w:t>Sci Data</w:t>
      </w:r>
      <w:r w:rsidRPr="00F44CA0">
        <w:t xml:space="preserve"> </w:t>
      </w:r>
      <w:r w:rsidRPr="00F44CA0">
        <w:rPr>
          <w:b/>
          <w:bCs/>
        </w:rPr>
        <w:t>3</w:t>
      </w:r>
      <w:r w:rsidRPr="00F44CA0">
        <w:t>, 160017 (2016).</w:t>
      </w:r>
    </w:p>
    <w:p w14:paraId="17545B24" w14:textId="77777777" w:rsidR="00F44CA0" w:rsidRPr="00F44CA0" w:rsidRDefault="00F44CA0" w:rsidP="00F44CA0">
      <w:pPr>
        <w:pStyle w:val="Bibliography"/>
      </w:pPr>
      <w:r w:rsidRPr="00F44CA0">
        <w:t>31.</w:t>
      </w:r>
      <w:r w:rsidRPr="00F44CA0">
        <w:tab/>
        <w:t xml:space="preserve">Huang, D. &amp; Roy, K. The future of evolutionary diversity in reef corals. </w:t>
      </w:r>
      <w:r w:rsidRPr="00F44CA0">
        <w:rPr>
          <w:i/>
          <w:iCs/>
        </w:rPr>
        <w:t>Philosophical Transactions of the Royal Society B: Biological Sciences</w:t>
      </w:r>
      <w:r w:rsidRPr="00F44CA0">
        <w:t xml:space="preserve"> </w:t>
      </w:r>
      <w:r w:rsidRPr="00F44CA0">
        <w:rPr>
          <w:b/>
          <w:bCs/>
        </w:rPr>
        <w:t>370</w:t>
      </w:r>
      <w:r w:rsidRPr="00F44CA0">
        <w:t>, 20140010 (2015).</w:t>
      </w:r>
    </w:p>
    <w:p w14:paraId="1A393C29" w14:textId="77777777" w:rsidR="00F44CA0" w:rsidRPr="00F44CA0" w:rsidRDefault="00F44CA0" w:rsidP="00F44CA0">
      <w:pPr>
        <w:pStyle w:val="Bibliography"/>
      </w:pPr>
      <w:r w:rsidRPr="00F44CA0">
        <w:lastRenderedPageBreak/>
        <w:t>32.</w:t>
      </w:r>
      <w:r w:rsidRPr="00F44CA0">
        <w:tab/>
        <w:t xml:space="preserve">Wada, N. </w:t>
      </w:r>
      <w:r w:rsidRPr="00F44CA0">
        <w:rPr>
          <w:i/>
          <w:iCs/>
        </w:rPr>
        <w:t>et al.</w:t>
      </w:r>
      <w:r w:rsidRPr="00F44CA0">
        <w:t xml:space="preserve"> High-resolution spatial and genomic characterization of coral-associated microbial aggregates in the coral </w:t>
      </w:r>
      <w:proofErr w:type="spellStart"/>
      <w:r w:rsidRPr="00F44CA0">
        <w:t>Stylophora</w:t>
      </w:r>
      <w:proofErr w:type="spellEnd"/>
      <w:r w:rsidRPr="00F44CA0">
        <w:t xml:space="preserve"> </w:t>
      </w:r>
      <w:proofErr w:type="spellStart"/>
      <w:r w:rsidRPr="00F44CA0">
        <w:t>pistillata</w:t>
      </w:r>
      <w:proofErr w:type="spellEnd"/>
      <w:r w:rsidRPr="00F44CA0">
        <w:t xml:space="preserve">. </w:t>
      </w:r>
      <w:r w:rsidRPr="00F44CA0">
        <w:rPr>
          <w:i/>
          <w:iCs/>
        </w:rPr>
        <w:t>Science Advances</w:t>
      </w:r>
      <w:r w:rsidRPr="00F44CA0">
        <w:t xml:space="preserve"> </w:t>
      </w:r>
      <w:r w:rsidRPr="00F44CA0">
        <w:rPr>
          <w:b/>
          <w:bCs/>
        </w:rPr>
        <w:t>8</w:t>
      </w:r>
      <w:r w:rsidRPr="00F44CA0">
        <w:t>, eabo2431 (2022).</w:t>
      </w:r>
    </w:p>
    <w:p w14:paraId="20C5C0B2" w14:textId="77777777" w:rsidR="00F44CA0" w:rsidRPr="00F44CA0" w:rsidRDefault="00F44CA0" w:rsidP="00F44CA0">
      <w:pPr>
        <w:pStyle w:val="Bibliography"/>
      </w:pPr>
      <w:r w:rsidRPr="00F44CA0">
        <w:t>33.</w:t>
      </w:r>
      <w:r w:rsidRPr="00F44CA0">
        <w:tab/>
      </w:r>
      <w:proofErr w:type="spellStart"/>
      <w:r w:rsidRPr="00F44CA0">
        <w:t>Bourne</w:t>
      </w:r>
      <w:proofErr w:type="spellEnd"/>
      <w:r w:rsidRPr="00F44CA0">
        <w:t xml:space="preserve">, D., Iida, Y., </w:t>
      </w:r>
      <w:proofErr w:type="spellStart"/>
      <w:r w:rsidRPr="00F44CA0">
        <w:t>Uthicke</w:t>
      </w:r>
      <w:proofErr w:type="spellEnd"/>
      <w:r w:rsidRPr="00F44CA0">
        <w:t>, S. &amp; Smith-</w:t>
      </w:r>
      <w:proofErr w:type="spellStart"/>
      <w:r w:rsidRPr="00F44CA0">
        <w:t>Keune</w:t>
      </w:r>
      <w:proofErr w:type="spellEnd"/>
      <w:r w:rsidRPr="00F44CA0">
        <w:t xml:space="preserve">, C. Changes in coral-associated microbial communities during a bleaching event. </w:t>
      </w:r>
      <w:r w:rsidRPr="00F44CA0">
        <w:rPr>
          <w:i/>
          <w:iCs/>
        </w:rPr>
        <w:t>ISME J</w:t>
      </w:r>
      <w:r w:rsidRPr="00F44CA0">
        <w:t xml:space="preserve"> </w:t>
      </w:r>
      <w:r w:rsidRPr="00F44CA0">
        <w:rPr>
          <w:b/>
          <w:bCs/>
        </w:rPr>
        <w:t>2</w:t>
      </w:r>
      <w:r w:rsidRPr="00F44CA0">
        <w:t>, 350–363 (2008).</w:t>
      </w:r>
    </w:p>
    <w:p w14:paraId="5D7E314C" w14:textId="77777777" w:rsidR="00F44CA0" w:rsidRPr="00F44CA0" w:rsidRDefault="00F44CA0" w:rsidP="00F44CA0">
      <w:pPr>
        <w:pStyle w:val="Bibliography"/>
      </w:pPr>
      <w:r w:rsidRPr="00F44CA0">
        <w:t>34.</w:t>
      </w:r>
      <w:r w:rsidRPr="00F44CA0">
        <w:tab/>
      </w:r>
      <w:proofErr w:type="spellStart"/>
      <w:r w:rsidRPr="00F44CA0">
        <w:t>Pogoreutz</w:t>
      </w:r>
      <w:proofErr w:type="spellEnd"/>
      <w:r w:rsidRPr="00F44CA0">
        <w:t xml:space="preserve">, C. &amp; Ziegler, M. Frenemies on the reef? Resolving the coral-Endozoicomonas association. </w:t>
      </w:r>
      <w:r w:rsidRPr="00F44CA0">
        <w:rPr>
          <w:i/>
          <w:iCs/>
        </w:rPr>
        <w:t xml:space="preserve">Trends </w:t>
      </w:r>
      <w:proofErr w:type="spellStart"/>
      <w:r w:rsidRPr="00F44CA0">
        <w:rPr>
          <w:i/>
          <w:iCs/>
        </w:rPr>
        <w:t>Microbiol</w:t>
      </w:r>
      <w:proofErr w:type="spellEnd"/>
      <w:r w:rsidRPr="00F44CA0">
        <w:t xml:space="preserve"> </w:t>
      </w:r>
      <w:r w:rsidRPr="00F44CA0">
        <w:rPr>
          <w:b/>
          <w:bCs/>
        </w:rPr>
        <w:t>32</w:t>
      </w:r>
      <w:r w:rsidRPr="00F44CA0">
        <w:t>, 422–434 (2024).</w:t>
      </w:r>
    </w:p>
    <w:p w14:paraId="4D361922" w14:textId="77777777" w:rsidR="00F44CA0" w:rsidRPr="00F44CA0" w:rsidRDefault="00F44CA0" w:rsidP="00F44CA0">
      <w:pPr>
        <w:pStyle w:val="Bibliography"/>
      </w:pPr>
      <w:r w:rsidRPr="00F44CA0">
        <w:t>35.</w:t>
      </w:r>
      <w:r w:rsidRPr="00F44CA0">
        <w:tab/>
        <w:t xml:space="preserve">Neave, M. J., Michell, C. T., </w:t>
      </w:r>
      <w:proofErr w:type="spellStart"/>
      <w:r w:rsidRPr="00F44CA0">
        <w:t>Apprill</w:t>
      </w:r>
      <w:proofErr w:type="spellEnd"/>
      <w:r w:rsidRPr="00F44CA0">
        <w:t xml:space="preserve">, A. &amp; </w:t>
      </w:r>
      <w:proofErr w:type="spellStart"/>
      <w:r w:rsidRPr="00F44CA0">
        <w:t>Voolstra</w:t>
      </w:r>
      <w:proofErr w:type="spellEnd"/>
      <w:r w:rsidRPr="00F44CA0">
        <w:t xml:space="preserve">, C. R. Endozoicomonas genomes reveal functional adaptation and plasticity in bacterial strains symbiotically associated with diverse marine hosts. </w:t>
      </w:r>
      <w:r w:rsidRPr="00F44CA0">
        <w:rPr>
          <w:i/>
          <w:iCs/>
        </w:rPr>
        <w:t>Sci Rep</w:t>
      </w:r>
      <w:r w:rsidRPr="00F44CA0">
        <w:t xml:space="preserve"> </w:t>
      </w:r>
      <w:r w:rsidRPr="00F44CA0">
        <w:rPr>
          <w:b/>
          <w:bCs/>
        </w:rPr>
        <w:t>7</w:t>
      </w:r>
      <w:r w:rsidRPr="00F44CA0">
        <w:t>, 40579 (2017).</w:t>
      </w:r>
    </w:p>
    <w:p w14:paraId="2F6F161A" w14:textId="77777777" w:rsidR="00F44CA0" w:rsidRPr="00F44CA0" w:rsidRDefault="00F44CA0" w:rsidP="00F44CA0">
      <w:pPr>
        <w:pStyle w:val="Bibliography"/>
      </w:pPr>
      <w:r w:rsidRPr="00F44CA0">
        <w:t>36.</w:t>
      </w:r>
      <w:r w:rsidRPr="00F44CA0">
        <w:tab/>
        <w:t xml:space="preserve">Tandon, K. </w:t>
      </w:r>
      <w:r w:rsidRPr="00F44CA0">
        <w:rPr>
          <w:i/>
          <w:iCs/>
        </w:rPr>
        <w:t>et al.</w:t>
      </w:r>
      <w:r w:rsidRPr="00F44CA0">
        <w:t xml:space="preserve"> Comparative genomics: Dominant coral-bacterium Endozoicomonas </w:t>
      </w:r>
      <w:proofErr w:type="spellStart"/>
      <w:r w:rsidRPr="00F44CA0">
        <w:t>acroporae</w:t>
      </w:r>
      <w:proofErr w:type="spellEnd"/>
      <w:r w:rsidRPr="00F44CA0">
        <w:t xml:space="preserve"> metabolizes </w:t>
      </w:r>
      <w:proofErr w:type="spellStart"/>
      <w:r w:rsidRPr="00F44CA0">
        <w:t>dimethylsulfoniopropionate</w:t>
      </w:r>
      <w:proofErr w:type="spellEnd"/>
      <w:r w:rsidRPr="00F44CA0">
        <w:t xml:space="preserve"> (DMSP). </w:t>
      </w:r>
      <w:r w:rsidRPr="00F44CA0">
        <w:rPr>
          <w:i/>
          <w:iCs/>
        </w:rPr>
        <w:t>ISME J</w:t>
      </w:r>
      <w:r w:rsidRPr="00F44CA0">
        <w:t xml:space="preserve"> </w:t>
      </w:r>
      <w:r w:rsidRPr="00F44CA0">
        <w:rPr>
          <w:b/>
          <w:bCs/>
        </w:rPr>
        <w:t>14</w:t>
      </w:r>
      <w:r w:rsidRPr="00F44CA0">
        <w:t>, 1290–1303 (2020).</w:t>
      </w:r>
    </w:p>
    <w:p w14:paraId="53AFBABC" w14:textId="77777777" w:rsidR="00F44CA0" w:rsidRPr="00F44CA0" w:rsidRDefault="00F44CA0" w:rsidP="00F44CA0">
      <w:pPr>
        <w:pStyle w:val="Bibliography"/>
      </w:pPr>
      <w:r w:rsidRPr="00F44CA0">
        <w:t>37.</w:t>
      </w:r>
      <w:r w:rsidRPr="00F44CA0">
        <w:tab/>
      </w:r>
      <w:proofErr w:type="spellStart"/>
      <w:r w:rsidRPr="00F44CA0">
        <w:t>Ochsenkühn</w:t>
      </w:r>
      <w:proofErr w:type="spellEnd"/>
      <w:r w:rsidRPr="00F44CA0">
        <w:t xml:space="preserve">, M. A. </w:t>
      </w:r>
      <w:r w:rsidRPr="00F44CA0">
        <w:rPr>
          <w:i/>
          <w:iCs/>
        </w:rPr>
        <w:t>et al.</w:t>
      </w:r>
      <w:r w:rsidRPr="00F44CA0">
        <w:t xml:space="preserve"> Endozoicomonas provides corals with steroid hormones during thermal stress. 2023.09.19.558257 Preprint at https://doi.org/10.1101/2023.09.19.558257 (2023).</w:t>
      </w:r>
    </w:p>
    <w:p w14:paraId="179BAF97" w14:textId="77777777" w:rsidR="00F44CA0" w:rsidRPr="00F44CA0" w:rsidRDefault="00F44CA0" w:rsidP="00F44CA0">
      <w:pPr>
        <w:pStyle w:val="Bibliography"/>
      </w:pPr>
      <w:r w:rsidRPr="00F44CA0">
        <w:t>38.</w:t>
      </w:r>
      <w:r w:rsidRPr="00F44CA0">
        <w:tab/>
      </w:r>
      <w:proofErr w:type="spellStart"/>
      <w:r w:rsidRPr="00F44CA0">
        <w:t>Gignoux-Wolfsohn</w:t>
      </w:r>
      <w:proofErr w:type="spellEnd"/>
      <w:r w:rsidRPr="00F44CA0">
        <w:t xml:space="preserve">, S. A., Aronson, F. M. &amp; Vollmer, S. V. Complex interactions between potentially pathogenic, opportunistic, and resident bacteria emerge during infection on a reef-building coral. </w:t>
      </w:r>
      <w:r w:rsidRPr="00F44CA0">
        <w:rPr>
          <w:i/>
          <w:iCs/>
        </w:rPr>
        <w:t xml:space="preserve">FEMS </w:t>
      </w:r>
      <w:proofErr w:type="spellStart"/>
      <w:r w:rsidRPr="00F44CA0">
        <w:rPr>
          <w:i/>
          <w:iCs/>
        </w:rPr>
        <w:t>Microbiol</w:t>
      </w:r>
      <w:proofErr w:type="spellEnd"/>
      <w:r w:rsidRPr="00F44CA0">
        <w:rPr>
          <w:i/>
          <w:iCs/>
        </w:rPr>
        <w:t xml:space="preserve"> </w:t>
      </w:r>
      <w:proofErr w:type="spellStart"/>
      <w:r w:rsidRPr="00F44CA0">
        <w:rPr>
          <w:i/>
          <w:iCs/>
        </w:rPr>
        <w:t>Ecol</w:t>
      </w:r>
      <w:proofErr w:type="spellEnd"/>
      <w:r w:rsidRPr="00F44CA0">
        <w:t xml:space="preserve"> </w:t>
      </w:r>
      <w:r w:rsidRPr="00F44CA0">
        <w:rPr>
          <w:b/>
          <w:bCs/>
        </w:rPr>
        <w:t>93</w:t>
      </w:r>
      <w:r w:rsidRPr="00F44CA0">
        <w:t>, (2017).</w:t>
      </w:r>
    </w:p>
    <w:p w14:paraId="4AABFFE8" w14:textId="77777777" w:rsidR="00F44CA0" w:rsidRPr="00F44CA0" w:rsidRDefault="00F44CA0" w:rsidP="00F44CA0">
      <w:pPr>
        <w:pStyle w:val="Bibliography"/>
      </w:pPr>
      <w:r w:rsidRPr="00F44CA0">
        <w:t>39.</w:t>
      </w:r>
      <w:r w:rsidRPr="00F44CA0">
        <w:tab/>
        <w:t xml:space="preserve">Meyer, J. L., Paul, V. J. &amp; </w:t>
      </w:r>
      <w:proofErr w:type="spellStart"/>
      <w:r w:rsidRPr="00F44CA0">
        <w:t>Teplitski</w:t>
      </w:r>
      <w:proofErr w:type="spellEnd"/>
      <w:r w:rsidRPr="00F44CA0">
        <w:t xml:space="preserve">, M. Community Shifts in the Surface Microbiomes of the Coral Porites </w:t>
      </w:r>
      <w:proofErr w:type="spellStart"/>
      <w:r w:rsidRPr="00F44CA0">
        <w:t>astreoides</w:t>
      </w:r>
      <w:proofErr w:type="spellEnd"/>
      <w:r w:rsidRPr="00F44CA0">
        <w:t xml:space="preserve"> with Unusual Lesions. </w:t>
      </w:r>
      <w:r w:rsidRPr="00F44CA0">
        <w:rPr>
          <w:i/>
          <w:iCs/>
        </w:rPr>
        <w:t>PLOS ONE</w:t>
      </w:r>
      <w:r w:rsidRPr="00F44CA0">
        <w:t xml:space="preserve"> </w:t>
      </w:r>
      <w:r w:rsidRPr="00F44CA0">
        <w:rPr>
          <w:b/>
          <w:bCs/>
        </w:rPr>
        <w:t>9</w:t>
      </w:r>
      <w:r w:rsidRPr="00F44CA0">
        <w:t>, e100316 (2014).</w:t>
      </w:r>
    </w:p>
    <w:p w14:paraId="43854F22" w14:textId="77777777" w:rsidR="00F44CA0" w:rsidRPr="00F44CA0" w:rsidRDefault="00F44CA0" w:rsidP="00F44CA0">
      <w:pPr>
        <w:pStyle w:val="Bibliography"/>
      </w:pPr>
      <w:r w:rsidRPr="00F44CA0">
        <w:t>40.</w:t>
      </w:r>
      <w:r w:rsidRPr="00F44CA0">
        <w:tab/>
        <w:t xml:space="preserve">Sabrina </w:t>
      </w:r>
      <w:proofErr w:type="spellStart"/>
      <w:r w:rsidRPr="00F44CA0">
        <w:t>Pankey</w:t>
      </w:r>
      <w:proofErr w:type="spellEnd"/>
      <w:r w:rsidRPr="00F44CA0">
        <w:t xml:space="preserve">, M. </w:t>
      </w:r>
      <w:r w:rsidRPr="00F44CA0">
        <w:rPr>
          <w:i/>
          <w:iCs/>
        </w:rPr>
        <w:t>et al.</w:t>
      </w:r>
      <w:r w:rsidRPr="00F44CA0">
        <w:t xml:space="preserve"> </w:t>
      </w:r>
      <w:proofErr w:type="spellStart"/>
      <w:r w:rsidRPr="00F44CA0">
        <w:t>Cophylogeny</w:t>
      </w:r>
      <w:proofErr w:type="spellEnd"/>
      <w:r w:rsidRPr="00F44CA0">
        <w:t xml:space="preserve"> and convergence shape holobiont evolution in sponge–microbe symbioses. </w:t>
      </w:r>
      <w:r w:rsidRPr="00F44CA0">
        <w:rPr>
          <w:i/>
          <w:iCs/>
        </w:rPr>
        <w:t xml:space="preserve">Nat </w:t>
      </w:r>
      <w:proofErr w:type="spellStart"/>
      <w:r w:rsidRPr="00F44CA0">
        <w:rPr>
          <w:i/>
          <w:iCs/>
        </w:rPr>
        <w:t>Ecol</w:t>
      </w:r>
      <w:proofErr w:type="spellEnd"/>
      <w:r w:rsidRPr="00F44CA0">
        <w:rPr>
          <w:i/>
          <w:iCs/>
        </w:rPr>
        <w:t xml:space="preserve"> </w:t>
      </w:r>
      <w:proofErr w:type="spellStart"/>
      <w:r w:rsidRPr="00F44CA0">
        <w:rPr>
          <w:i/>
          <w:iCs/>
        </w:rPr>
        <w:t>Evol</w:t>
      </w:r>
      <w:proofErr w:type="spellEnd"/>
      <w:r w:rsidRPr="00F44CA0">
        <w:t xml:space="preserve"> </w:t>
      </w:r>
      <w:r w:rsidRPr="00F44CA0">
        <w:rPr>
          <w:b/>
          <w:bCs/>
        </w:rPr>
        <w:t>6</w:t>
      </w:r>
      <w:r w:rsidRPr="00F44CA0">
        <w:t>, 750–762 (2022).</w:t>
      </w:r>
    </w:p>
    <w:p w14:paraId="6C399BBF" w14:textId="77777777" w:rsidR="00F44CA0" w:rsidRPr="00F44CA0" w:rsidRDefault="00F44CA0" w:rsidP="00F44CA0">
      <w:pPr>
        <w:pStyle w:val="Bibliography"/>
      </w:pPr>
      <w:r w:rsidRPr="00F44CA0">
        <w:t>41.</w:t>
      </w:r>
      <w:r w:rsidRPr="00F44CA0">
        <w:tab/>
        <w:t xml:space="preserve">Ganot, P. </w:t>
      </w:r>
      <w:r w:rsidRPr="00F44CA0">
        <w:rPr>
          <w:i/>
          <w:iCs/>
        </w:rPr>
        <w:t>et al.</w:t>
      </w:r>
      <w:r w:rsidRPr="00F44CA0">
        <w:t xml:space="preserve"> Structural molecular components of septate junctions in cnidarians point to the origin of epithelial junctions in eukaryotes. </w:t>
      </w:r>
      <w:r w:rsidRPr="00F44CA0">
        <w:rPr>
          <w:i/>
          <w:iCs/>
        </w:rPr>
        <w:t xml:space="preserve">Mol Biol </w:t>
      </w:r>
      <w:proofErr w:type="spellStart"/>
      <w:r w:rsidRPr="00F44CA0">
        <w:rPr>
          <w:i/>
          <w:iCs/>
        </w:rPr>
        <w:t>Evol</w:t>
      </w:r>
      <w:proofErr w:type="spellEnd"/>
      <w:r w:rsidRPr="00F44CA0">
        <w:t xml:space="preserve"> </w:t>
      </w:r>
      <w:r w:rsidRPr="00F44CA0">
        <w:rPr>
          <w:b/>
          <w:bCs/>
        </w:rPr>
        <w:t>32</w:t>
      </w:r>
      <w:r w:rsidRPr="00F44CA0">
        <w:t>, 44–62 (2015).</w:t>
      </w:r>
    </w:p>
    <w:p w14:paraId="7918EAC4" w14:textId="77777777" w:rsidR="00F44CA0" w:rsidRPr="00F44CA0" w:rsidRDefault="00F44CA0" w:rsidP="00F44CA0">
      <w:pPr>
        <w:pStyle w:val="Bibliography"/>
      </w:pPr>
      <w:r w:rsidRPr="00F44CA0">
        <w:lastRenderedPageBreak/>
        <w:t>42.</w:t>
      </w:r>
      <w:r w:rsidRPr="00F44CA0">
        <w:tab/>
        <w:t xml:space="preserve">Palmer, C. V., </w:t>
      </w:r>
      <w:proofErr w:type="spellStart"/>
      <w:r w:rsidRPr="00F44CA0">
        <w:t>Bythell</w:t>
      </w:r>
      <w:proofErr w:type="spellEnd"/>
      <w:r w:rsidRPr="00F44CA0">
        <w:t xml:space="preserve">, J. C. &amp; Willis, B. L. Levels of immunity parameters underpin bleaching and disease susceptibility of reef corals. </w:t>
      </w:r>
      <w:r w:rsidRPr="00F44CA0">
        <w:rPr>
          <w:i/>
          <w:iCs/>
        </w:rPr>
        <w:t>FASEB J</w:t>
      </w:r>
      <w:r w:rsidRPr="00F44CA0">
        <w:t xml:space="preserve"> </w:t>
      </w:r>
      <w:r w:rsidRPr="00F44CA0">
        <w:rPr>
          <w:b/>
          <w:bCs/>
        </w:rPr>
        <w:t>24</w:t>
      </w:r>
      <w:r w:rsidRPr="00F44CA0">
        <w:t>, 1935–1946 (2010).</w:t>
      </w:r>
    </w:p>
    <w:p w14:paraId="4BF34F1F" w14:textId="77777777" w:rsidR="00F44CA0" w:rsidRPr="00F44CA0" w:rsidRDefault="00F44CA0" w:rsidP="00F44CA0">
      <w:pPr>
        <w:pStyle w:val="Bibliography"/>
      </w:pPr>
      <w:r w:rsidRPr="00F44CA0">
        <w:t>43.</w:t>
      </w:r>
      <w:r w:rsidRPr="00F44CA0">
        <w:tab/>
        <w:t xml:space="preserve">Metcalf, C. J. E. &amp; </w:t>
      </w:r>
      <w:proofErr w:type="spellStart"/>
      <w:r w:rsidRPr="00F44CA0">
        <w:t>Koskella</w:t>
      </w:r>
      <w:proofErr w:type="spellEnd"/>
      <w:r w:rsidRPr="00F44CA0">
        <w:t xml:space="preserve">, B. Protective microbiomes can limit the evolution of host pathogen defense. </w:t>
      </w:r>
      <w:r w:rsidRPr="00F44CA0">
        <w:rPr>
          <w:i/>
          <w:iCs/>
        </w:rPr>
        <w:t>Evolution Letters</w:t>
      </w:r>
      <w:r w:rsidRPr="00F44CA0">
        <w:t xml:space="preserve"> </w:t>
      </w:r>
      <w:r w:rsidRPr="00F44CA0">
        <w:rPr>
          <w:b/>
          <w:bCs/>
        </w:rPr>
        <w:t>3</w:t>
      </w:r>
      <w:r w:rsidRPr="00F44CA0">
        <w:t>, 534–543 (2019).</w:t>
      </w:r>
    </w:p>
    <w:p w14:paraId="502F4415" w14:textId="77777777" w:rsidR="00F44CA0" w:rsidRPr="00F44CA0" w:rsidRDefault="00F44CA0" w:rsidP="00F44CA0">
      <w:pPr>
        <w:pStyle w:val="Bibliography"/>
      </w:pPr>
      <w:r w:rsidRPr="00F44CA0">
        <w:t>44.</w:t>
      </w:r>
      <w:r w:rsidRPr="00F44CA0">
        <w:tab/>
        <w:t xml:space="preserve">Poole, A. Z. &amp; Weis, V. M. TIR-domain-containing protein repertoire of nine anthozoan species reveals coral–specific expansions and uncharacterized proteins. </w:t>
      </w:r>
      <w:r w:rsidRPr="00F44CA0">
        <w:rPr>
          <w:i/>
          <w:iCs/>
        </w:rPr>
        <w:t>Developmental &amp; Comparative Immunology</w:t>
      </w:r>
      <w:r w:rsidRPr="00F44CA0">
        <w:t xml:space="preserve"> </w:t>
      </w:r>
      <w:r w:rsidRPr="00F44CA0">
        <w:rPr>
          <w:b/>
          <w:bCs/>
        </w:rPr>
        <w:t>46</w:t>
      </w:r>
      <w:r w:rsidRPr="00F44CA0">
        <w:t>, 480–488 (2014).</w:t>
      </w:r>
    </w:p>
    <w:p w14:paraId="4053C214" w14:textId="77777777" w:rsidR="00F44CA0" w:rsidRPr="00F44CA0" w:rsidRDefault="00F44CA0" w:rsidP="00F44CA0">
      <w:pPr>
        <w:pStyle w:val="Bibliography"/>
      </w:pPr>
      <w:r w:rsidRPr="00F44CA0">
        <w:t>45.</w:t>
      </w:r>
      <w:r w:rsidRPr="00F44CA0">
        <w:tab/>
        <w:t xml:space="preserve">Brown, T. </w:t>
      </w:r>
      <w:r w:rsidRPr="00F44CA0">
        <w:rPr>
          <w:i/>
          <w:iCs/>
        </w:rPr>
        <w:t>et al.</w:t>
      </w:r>
      <w:r w:rsidRPr="00F44CA0">
        <w:t xml:space="preserve"> </w:t>
      </w:r>
      <w:proofErr w:type="gramStart"/>
      <w:r w:rsidRPr="00F44CA0">
        <w:t>Anatomically-specific</w:t>
      </w:r>
      <w:proofErr w:type="gramEnd"/>
      <w:r w:rsidRPr="00F44CA0">
        <w:t xml:space="preserve"> coupling between innate immune gene repertoire and microbiome structure during coral evolution. 2023.04.26.538298 Preprint at https://doi.org/10.1101/2023.04.26.538298 (2023).</w:t>
      </w:r>
    </w:p>
    <w:p w14:paraId="68495B0B" w14:textId="77777777" w:rsidR="00F44CA0" w:rsidRPr="00F44CA0" w:rsidRDefault="00F44CA0" w:rsidP="00F44CA0">
      <w:pPr>
        <w:pStyle w:val="Bibliography"/>
      </w:pPr>
      <w:r w:rsidRPr="00F44CA0">
        <w:t>46.</w:t>
      </w:r>
      <w:r w:rsidRPr="00F44CA0">
        <w:tab/>
        <w:t xml:space="preserve">Ide, K. </w:t>
      </w:r>
      <w:r w:rsidRPr="00F44CA0">
        <w:rPr>
          <w:i/>
          <w:iCs/>
        </w:rPr>
        <w:t>et al.</w:t>
      </w:r>
      <w:r w:rsidRPr="00F44CA0">
        <w:t xml:space="preserve"> Targeted single-cell genomics reveals novel host adaptation strategies of the symbiotic bacteria Endozoicomonas in Acropora tenuis coral. </w:t>
      </w:r>
      <w:r w:rsidRPr="00F44CA0">
        <w:rPr>
          <w:i/>
          <w:iCs/>
        </w:rPr>
        <w:t>Microbiome</w:t>
      </w:r>
      <w:r w:rsidRPr="00F44CA0">
        <w:t xml:space="preserve"> </w:t>
      </w:r>
      <w:r w:rsidRPr="00F44CA0">
        <w:rPr>
          <w:b/>
          <w:bCs/>
        </w:rPr>
        <w:t>10</w:t>
      </w:r>
      <w:r w:rsidRPr="00F44CA0">
        <w:t>, 220 (2022).</w:t>
      </w:r>
    </w:p>
    <w:p w14:paraId="6136B6C5" w14:textId="77777777" w:rsidR="00F44CA0" w:rsidRPr="00F44CA0" w:rsidRDefault="00F44CA0" w:rsidP="00F44CA0">
      <w:pPr>
        <w:pStyle w:val="Bibliography"/>
      </w:pPr>
      <w:r w:rsidRPr="00F44CA0">
        <w:t>47.</w:t>
      </w:r>
      <w:r w:rsidRPr="00F44CA0">
        <w:tab/>
      </w:r>
      <w:proofErr w:type="spellStart"/>
      <w:r w:rsidRPr="00F44CA0">
        <w:t>Morais</w:t>
      </w:r>
      <w:proofErr w:type="spellEnd"/>
      <w:r w:rsidRPr="00F44CA0">
        <w:t xml:space="preserve">, J., Cardoso, A. P. L. R. &amp; Santos, B. A. A global synthesis of the current knowledge on the taxonomic and geographic distribution of major coral diseases. </w:t>
      </w:r>
      <w:r w:rsidRPr="00F44CA0">
        <w:rPr>
          <w:i/>
          <w:iCs/>
        </w:rPr>
        <w:t>Environmental Advances</w:t>
      </w:r>
      <w:r w:rsidRPr="00F44CA0">
        <w:t xml:space="preserve"> </w:t>
      </w:r>
      <w:r w:rsidRPr="00F44CA0">
        <w:rPr>
          <w:b/>
          <w:bCs/>
        </w:rPr>
        <w:t>8</w:t>
      </w:r>
      <w:r w:rsidRPr="00F44CA0">
        <w:t>, 100231 (2022).</w:t>
      </w:r>
    </w:p>
    <w:p w14:paraId="0B0E947D" w14:textId="77777777" w:rsidR="00F44CA0" w:rsidRPr="00F44CA0" w:rsidRDefault="00F44CA0" w:rsidP="00F44CA0">
      <w:pPr>
        <w:pStyle w:val="Bibliography"/>
      </w:pPr>
      <w:r w:rsidRPr="00F44CA0">
        <w:t>48.</w:t>
      </w:r>
      <w:r w:rsidRPr="00F44CA0">
        <w:tab/>
        <w:t xml:space="preserve">Vega Thurber, R. </w:t>
      </w:r>
      <w:r w:rsidRPr="00F44CA0">
        <w:rPr>
          <w:i/>
          <w:iCs/>
        </w:rPr>
        <w:t>et al.</w:t>
      </w:r>
      <w:r w:rsidRPr="00F44CA0">
        <w:t xml:space="preserve"> Deciphering Coral Disease Dynamics: Integrating Host, Microbiome, and the Changing Environment. </w:t>
      </w:r>
      <w:r w:rsidRPr="00F44CA0">
        <w:rPr>
          <w:i/>
          <w:iCs/>
        </w:rPr>
        <w:t>Frontiers in Ecology and Evolution</w:t>
      </w:r>
      <w:r w:rsidRPr="00F44CA0">
        <w:t xml:space="preserve"> </w:t>
      </w:r>
      <w:r w:rsidRPr="00F44CA0">
        <w:rPr>
          <w:b/>
          <w:bCs/>
        </w:rPr>
        <w:t>8</w:t>
      </w:r>
      <w:r w:rsidRPr="00F44CA0">
        <w:t>, (2020).</w:t>
      </w:r>
    </w:p>
    <w:p w14:paraId="4963289F" w14:textId="77777777" w:rsidR="00F44CA0" w:rsidRPr="00F44CA0" w:rsidRDefault="00F44CA0" w:rsidP="00F44CA0">
      <w:pPr>
        <w:pStyle w:val="Bibliography"/>
      </w:pPr>
      <w:r w:rsidRPr="00F44CA0">
        <w:t>49.</w:t>
      </w:r>
      <w:r w:rsidRPr="00F44CA0">
        <w:tab/>
        <w:t xml:space="preserve">Ziegler, M. </w:t>
      </w:r>
      <w:r w:rsidRPr="00F44CA0">
        <w:rPr>
          <w:i/>
          <w:iCs/>
        </w:rPr>
        <w:t>et al.</w:t>
      </w:r>
      <w:r w:rsidRPr="00F44CA0">
        <w:t xml:space="preserve"> Coral bacterial community structure responds to environmental change in a host-specific manner. </w:t>
      </w:r>
      <w:r w:rsidRPr="00F44CA0">
        <w:rPr>
          <w:i/>
          <w:iCs/>
        </w:rPr>
        <w:t xml:space="preserve">Nat </w:t>
      </w:r>
      <w:proofErr w:type="spellStart"/>
      <w:r w:rsidRPr="00F44CA0">
        <w:rPr>
          <w:i/>
          <w:iCs/>
        </w:rPr>
        <w:t>Commun</w:t>
      </w:r>
      <w:proofErr w:type="spellEnd"/>
      <w:r w:rsidRPr="00F44CA0">
        <w:t xml:space="preserve"> </w:t>
      </w:r>
      <w:r w:rsidRPr="00F44CA0">
        <w:rPr>
          <w:b/>
          <w:bCs/>
        </w:rPr>
        <w:t>10</w:t>
      </w:r>
      <w:r w:rsidRPr="00F44CA0">
        <w:t>, 3092 (2019).</w:t>
      </w:r>
    </w:p>
    <w:p w14:paraId="7C1A31DA" w14:textId="77777777" w:rsidR="00F44CA0" w:rsidRPr="00F44CA0" w:rsidRDefault="00F44CA0" w:rsidP="00F44CA0">
      <w:pPr>
        <w:pStyle w:val="Bibliography"/>
      </w:pPr>
      <w:r w:rsidRPr="00F44CA0">
        <w:t>50.</w:t>
      </w:r>
      <w:r w:rsidRPr="00F44CA0">
        <w:tab/>
      </w:r>
      <w:proofErr w:type="spellStart"/>
      <w:r w:rsidRPr="00F44CA0">
        <w:t>Voolstra</w:t>
      </w:r>
      <w:proofErr w:type="spellEnd"/>
      <w:r w:rsidRPr="00F44CA0">
        <w:t xml:space="preserve">, C. R. &amp; Ziegler, M. Adapting with Microbial Help: Microbiome Flexibility Facilitates Rapid Responses to Environmental Change. </w:t>
      </w:r>
      <w:proofErr w:type="spellStart"/>
      <w:r w:rsidRPr="00F44CA0">
        <w:rPr>
          <w:i/>
          <w:iCs/>
        </w:rPr>
        <w:t>BioEssays</w:t>
      </w:r>
      <w:proofErr w:type="spellEnd"/>
      <w:r w:rsidRPr="00F44CA0">
        <w:t xml:space="preserve"> </w:t>
      </w:r>
      <w:r w:rsidRPr="00F44CA0">
        <w:rPr>
          <w:b/>
          <w:bCs/>
        </w:rPr>
        <w:t>42</w:t>
      </w:r>
      <w:r w:rsidRPr="00F44CA0">
        <w:t>, 2000004 (2020).</w:t>
      </w:r>
    </w:p>
    <w:p w14:paraId="13F76D16" w14:textId="77777777" w:rsidR="00F44CA0" w:rsidRPr="00F44CA0" w:rsidRDefault="00F44CA0" w:rsidP="00F44CA0">
      <w:pPr>
        <w:pStyle w:val="Bibliography"/>
      </w:pPr>
      <w:r w:rsidRPr="00F44CA0">
        <w:lastRenderedPageBreak/>
        <w:t>51.</w:t>
      </w:r>
      <w:r w:rsidRPr="00F44CA0">
        <w:tab/>
      </w:r>
      <w:proofErr w:type="spellStart"/>
      <w:r w:rsidRPr="00F44CA0">
        <w:t>Glasl</w:t>
      </w:r>
      <w:proofErr w:type="spellEnd"/>
      <w:r w:rsidRPr="00F44CA0">
        <w:t xml:space="preserve">, B., Webster, N. S. &amp; </w:t>
      </w:r>
      <w:proofErr w:type="spellStart"/>
      <w:r w:rsidRPr="00F44CA0">
        <w:t>Bourne</w:t>
      </w:r>
      <w:proofErr w:type="spellEnd"/>
      <w:r w:rsidRPr="00F44CA0">
        <w:t xml:space="preserve">, D. G. Microbial indicators as a diagnostic tool for assessing water quality and climate stress in coral reef ecosystems. </w:t>
      </w:r>
      <w:r w:rsidRPr="00F44CA0">
        <w:rPr>
          <w:i/>
          <w:iCs/>
        </w:rPr>
        <w:t>Marine Biology</w:t>
      </w:r>
      <w:r w:rsidRPr="00F44CA0">
        <w:t xml:space="preserve"> </w:t>
      </w:r>
      <w:r w:rsidRPr="00F44CA0">
        <w:rPr>
          <w:b/>
          <w:bCs/>
        </w:rPr>
        <w:t>164</w:t>
      </w:r>
      <w:r w:rsidRPr="00F44CA0">
        <w:t>, 1–18 (2017).</w:t>
      </w:r>
    </w:p>
    <w:p w14:paraId="1620A642" w14:textId="77777777" w:rsidR="00F44CA0" w:rsidRPr="00F44CA0" w:rsidRDefault="00F44CA0" w:rsidP="00F44CA0">
      <w:pPr>
        <w:pStyle w:val="Bibliography"/>
      </w:pPr>
      <w:r w:rsidRPr="00F44CA0">
        <w:t>52.</w:t>
      </w:r>
      <w:r w:rsidRPr="00F44CA0">
        <w:tab/>
        <w:t xml:space="preserve">Epstein, H. E., Smith, H. A., </w:t>
      </w:r>
      <w:proofErr w:type="spellStart"/>
      <w:r w:rsidRPr="00F44CA0">
        <w:t>Torda</w:t>
      </w:r>
      <w:proofErr w:type="spellEnd"/>
      <w:r w:rsidRPr="00F44CA0">
        <w:t xml:space="preserve">, G. &amp; </w:t>
      </w:r>
      <w:proofErr w:type="spellStart"/>
      <w:r w:rsidRPr="00F44CA0">
        <w:t>Oppen</w:t>
      </w:r>
      <w:proofErr w:type="spellEnd"/>
      <w:r w:rsidRPr="00F44CA0">
        <w:t xml:space="preserve">, M. J. Microbiome engineering: enhancing climate resilience in corals. </w:t>
      </w:r>
      <w:r w:rsidRPr="00F44CA0">
        <w:rPr>
          <w:i/>
          <w:iCs/>
        </w:rPr>
        <w:t xml:space="preserve">Front </w:t>
      </w:r>
      <w:proofErr w:type="spellStart"/>
      <w:r w:rsidRPr="00F44CA0">
        <w:rPr>
          <w:i/>
          <w:iCs/>
        </w:rPr>
        <w:t>Ecol</w:t>
      </w:r>
      <w:proofErr w:type="spellEnd"/>
      <w:r w:rsidRPr="00F44CA0">
        <w:rPr>
          <w:i/>
          <w:iCs/>
        </w:rPr>
        <w:t xml:space="preserve"> Environ</w:t>
      </w:r>
      <w:r w:rsidRPr="00F44CA0">
        <w:t xml:space="preserve"> </w:t>
      </w:r>
      <w:r w:rsidRPr="00F44CA0">
        <w:rPr>
          <w:b/>
          <w:bCs/>
        </w:rPr>
        <w:t>17</w:t>
      </w:r>
      <w:r w:rsidRPr="00F44CA0">
        <w:t>, 100–108 (2019).</w:t>
      </w:r>
    </w:p>
    <w:p w14:paraId="7D96ED77" w14:textId="77777777" w:rsidR="00F44CA0" w:rsidRPr="00F44CA0" w:rsidRDefault="00F44CA0" w:rsidP="00F44CA0">
      <w:pPr>
        <w:pStyle w:val="Bibliography"/>
      </w:pPr>
      <w:r w:rsidRPr="00F44CA0">
        <w:t>53.</w:t>
      </w:r>
      <w:r w:rsidRPr="00F44CA0">
        <w:tab/>
      </w:r>
      <w:proofErr w:type="spellStart"/>
      <w:r w:rsidRPr="00F44CA0">
        <w:t>Reshef</w:t>
      </w:r>
      <w:proofErr w:type="spellEnd"/>
      <w:r w:rsidRPr="00F44CA0">
        <w:t xml:space="preserve">, L., </w:t>
      </w:r>
      <w:proofErr w:type="spellStart"/>
      <w:r w:rsidRPr="00F44CA0">
        <w:t>Koren</w:t>
      </w:r>
      <w:proofErr w:type="spellEnd"/>
      <w:r w:rsidRPr="00F44CA0">
        <w:t xml:space="preserve">, O., Loya, Y., </w:t>
      </w:r>
      <w:proofErr w:type="spellStart"/>
      <w:r w:rsidRPr="00F44CA0">
        <w:t>Zilber</w:t>
      </w:r>
      <w:proofErr w:type="spellEnd"/>
      <w:r w:rsidRPr="00F44CA0">
        <w:t xml:space="preserve">-Rosenberg, I. &amp; Rosenberg, E. The Coral Probiotic Hypothesis. </w:t>
      </w:r>
      <w:r w:rsidRPr="00F44CA0">
        <w:rPr>
          <w:i/>
          <w:iCs/>
        </w:rPr>
        <w:t xml:space="preserve">Environ </w:t>
      </w:r>
      <w:proofErr w:type="spellStart"/>
      <w:r w:rsidRPr="00F44CA0">
        <w:rPr>
          <w:i/>
          <w:iCs/>
        </w:rPr>
        <w:t>Microbiol</w:t>
      </w:r>
      <w:proofErr w:type="spellEnd"/>
      <w:r w:rsidRPr="00F44CA0">
        <w:t xml:space="preserve"> </w:t>
      </w:r>
      <w:r w:rsidRPr="00F44CA0">
        <w:rPr>
          <w:b/>
          <w:bCs/>
        </w:rPr>
        <w:t>8</w:t>
      </w:r>
      <w:r w:rsidRPr="00F44CA0">
        <w:t>, 2068–2073 (2006).</w:t>
      </w:r>
    </w:p>
    <w:p w14:paraId="2220F6FA" w14:textId="77777777" w:rsidR="00F44CA0" w:rsidRPr="00F44CA0" w:rsidRDefault="00F44CA0" w:rsidP="00F44CA0">
      <w:pPr>
        <w:pStyle w:val="Bibliography"/>
      </w:pPr>
      <w:r w:rsidRPr="00F44CA0">
        <w:t>54.</w:t>
      </w:r>
      <w:r w:rsidRPr="00F44CA0">
        <w:tab/>
        <w:t xml:space="preserve">The Earth Microbiome Project Consortium </w:t>
      </w:r>
      <w:r w:rsidRPr="00F44CA0">
        <w:rPr>
          <w:i/>
          <w:iCs/>
        </w:rPr>
        <w:t>et al.</w:t>
      </w:r>
      <w:r w:rsidRPr="00F44CA0">
        <w:t xml:space="preserve"> A communal catalogue reveals Earth’s multiscale microbial diversity. </w:t>
      </w:r>
      <w:r w:rsidRPr="00F44CA0">
        <w:rPr>
          <w:i/>
          <w:iCs/>
        </w:rPr>
        <w:t>Nature</w:t>
      </w:r>
      <w:r w:rsidRPr="00F44CA0">
        <w:t xml:space="preserve"> </w:t>
      </w:r>
      <w:r w:rsidRPr="00F44CA0">
        <w:rPr>
          <w:b/>
          <w:bCs/>
        </w:rPr>
        <w:t>551</w:t>
      </w:r>
      <w:r w:rsidRPr="00F44CA0">
        <w:t>, 457–463 (2017).</w:t>
      </w:r>
    </w:p>
    <w:p w14:paraId="65AF9B53" w14:textId="77777777" w:rsidR="00F44CA0" w:rsidRPr="00F44CA0" w:rsidRDefault="00F44CA0" w:rsidP="00F44CA0">
      <w:pPr>
        <w:pStyle w:val="Bibliography"/>
      </w:pPr>
      <w:r w:rsidRPr="00F44CA0">
        <w:t>55.</w:t>
      </w:r>
      <w:r w:rsidRPr="00F44CA0">
        <w:tab/>
        <w:t xml:space="preserve">Parada, A. E., Needham, D. M. &amp; Fuhrman, J. A. Every base </w:t>
      </w:r>
      <w:proofErr w:type="gramStart"/>
      <w:r w:rsidRPr="00F44CA0">
        <w:t>matters</w:t>
      </w:r>
      <w:proofErr w:type="gramEnd"/>
      <w:r w:rsidRPr="00F44CA0">
        <w:t xml:space="preserve">: assessing small subunit rRNA primers for marine microbiomes with mock communities, time series and global field samples. </w:t>
      </w:r>
      <w:r w:rsidRPr="00F44CA0">
        <w:rPr>
          <w:i/>
          <w:iCs/>
        </w:rPr>
        <w:t>Environmental Microbiology</w:t>
      </w:r>
      <w:r w:rsidRPr="00F44CA0">
        <w:t xml:space="preserve"> </w:t>
      </w:r>
      <w:r w:rsidRPr="00F44CA0">
        <w:rPr>
          <w:b/>
          <w:bCs/>
        </w:rPr>
        <w:t>18</w:t>
      </w:r>
      <w:r w:rsidRPr="00F44CA0">
        <w:t>, 1403–1414 (2016).</w:t>
      </w:r>
    </w:p>
    <w:p w14:paraId="1CE6BC6F" w14:textId="77777777" w:rsidR="00F44CA0" w:rsidRPr="00F44CA0" w:rsidRDefault="00F44CA0" w:rsidP="00F44CA0">
      <w:pPr>
        <w:pStyle w:val="Bibliography"/>
      </w:pPr>
      <w:r w:rsidRPr="00F44CA0">
        <w:t>56.</w:t>
      </w:r>
      <w:r w:rsidRPr="00F44CA0">
        <w:tab/>
      </w:r>
      <w:proofErr w:type="spellStart"/>
      <w:r w:rsidRPr="00F44CA0">
        <w:t>Apprill</w:t>
      </w:r>
      <w:proofErr w:type="spellEnd"/>
      <w:r w:rsidRPr="00F44CA0">
        <w:t xml:space="preserve">, A., McNally, S., Parsons, R. &amp; Weber, L. Minor revision to V4 region SSU rRNA 806R gene primer greatly increases detection of SAR11 bacterioplankton. </w:t>
      </w:r>
      <w:r w:rsidRPr="00F44CA0">
        <w:rPr>
          <w:i/>
          <w:iCs/>
        </w:rPr>
        <w:t>Aquatic Microbial Ecology</w:t>
      </w:r>
      <w:r w:rsidRPr="00F44CA0">
        <w:t xml:space="preserve"> </w:t>
      </w:r>
      <w:r w:rsidRPr="00F44CA0">
        <w:rPr>
          <w:b/>
          <w:bCs/>
        </w:rPr>
        <w:t>75</w:t>
      </w:r>
      <w:r w:rsidRPr="00F44CA0">
        <w:t>, 129–137 (2015).</w:t>
      </w:r>
    </w:p>
    <w:p w14:paraId="5AD7BCC6" w14:textId="77777777" w:rsidR="00F44CA0" w:rsidRPr="00F44CA0" w:rsidRDefault="00F44CA0" w:rsidP="00F44CA0">
      <w:pPr>
        <w:pStyle w:val="Bibliography"/>
      </w:pPr>
      <w:r w:rsidRPr="00F44CA0">
        <w:t>57.</w:t>
      </w:r>
      <w:r w:rsidRPr="00F44CA0">
        <w:tab/>
        <w:t xml:space="preserve">Gonzalez, A. </w:t>
      </w:r>
      <w:r w:rsidRPr="00F44CA0">
        <w:rPr>
          <w:i/>
          <w:iCs/>
        </w:rPr>
        <w:t>et al.</w:t>
      </w:r>
      <w:r w:rsidRPr="00F44CA0">
        <w:t xml:space="preserve"> </w:t>
      </w:r>
      <w:proofErr w:type="spellStart"/>
      <w:r w:rsidRPr="00F44CA0">
        <w:t>Qiita</w:t>
      </w:r>
      <w:proofErr w:type="spellEnd"/>
      <w:r w:rsidRPr="00F44CA0">
        <w:t xml:space="preserve">: rapid, web-enabled microbiome meta-analysis. </w:t>
      </w:r>
      <w:r w:rsidRPr="00F44CA0">
        <w:rPr>
          <w:i/>
          <w:iCs/>
        </w:rPr>
        <w:t>Nature Methods</w:t>
      </w:r>
      <w:r w:rsidRPr="00F44CA0">
        <w:t xml:space="preserve"> </w:t>
      </w:r>
      <w:r w:rsidRPr="00F44CA0">
        <w:rPr>
          <w:b/>
          <w:bCs/>
        </w:rPr>
        <w:t>15</w:t>
      </w:r>
      <w:r w:rsidRPr="00F44CA0">
        <w:t>, 796–798 (2018).</w:t>
      </w:r>
    </w:p>
    <w:p w14:paraId="2171D897" w14:textId="77777777" w:rsidR="00F44CA0" w:rsidRPr="00F44CA0" w:rsidRDefault="00F44CA0" w:rsidP="00F44CA0">
      <w:pPr>
        <w:pStyle w:val="Bibliography"/>
      </w:pPr>
      <w:r w:rsidRPr="00F44CA0">
        <w:t>58.</w:t>
      </w:r>
      <w:r w:rsidRPr="00F44CA0">
        <w:tab/>
      </w:r>
      <w:proofErr w:type="spellStart"/>
      <w:r w:rsidRPr="00F44CA0">
        <w:t>Caporaso</w:t>
      </w:r>
      <w:proofErr w:type="spellEnd"/>
      <w:r w:rsidRPr="00F44CA0">
        <w:t xml:space="preserve">, J. G. </w:t>
      </w:r>
      <w:r w:rsidRPr="00F44CA0">
        <w:rPr>
          <w:i/>
          <w:iCs/>
        </w:rPr>
        <w:t>et al.</w:t>
      </w:r>
      <w:r w:rsidRPr="00F44CA0">
        <w:t xml:space="preserve"> QIIME allows analysis of high-throughput community sequencing data. </w:t>
      </w:r>
      <w:r w:rsidRPr="00F44CA0">
        <w:rPr>
          <w:i/>
          <w:iCs/>
        </w:rPr>
        <w:t>Nat Methods</w:t>
      </w:r>
      <w:r w:rsidRPr="00F44CA0">
        <w:t xml:space="preserve"> </w:t>
      </w:r>
      <w:r w:rsidRPr="00F44CA0">
        <w:rPr>
          <w:b/>
          <w:bCs/>
        </w:rPr>
        <w:t>7</w:t>
      </w:r>
      <w:r w:rsidRPr="00F44CA0">
        <w:t>, 335–336 (2010).</w:t>
      </w:r>
    </w:p>
    <w:p w14:paraId="278ED879" w14:textId="77777777" w:rsidR="00F44CA0" w:rsidRPr="00F44CA0" w:rsidRDefault="00F44CA0" w:rsidP="00F44CA0">
      <w:pPr>
        <w:pStyle w:val="Bibliography"/>
      </w:pPr>
      <w:r w:rsidRPr="00F44CA0">
        <w:t>59.</w:t>
      </w:r>
      <w:r w:rsidRPr="00F44CA0">
        <w:tab/>
        <w:t xml:space="preserve">Amir, A. </w:t>
      </w:r>
      <w:r w:rsidRPr="00F44CA0">
        <w:rPr>
          <w:i/>
          <w:iCs/>
        </w:rPr>
        <w:t>et al.</w:t>
      </w:r>
      <w:r w:rsidRPr="00F44CA0">
        <w:t xml:space="preserve"> Deblur Rapidly Resolves Single-Nucleotide Community Sequence Patterns. </w:t>
      </w:r>
      <w:proofErr w:type="spellStart"/>
      <w:r w:rsidRPr="00F44CA0">
        <w:rPr>
          <w:i/>
          <w:iCs/>
        </w:rPr>
        <w:t>mSystems</w:t>
      </w:r>
      <w:proofErr w:type="spellEnd"/>
      <w:r w:rsidRPr="00F44CA0">
        <w:t xml:space="preserve"> </w:t>
      </w:r>
      <w:r w:rsidRPr="00F44CA0">
        <w:rPr>
          <w:b/>
          <w:bCs/>
        </w:rPr>
        <w:t>2</w:t>
      </w:r>
      <w:r w:rsidRPr="00F44CA0">
        <w:t>, e00191-16 (2017).</w:t>
      </w:r>
    </w:p>
    <w:p w14:paraId="2E13559A" w14:textId="77777777" w:rsidR="00F44CA0" w:rsidRPr="00F44CA0" w:rsidRDefault="00F44CA0" w:rsidP="00F44CA0">
      <w:pPr>
        <w:pStyle w:val="Bibliography"/>
      </w:pPr>
      <w:r w:rsidRPr="00F44CA0">
        <w:lastRenderedPageBreak/>
        <w:t>60.</w:t>
      </w:r>
      <w:r w:rsidRPr="00F44CA0">
        <w:tab/>
      </w:r>
      <w:proofErr w:type="spellStart"/>
      <w:r w:rsidRPr="00F44CA0">
        <w:t>Bolyen</w:t>
      </w:r>
      <w:proofErr w:type="spellEnd"/>
      <w:r w:rsidRPr="00F44CA0">
        <w:t xml:space="preserve">, E. </w:t>
      </w:r>
      <w:r w:rsidRPr="00F44CA0">
        <w:rPr>
          <w:i/>
          <w:iCs/>
        </w:rPr>
        <w:t>et al.</w:t>
      </w:r>
      <w:r w:rsidRPr="00F44CA0">
        <w:t xml:space="preserve"> </w:t>
      </w:r>
      <w:r w:rsidRPr="00F44CA0">
        <w:rPr>
          <w:i/>
          <w:iCs/>
        </w:rPr>
        <w:t>QIIME 2: Reproducible, Interactive, Scalable, and Extensible Microbiome Data Science</w:t>
      </w:r>
      <w:r w:rsidRPr="00F44CA0">
        <w:t xml:space="preserve">. https://peerj.com/preprints/27295 (2018) </w:t>
      </w:r>
      <w:proofErr w:type="gramStart"/>
      <w:r w:rsidRPr="00F44CA0">
        <w:t>doi:10.7287/peerj.preprints</w:t>
      </w:r>
      <w:proofErr w:type="gramEnd"/>
      <w:r w:rsidRPr="00F44CA0">
        <w:t>.27295v2.</w:t>
      </w:r>
    </w:p>
    <w:p w14:paraId="36C7BEE7" w14:textId="77777777" w:rsidR="00F44CA0" w:rsidRPr="00F44CA0" w:rsidRDefault="00F44CA0" w:rsidP="00F44CA0">
      <w:pPr>
        <w:pStyle w:val="Bibliography"/>
      </w:pPr>
      <w:r w:rsidRPr="00F44CA0">
        <w:t>61.</w:t>
      </w:r>
      <w:r w:rsidRPr="00F44CA0">
        <w:tab/>
      </w:r>
      <w:proofErr w:type="spellStart"/>
      <w:r w:rsidRPr="00F44CA0">
        <w:t>Rognes</w:t>
      </w:r>
      <w:proofErr w:type="spellEnd"/>
      <w:r w:rsidRPr="00F44CA0">
        <w:t xml:space="preserve">, T., </w:t>
      </w:r>
      <w:proofErr w:type="spellStart"/>
      <w:r w:rsidRPr="00F44CA0">
        <w:t>Flouri</w:t>
      </w:r>
      <w:proofErr w:type="spellEnd"/>
      <w:r w:rsidRPr="00F44CA0">
        <w:t xml:space="preserve">, T., Nichols, B., Quince, C. &amp; </w:t>
      </w:r>
      <w:proofErr w:type="spellStart"/>
      <w:r w:rsidRPr="00F44CA0">
        <w:t>Mahé</w:t>
      </w:r>
      <w:proofErr w:type="spellEnd"/>
      <w:r w:rsidRPr="00F44CA0">
        <w:t xml:space="preserve">, F. VSEARCH: a versatile </w:t>
      </w:r>
      <w:proofErr w:type="gramStart"/>
      <w:r w:rsidRPr="00F44CA0">
        <w:t>open source</w:t>
      </w:r>
      <w:proofErr w:type="gramEnd"/>
      <w:r w:rsidRPr="00F44CA0">
        <w:t xml:space="preserve"> tool for metagenomics. </w:t>
      </w:r>
      <w:proofErr w:type="spellStart"/>
      <w:r w:rsidRPr="00F44CA0">
        <w:rPr>
          <w:i/>
          <w:iCs/>
        </w:rPr>
        <w:t>PeerJ</w:t>
      </w:r>
      <w:proofErr w:type="spellEnd"/>
      <w:r w:rsidRPr="00F44CA0">
        <w:t xml:space="preserve"> </w:t>
      </w:r>
      <w:r w:rsidRPr="00F44CA0">
        <w:rPr>
          <w:b/>
          <w:bCs/>
        </w:rPr>
        <w:t>4</w:t>
      </w:r>
      <w:r w:rsidRPr="00F44CA0">
        <w:t>, e2584 (2016).</w:t>
      </w:r>
    </w:p>
    <w:p w14:paraId="27F3621C" w14:textId="77777777" w:rsidR="00F44CA0" w:rsidRPr="00F44CA0" w:rsidRDefault="00F44CA0" w:rsidP="00F44CA0">
      <w:pPr>
        <w:pStyle w:val="Bibliography"/>
      </w:pPr>
      <w:r w:rsidRPr="00F44CA0">
        <w:t>62.</w:t>
      </w:r>
      <w:r w:rsidRPr="00F44CA0">
        <w:tab/>
        <w:t xml:space="preserve">Quast, C. </w:t>
      </w:r>
      <w:r w:rsidRPr="00F44CA0">
        <w:rPr>
          <w:i/>
          <w:iCs/>
        </w:rPr>
        <w:t>et al.</w:t>
      </w:r>
      <w:r w:rsidRPr="00F44CA0">
        <w:t xml:space="preserve"> The SILVA ribosomal RNA gene database project: improved data processing and web-based tools. </w:t>
      </w:r>
      <w:r w:rsidRPr="00F44CA0">
        <w:rPr>
          <w:i/>
          <w:iCs/>
        </w:rPr>
        <w:t>Nucleic Acids Res</w:t>
      </w:r>
      <w:r w:rsidRPr="00F44CA0">
        <w:t xml:space="preserve"> </w:t>
      </w:r>
      <w:r w:rsidRPr="00F44CA0">
        <w:rPr>
          <w:b/>
          <w:bCs/>
        </w:rPr>
        <w:t>41</w:t>
      </w:r>
      <w:r w:rsidRPr="00F44CA0">
        <w:t>, D590–D596 (2013).</w:t>
      </w:r>
    </w:p>
    <w:p w14:paraId="3F079CDF" w14:textId="77777777" w:rsidR="00F44CA0" w:rsidRPr="00F44CA0" w:rsidRDefault="00F44CA0" w:rsidP="00F44CA0">
      <w:pPr>
        <w:pStyle w:val="Bibliography"/>
      </w:pPr>
      <w:r w:rsidRPr="00F44CA0">
        <w:t>63.</w:t>
      </w:r>
      <w:r w:rsidRPr="00F44CA0">
        <w:tab/>
        <w:t xml:space="preserve">Bengtsson-Palme, J. </w:t>
      </w:r>
      <w:r w:rsidRPr="00F44CA0">
        <w:rPr>
          <w:i/>
          <w:iCs/>
        </w:rPr>
        <w:t>et al.</w:t>
      </w:r>
      <w:r w:rsidRPr="00F44CA0">
        <w:t xml:space="preserve"> METAXA2: improved identification and taxonomic classification of small and large subunit rRNA in metagenomic data. </w:t>
      </w:r>
      <w:r w:rsidRPr="00F44CA0">
        <w:rPr>
          <w:i/>
          <w:iCs/>
        </w:rPr>
        <w:t xml:space="preserve">Mol </w:t>
      </w:r>
      <w:proofErr w:type="spellStart"/>
      <w:r w:rsidRPr="00F44CA0">
        <w:rPr>
          <w:i/>
          <w:iCs/>
        </w:rPr>
        <w:t>Ecol</w:t>
      </w:r>
      <w:proofErr w:type="spellEnd"/>
      <w:r w:rsidRPr="00F44CA0">
        <w:rPr>
          <w:i/>
          <w:iCs/>
        </w:rPr>
        <w:t xml:space="preserve"> </w:t>
      </w:r>
      <w:proofErr w:type="spellStart"/>
      <w:r w:rsidRPr="00F44CA0">
        <w:rPr>
          <w:i/>
          <w:iCs/>
        </w:rPr>
        <w:t>Resour</w:t>
      </w:r>
      <w:proofErr w:type="spellEnd"/>
      <w:r w:rsidRPr="00F44CA0">
        <w:t xml:space="preserve"> </w:t>
      </w:r>
      <w:r w:rsidRPr="00F44CA0">
        <w:rPr>
          <w:b/>
          <w:bCs/>
        </w:rPr>
        <w:t>15</w:t>
      </w:r>
      <w:r w:rsidRPr="00F44CA0">
        <w:t>, 1403–1414 (2015).</w:t>
      </w:r>
    </w:p>
    <w:p w14:paraId="2219E28B" w14:textId="77777777" w:rsidR="00F44CA0" w:rsidRPr="00F44CA0" w:rsidRDefault="00F44CA0" w:rsidP="00F44CA0">
      <w:pPr>
        <w:pStyle w:val="Bibliography"/>
      </w:pPr>
      <w:r w:rsidRPr="00F44CA0">
        <w:t>64.</w:t>
      </w:r>
      <w:r w:rsidRPr="00F44CA0">
        <w:tab/>
      </w:r>
      <w:proofErr w:type="spellStart"/>
      <w:r w:rsidRPr="00F44CA0">
        <w:t>Sonett</w:t>
      </w:r>
      <w:proofErr w:type="spellEnd"/>
      <w:r w:rsidRPr="00F44CA0">
        <w:t>, D., Brown, T., Bengtsson-Palme, J., Padilla-</w:t>
      </w:r>
      <w:proofErr w:type="spellStart"/>
      <w:r w:rsidRPr="00F44CA0">
        <w:t>Gamiño</w:t>
      </w:r>
      <w:proofErr w:type="spellEnd"/>
      <w:r w:rsidRPr="00F44CA0">
        <w:t xml:space="preserve">, J. L. &amp; </w:t>
      </w:r>
      <w:proofErr w:type="spellStart"/>
      <w:r w:rsidRPr="00F44CA0">
        <w:t>Zaneveld</w:t>
      </w:r>
      <w:proofErr w:type="spellEnd"/>
      <w:r w:rsidRPr="00F44CA0">
        <w:t xml:space="preserve">, J. R. </w:t>
      </w:r>
      <w:r w:rsidRPr="00F44CA0">
        <w:rPr>
          <w:i/>
          <w:iCs/>
        </w:rPr>
        <w:t>The Organelle in the Room: Under-Annotated Mitochondrial Reads Bias Coral Microbiome Analysis</w:t>
      </w:r>
      <w:r w:rsidRPr="00F44CA0">
        <w:t>. http://biorxiv.org/lookup/doi/10.1101/2021.02.23.431501 (2021) doi:10.1101/2021.02.23.431501.</w:t>
      </w:r>
    </w:p>
    <w:p w14:paraId="5614A591" w14:textId="77777777" w:rsidR="00F44CA0" w:rsidRPr="00F44CA0" w:rsidRDefault="00F44CA0" w:rsidP="00F44CA0">
      <w:pPr>
        <w:pStyle w:val="Bibliography"/>
      </w:pPr>
      <w:r w:rsidRPr="00F44CA0">
        <w:t>65.</w:t>
      </w:r>
      <w:r w:rsidRPr="00F44CA0">
        <w:tab/>
        <w:t xml:space="preserve">Janssen, S. </w:t>
      </w:r>
      <w:r w:rsidRPr="00F44CA0">
        <w:rPr>
          <w:i/>
          <w:iCs/>
        </w:rPr>
        <w:t>et al.</w:t>
      </w:r>
      <w:r w:rsidRPr="00F44CA0">
        <w:t xml:space="preserve"> Phylogenetic Placement of Exact Amplicon Sequences Improves Associations with Clinical Information. </w:t>
      </w:r>
      <w:proofErr w:type="spellStart"/>
      <w:r w:rsidRPr="00F44CA0">
        <w:rPr>
          <w:i/>
          <w:iCs/>
        </w:rPr>
        <w:t>mSystems</w:t>
      </w:r>
      <w:proofErr w:type="spellEnd"/>
      <w:r w:rsidRPr="00F44CA0">
        <w:t xml:space="preserve"> </w:t>
      </w:r>
      <w:r w:rsidRPr="00F44CA0">
        <w:rPr>
          <w:b/>
          <w:bCs/>
        </w:rPr>
        <w:t>3</w:t>
      </w:r>
      <w:r w:rsidRPr="00F44CA0">
        <w:t>, (2018).</w:t>
      </w:r>
    </w:p>
    <w:p w14:paraId="712098EB" w14:textId="77777777" w:rsidR="00F44CA0" w:rsidRPr="00F44CA0" w:rsidRDefault="00F44CA0" w:rsidP="00F44CA0">
      <w:pPr>
        <w:pStyle w:val="Bibliography"/>
      </w:pPr>
      <w:r w:rsidRPr="00F44CA0">
        <w:t>66.</w:t>
      </w:r>
      <w:r w:rsidRPr="00F44CA0">
        <w:tab/>
        <w:t xml:space="preserve">Davis, N. M., Proctor, D. M., Holmes, S. P., </w:t>
      </w:r>
      <w:proofErr w:type="spellStart"/>
      <w:r w:rsidRPr="00F44CA0">
        <w:t>Relman</w:t>
      </w:r>
      <w:proofErr w:type="spellEnd"/>
      <w:r w:rsidRPr="00F44CA0">
        <w:t xml:space="preserve">, D. A. &amp; Callahan, B. J. Simple statistical identification and removal of contaminant sequences in marker-gene and metagenomics data. </w:t>
      </w:r>
      <w:r w:rsidRPr="00F44CA0">
        <w:rPr>
          <w:i/>
          <w:iCs/>
        </w:rPr>
        <w:t>Microbiome</w:t>
      </w:r>
      <w:r w:rsidRPr="00F44CA0">
        <w:t xml:space="preserve"> </w:t>
      </w:r>
      <w:r w:rsidRPr="00F44CA0">
        <w:rPr>
          <w:b/>
          <w:bCs/>
        </w:rPr>
        <w:t>6</w:t>
      </w:r>
      <w:r w:rsidRPr="00F44CA0">
        <w:t>, 226 (2018).</w:t>
      </w:r>
    </w:p>
    <w:p w14:paraId="0A976922" w14:textId="77777777" w:rsidR="00F44CA0" w:rsidRPr="00F44CA0" w:rsidRDefault="00F44CA0" w:rsidP="00F44CA0">
      <w:pPr>
        <w:pStyle w:val="Bibliography"/>
      </w:pPr>
      <w:r w:rsidRPr="00F44CA0">
        <w:t>67.</w:t>
      </w:r>
      <w:r w:rsidRPr="00F44CA0">
        <w:tab/>
        <w:t xml:space="preserve">R Core Team. </w:t>
      </w:r>
      <w:proofErr w:type="gramStart"/>
      <w:r w:rsidRPr="00F44CA0">
        <w:t>R:A</w:t>
      </w:r>
      <w:proofErr w:type="gramEnd"/>
      <w:r w:rsidRPr="00F44CA0">
        <w:t xml:space="preserve"> language and environment for statistical computing. R Foundation for Statistical Computing (2020).</w:t>
      </w:r>
    </w:p>
    <w:p w14:paraId="6DA8F745" w14:textId="77777777" w:rsidR="00F44CA0" w:rsidRPr="00F44CA0" w:rsidRDefault="00F44CA0" w:rsidP="00F44CA0">
      <w:pPr>
        <w:pStyle w:val="Bibliography"/>
      </w:pPr>
      <w:r w:rsidRPr="00F44CA0">
        <w:t>68.</w:t>
      </w:r>
      <w:r w:rsidRPr="00F44CA0">
        <w:tab/>
        <w:t>Raymundo, L., Work, T. M., Bruckner, A. W. &amp; Willis, B. A coral disease handbook: Guidelines for assessment, monitoring, and management. 17–32 (2008).</w:t>
      </w:r>
    </w:p>
    <w:p w14:paraId="0622FB92" w14:textId="77777777" w:rsidR="00F44CA0" w:rsidRPr="00F44CA0" w:rsidRDefault="00F44CA0" w:rsidP="00F44CA0">
      <w:pPr>
        <w:pStyle w:val="Bibliography"/>
      </w:pPr>
      <w:r w:rsidRPr="00F44CA0">
        <w:lastRenderedPageBreak/>
        <w:t>69.</w:t>
      </w:r>
      <w:r w:rsidRPr="00F44CA0">
        <w:tab/>
        <w:t xml:space="preserve">Lamb, J. B. </w:t>
      </w:r>
      <w:r w:rsidRPr="00F44CA0">
        <w:rPr>
          <w:i/>
          <w:iCs/>
        </w:rPr>
        <w:t>et al.</w:t>
      </w:r>
      <w:r w:rsidRPr="00F44CA0">
        <w:t xml:space="preserve"> Plastic waste associated with disease on coral reefs. </w:t>
      </w:r>
      <w:r w:rsidRPr="00F44CA0">
        <w:rPr>
          <w:i/>
          <w:iCs/>
        </w:rPr>
        <w:t>Science</w:t>
      </w:r>
      <w:r w:rsidRPr="00F44CA0">
        <w:t xml:space="preserve"> </w:t>
      </w:r>
      <w:r w:rsidRPr="00F44CA0">
        <w:rPr>
          <w:b/>
          <w:bCs/>
        </w:rPr>
        <w:t>359</w:t>
      </w:r>
      <w:r w:rsidRPr="00F44CA0">
        <w:t>, 460–462 (2018).</w:t>
      </w:r>
    </w:p>
    <w:p w14:paraId="0719B9EE" w14:textId="77777777" w:rsidR="00F44CA0" w:rsidRPr="00F44CA0" w:rsidRDefault="00F44CA0" w:rsidP="00F44CA0">
      <w:pPr>
        <w:pStyle w:val="Bibliography"/>
      </w:pPr>
      <w:r w:rsidRPr="00F44CA0">
        <w:t>70.</w:t>
      </w:r>
      <w:r w:rsidRPr="00F44CA0">
        <w:tab/>
        <w:t xml:space="preserve">Revell, Liam J. </w:t>
      </w:r>
      <w:proofErr w:type="spellStart"/>
      <w:r w:rsidRPr="00F44CA0">
        <w:t>phytools</w:t>
      </w:r>
      <w:proofErr w:type="spellEnd"/>
      <w:r w:rsidRPr="00F44CA0">
        <w:t xml:space="preserve">: An R package for phylogenetic comparative biology (and other things). </w:t>
      </w:r>
      <w:r w:rsidRPr="00F44CA0">
        <w:rPr>
          <w:i/>
          <w:iCs/>
        </w:rPr>
        <w:t>Methods in Ecology and Evolution</w:t>
      </w:r>
      <w:r w:rsidRPr="00F44CA0">
        <w:t xml:space="preserve"> </w:t>
      </w:r>
      <w:r w:rsidRPr="00F44CA0">
        <w:rPr>
          <w:b/>
          <w:bCs/>
        </w:rPr>
        <w:t>3</w:t>
      </w:r>
      <w:r w:rsidRPr="00F44CA0">
        <w:t>, 217–223 (2012).</w:t>
      </w:r>
    </w:p>
    <w:p w14:paraId="00FE812F" w14:textId="77777777" w:rsidR="00F44CA0" w:rsidRPr="00F44CA0" w:rsidRDefault="00F44CA0" w:rsidP="00F44CA0">
      <w:pPr>
        <w:pStyle w:val="Bibliography"/>
      </w:pPr>
      <w:r w:rsidRPr="00F44CA0">
        <w:t>71.</w:t>
      </w:r>
      <w:r w:rsidRPr="00F44CA0">
        <w:tab/>
        <w:t xml:space="preserve">David Orme </w:t>
      </w:r>
      <w:r w:rsidRPr="00F44CA0">
        <w:rPr>
          <w:i/>
          <w:iCs/>
        </w:rPr>
        <w:t>et al.</w:t>
      </w:r>
      <w:r w:rsidRPr="00F44CA0">
        <w:t xml:space="preserve"> caper: Comparative Analyses of Phylogenetics and Evolution in R. (2018).</w:t>
      </w:r>
    </w:p>
    <w:p w14:paraId="3EAE9183" w14:textId="77777777" w:rsidR="00F44CA0" w:rsidRPr="00F44CA0" w:rsidRDefault="00F44CA0" w:rsidP="00F44CA0">
      <w:pPr>
        <w:pStyle w:val="Bibliography"/>
      </w:pPr>
      <w:r w:rsidRPr="00F44CA0">
        <w:t>72.</w:t>
      </w:r>
      <w:r w:rsidRPr="00F44CA0">
        <w:tab/>
        <w:t xml:space="preserve">van der Bijl, W. </w:t>
      </w:r>
      <w:proofErr w:type="spellStart"/>
      <w:r w:rsidRPr="00F44CA0">
        <w:t>phylopath</w:t>
      </w:r>
      <w:proofErr w:type="spellEnd"/>
      <w:r w:rsidRPr="00F44CA0">
        <w:t xml:space="preserve">: Easy phylogenetic path analysis in R. </w:t>
      </w:r>
      <w:proofErr w:type="spellStart"/>
      <w:r w:rsidRPr="00F44CA0">
        <w:rPr>
          <w:i/>
          <w:iCs/>
        </w:rPr>
        <w:t>PeerJ</w:t>
      </w:r>
      <w:proofErr w:type="spellEnd"/>
      <w:r w:rsidRPr="00F44CA0">
        <w:t xml:space="preserve"> </w:t>
      </w:r>
      <w:r w:rsidRPr="00F44CA0">
        <w:rPr>
          <w:b/>
          <w:bCs/>
        </w:rPr>
        <w:t>6</w:t>
      </w:r>
      <w:r w:rsidRPr="00F44CA0">
        <w:t>, e4718 (2018).</w:t>
      </w:r>
    </w:p>
    <w:p w14:paraId="043C8449" w14:textId="72BB0798" w:rsidR="00961490" w:rsidRPr="002F1CD2" w:rsidRDefault="002F1CD2" w:rsidP="00251476">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fldChar w:fldCharType="end"/>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5DA99A35">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0DEE50F9"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961490" w:rsidRPr="00961490">
        <w:rPr>
          <w:rFonts w:ascii="Arial" w:eastAsia="Tahoma" w:hAnsi="Arial" w:cs="Arial"/>
          <w:sz w:val="20"/>
          <w:szCs w:val="20"/>
        </w:rPr>
        <w:t xml:space="preserve">Coral Disease Database (HICORDIS), and </w:t>
      </w:r>
      <w:r w:rsidR="00961490" w:rsidRPr="00961490">
        <w:rPr>
          <w:rFonts w:ascii="Arial" w:eastAsia="Tahoma" w:hAnsi="Arial" w:cs="Arial"/>
          <w:sz w:val="20"/>
          <w:szCs w:val="20"/>
        </w:rPr>
        <w:lastRenderedPageBreak/>
        <w:t xml:space="preserve">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4E563E87">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5B9F7BD3" w14:textId="6C95B43F" w:rsidR="007A7BE8" w:rsidRDefault="007A7BE8" w:rsidP="007A7BE8">
      <w:pPr>
        <w:rPr>
          <w:rFonts w:ascii="Arial" w:eastAsia="Times New Roman" w:hAnsi="Arial" w:cs="Arial"/>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2. </w:t>
      </w:r>
      <w:r w:rsidRPr="00961490">
        <w:rPr>
          <w:rFonts w:ascii="Arial" w:eastAsia="Times New Roman" w:hAnsi="Arial" w:cs="Arial"/>
          <w:b/>
          <w:sz w:val="20"/>
          <w:szCs w:val="20"/>
        </w:rPr>
        <w:t>Dominant microbes in the coral microbiome. 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Dominant bacterial or archaeal genera in coral mucus (cyan),</w:t>
      </w:r>
      <w:r w:rsidRPr="00961490">
        <w:rPr>
          <w:rFonts w:ascii="Arial" w:eastAsia="Times New Roman" w:hAnsi="Arial" w:cs="Arial"/>
          <w:b/>
          <w:sz w:val="20"/>
          <w:szCs w:val="20"/>
        </w:rPr>
        <w:t xml:space="preserve"> </w:t>
      </w:r>
      <w:r w:rsidRPr="00961490">
        <w:rPr>
          <w:rFonts w:ascii="Arial" w:eastAsia="Times New Roman" w:hAnsi="Arial" w:cs="Arial"/>
          <w:sz w:val="20"/>
          <w:szCs w:val="20"/>
        </w:rPr>
        <w:t>tissue (orange), or</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which is of special significance later in the paper, is highlighted in aqua.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sz w:val="20"/>
          <w:szCs w:val="20"/>
        </w:rPr>
        <w:t xml:space="preserve"> Bar charts showing correlations between microbiome </w:t>
      </w:r>
      <w:r w:rsidRPr="00961490">
        <w:rPr>
          <w:rFonts w:ascii="Arial" w:eastAsia="Times New Roman" w:hAnsi="Arial" w:cs="Arial"/>
          <w:sz w:val="20"/>
          <w:szCs w:val="20"/>
        </w:rPr>
        <w:lastRenderedPageBreak/>
        <w:t xml:space="preserve">alpha and beta diversity metrics and disease, </w:t>
      </w:r>
      <w:r w:rsidRPr="00961490">
        <w:rPr>
          <w:rFonts w:ascii="Arial" w:eastAsia="Times New Roman" w:hAnsi="Arial" w:cs="Arial"/>
          <w:color w:val="222222"/>
          <w:sz w:val="20"/>
          <w:szCs w:val="20"/>
          <w:highlight w:val="white"/>
        </w:rPr>
        <w:t>represented by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Pr="00961490">
        <w:rPr>
          <w:rFonts w:ascii="Arial" w:eastAsia="Times New Roman" w:hAnsi="Arial" w:cs="Arial"/>
          <w:color w:val="222222"/>
          <w:sz w:val="20"/>
          <w:szCs w:val="20"/>
          <w:highlight w:val="white"/>
        </w:rPr>
        <w:t>UniFrac</w:t>
      </w:r>
      <w:proofErr w:type="spellEnd"/>
      <w:r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Bubble plot showing </w:t>
      </w:r>
      <w:r w:rsidRPr="00961490">
        <w:rPr>
          <w:rFonts w:ascii="Arial" w:eastAsia="Times New Roman" w:hAnsi="Arial" w:cs="Arial"/>
          <w:color w:val="222222"/>
          <w:sz w:val="20"/>
          <w:szCs w:val="20"/>
          <w:highlight w:val="white"/>
        </w:rPr>
        <w:t xml:space="preserve">correlations between dominant microbial taxa and coral disease prevalence. The size of each </w:t>
      </w:r>
      <w:r>
        <w:rPr>
          <w:rFonts w:ascii="Arial" w:eastAsia="Times New Roman" w:hAnsi="Arial" w:cs="Arial"/>
          <w:color w:val="222222"/>
          <w:sz w:val="20"/>
          <w:szCs w:val="20"/>
          <w:highlight w:val="white"/>
        </w:rPr>
        <w:t xml:space="preserve">triangle </w:t>
      </w:r>
      <w:r w:rsidRPr="00961490">
        <w:rPr>
          <w:rFonts w:ascii="Arial" w:eastAsia="Times New Roman" w:hAnsi="Arial" w:cs="Arial"/>
          <w:color w:val="222222"/>
          <w:sz w:val="20"/>
          <w:szCs w:val="20"/>
          <w:highlight w:val="white"/>
        </w:rPr>
        <w:t>represents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Pr>
          <w:rFonts w:ascii="Arial" w:eastAsia="Times New Roman" w:hAnsi="Arial" w:cs="Arial"/>
          <w:color w:val="222222"/>
          <w:sz w:val="20"/>
          <w:szCs w:val="20"/>
          <w:highlight w:val="white"/>
        </w:rPr>
        <w:t>, FDR q &lt; 0.05) and hashed points were nominally significant (p &lt; 0.05, FDR q &gt; 0.05</w:t>
      </w:r>
      <w:r w:rsidRPr="00961490">
        <w:rPr>
          <w:rFonts w:ascii="Arial" w:eastAsia="Times New Roman" w:hAnsi="Arial" w:cs="Arial"/>
          <w:color w:val="222222"/>
          <w:sz w:val="20"/>
          <w:szCs w:val="20"/>
          <w:highlight w:val="white"/>
        </w:rPr>
        <w:t>; Supplementary Data Table</w:t>
      </w:r>
      <w:r w:rsidRPr="00961490">
        <w:rPr>
          <w:rFonts w:ascii="Arial" w:eastAsia="Times New Roman" w:hAnsi="Arial" w:cs="Arial"/>
          <w:color w:val="222222"/>
          <w:sz w:val="20"/>
          <w:szCs w:val="20"/>
        </w:rPr>
        <w:t xml:space="preserve"> </w:t>
      </w:r>
      <w:r>
        <w:rPr>
          <w:rFonts w:ascii="Arial" w:eastAsia="Times New Roman" w:hAnsi="Arial" w:cs="Arial"/>
          <w:color w:val="222222"/>
          <w:sz w:val="20"/>
          <w:szCs w:val="20"/>
        </w:rPr>
        <w:t>7</w:t>
      </w:r>
      <w:r w:rsidRPr="00961490">
        <w:rPr>
          <w:rFonts w:ascii="Arial" w:eastAsia="Times New Roman" w:hAnsi="Arial" w:cs="Arial"/>
          <w:color w:val="222222"/>
          <w:sz w:val="20"/>
          <w:szCs w:val="20"/>
        </w:rPr>
        <w:t>a</w:t>
      </w:r>
      <w:r w:rsidRPr="00961490">
        <w:rPr>
          <w:rFonts w:ascii="Arial" w:eastAsia="Times New Roman" w:hAnsi="Arial" w:cs="Arial"/>
          <w:color w:val="222222"/>
          <w:sz w:val="20"/>
          <w:szCs w:val="20"/>
          <w:highlight w:val="white"/>
        </w:rPr>
        <w:t xml:space="preserve">). Points that were not significant or had too little data (n &lt; </w:t>
      </w:r>
      <w:r>
        <w:rPr>
          <w:rFonts w:ascii="Arial" w:eastAsia="Times New Roman" w:hAnsi="Arial" w:cs="Arial"/>
          <w:color w:val="222222"/>
          <w:sz w:val="20"/>
          <w:szCs w:val="20"/>
          <w:highlight w:val="white"/>
        </w:rPr>
        <w:t>5</w:t>
      </w:r>
      <w:r w:rsidRPr="00961490">
        <w:rPr>
          <w:rFonts w:ascii="Arial" w:eastAsia="Times New Roman" w:hAnsi="Arial" w:cs="Arial"/>
          <w:color w:val="222222"/>
          <w:sz w:val="20"/>
          <w:szCs w:val="20"/>
          <w:highlight w:val="white"/>
        </w:rPr>
        <w:t>) for reliable testing are marked in white.​</w:t>
      </w:r>
      <w:r w:rsidRPr="00961490">
        <w:rPr>
          <w:rFonts w:ascii="Arial" w:eastAsia="Times New Roman" w:hAnsi="Arial" w:cs="Arial"/>
          <w:sz w:val="20"/>
          <w:szCs w:val="20"/>
        </w:rPr>
        <w:t xml:space="preserve"> Taxa whose </w:t>
      </w:r>
      <w:ins w:id="111" w:author="Microsoft Office User" w:date="2024-10-28T13:40:00Z" w16du:dateUtc="2024-10-28T13:40: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3C3B69CA">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3B7BE01F" w:rsidR="00961490" w:rsidRPr="00961490" w:rsidRDefault="007A7BE8"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w:t>
      </w:r>
      <w:r>
        <w:rPr>
          <w:rFonts w:ascii="Arial" w:eastAsia="Times New Roman" w:hAnsi="Arial" w:cs="Arial"/>
          <w:sz w:val="20"/>
          <w:szCs w:val="20"/>
        </w:rPr>
        <w:t>, correlated</w:t>
      </w:r>
      <w:r w:rsidRPr="00961490">
        <w:rPr>
          <w:rFonts w:ascii="Arial" w:eastAsia="Times New Roman" w:hAnsi="Arial" w:cs="Arial"/>
          <w:sz w:val="20"/>
          <w:szCs w:val="20"/>
        </w:rPr>
        <w:t xml:space="preserve"> against </w:t>
      </w:r>
      <w:r w:rsidRPr="00961490">
        <w:rPr>
          <w:rFonts w:ascii="Arial" w:eastAsia="Times New Roman" w:hAnsi="Arial" w:cs="Arial"/>
          <w:b/>
          <w:sz w:val="20"/>
          <w:szCs w:val="20"/>
        </w:rPr>
        <w:t>A</w:t>
      </w:r>
      <w:r>
        <w:rPr>
          <w:rFonts w:ascii="Arial" w:eastAsia="Times New Roman" w:hAnsi="Arial" w:cs="Arial"/>
          <w:b/>
          <w:sz w:val="20"/>
          <w:szCs w:val="20"/>
        </w:rPr>
        <w:t xml:space="preserve">. </w:t>
      </w:r>
      <w:r>
        <w:rPr>
          <w:rFonts w:ascii="Arial" w:eastAsia="Times New Roman" w:hAnsi="Arial" w:cs="Arial"/>
          <w:bCs/>
          <w:sz w:val="20"/>
          <w:szCs w:val="20"/>
        </w:rPr>
        <w:t>c</w:t>
      </w:r>
      <w:r w:rsidRPr="007F6DB8">
        <w:rPr>
          <w:rFonts w:ascii="Arial" w:eastAsia="Times New Roman" w:hAnsi="Arial" w:cs="Arial"/>
          <w:bCs/>
          <w:sz w:val="20"/>
          <w:szCs w:val="20"/>
        </w:rPr>
        <w:t>ontrast in</w:t>
      </w:r>
      <w:r w:rsidRPr="00961490">
        <w:rPr>
          <w:rFonts w:ascii="Arial" w:eastAsia="Times New Roman" w:hAnsi="Arial" w:cs="Arial"/>
          <w:b/>
          <w:sz w:val="20"/>
          <w:szCs w:val="20"/>
        </w:rPr>
        <w:t xml:space="preserve"> </w:t>
      </w:r>
      <w:r w:rsidRPr="00961490">
        <w:rPr>
          <w:rFonts w:ascii="Arial" w:eastAsia="Times New Roman" w:hAnsi="Arial" w:cs="Arial"/>
          <w:sz w:val="20"/>
          <w:szCs w:val="20"/>
        </w:rPr>
        <w:t>microbial dominance</w:t>
      </w:r>
      <w:r>
        <w:rPr>
          <w:rFonts w:ascii="Arial" w:eastAsia="Times New Roman" w:hAnsi="Arial" w:cs="Arial"/>
          <w:sz w:val="20"/>
          <w:szCs w:val="20"/>
        </w:rPr>
        <w:t xml:space="preserve"> in coral tissue (assessed by Simpson’s Index)</w:t>
      </w:r>
      <w:r w:rsidRPr="00961490">
        <w:rPr>
          <w:rFonts w:ascii="Arial" w:eastAsia="Times New Roman" w:hAnsi="Arial" w:cs="Arial"/>
          <w:sz w:val="20"/>
          <w:szCs w:val="20"/>
        </w:rPr>
        <w:t xml:space="preserv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proofErr w:type="spellStart"/>
      <w:r>
        <w:rPr>
          <w:rFonts w:ascii="Arial" w:eastAsia="Times New Roman" w:hAnsi="Arial" w:cs="Arial"/>
          <w:bCs/>
          <w:sz w:val="20"/>
          <w:szCs w:val="20"/>
        </w:rPr>
        <w:t>c</w:t>
      </w:r>
      <w:r w:rsidRPr="007F6DB8">
        <w:rPr>
          <w:rFonts w:ascii="Arial" w:eastAsia="Times New Roman" w:hAnsi="Arial" w:cs="Arial"/>
          <w:bCs/>
          <w:sz w:val="20"/>
          <w:szCs w:val="20"/>
        </w:rPr>
        <w:t>onstrast</w:t>
      </w:r>
      <w:proofErr w:type="spellEnd"/>
      <w:r w:rsidRPr="007F6DB8">
        <w:rPr>
          <w:rFonts w:ascii="Arial" w:eastAsia="Times New Roman" w:hAnsi="Arial" w:cs="Arial"/>
          <w:bCs/>
          <w:sz w:val="20"/>
          <w:szCs w:val="20"/>
        </w:rPr>
        <w:t xml:space="preserve"> in</w:t>
      </w:r>
      <w:r>
        <w:rPr>
          <w:rFonts w:ascii="Arial" w:eastAsia="Times New Roman" w:hAnsi="Arial" w:cs="Arial"/>
          <w:b/>
          <w:sz w:val="20"/>
          <w:szCs w:val="20"/>
        </w:rPr>
        <w:t xml:space="preserve"> </w:t>
      </w:r>
      <w:r w:rsidRPr="00961490">
        <w:rPr>
          <w:rFonts w:ascii="Arial" w:eastAsia="Times New Roman" w:hAnsi="Arial" w:cs="Arial"/>
          <w:sz w:val="20"/>
          <w:szCs w:val="20"/>
        </w:rPr>
        <w:t xml:space="preserve">coral disease </w:t>
      </w:r>
      <w:r>
        <w:rPr>
          <w:rFonts w:ascii="Arial" w:eastAsia="Times New Roman" w:hAnsi="Arial" w:cs="Arial"/>
          <w:sz w:val="20"/>
          <w:szCs w:val="20"/>
        </w:rPr>
        <w:t xml:space="preserve">susceptibility (estimated from integrated long-term coral disease prevalence data) </w:t>
      </w:r>
      <w:r w:rsidRPr="00961490">
        <w:rPr>
          <w:rFonts w:ascii="Arial" w:eastAsia="Times New Roman" w:hAnsi="Arial" w:cs="Arial"/>
          <w:sz w:val="20"/>
          <w:szCs w:val="20"/>
        </w:rPr>
        <w:t xml:space="preserve">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w:t>
      </w:r>
      <w:r>
        <w:rPr>
          <w:rFonts w:ascii="Arial" w:eastAsia="Times New Roman" w:hAnsi="Arial" w:cs="Arial"/>
          <w:sz w:val="20"/>
          <w:szCs w:val="20"/>
        </w:rPr>
        <w:t>C</w:t>
      </w:r>
      <w:r w:rsidRPr="00961490">
        <w:rPr>
          <w:rFonts w:ascii="Arial" w:eastAsia="Times New Roman" w:hAnsi="Arial" w:cs="Arial"/>
          <w:sz w:val="20"/>
          <w:szCs w:val="20"/>
        </w:rPr>
        <w:t xml:space="preserve">oral </w:t>
      </w:r>
      <w:r>
        <w:rPr>
          <w:rFonts w:ascii="Arial" w:eastAsia="Times New Roman" w:hAnsi="Arial" w:cs="Arial"/>
          <w:sz w:val="20"/>
          <w:szCs w:val="20"/>
        </w:rPr>
        <w:t>Tr</w:t>
      </w:r>
      <w:r w:rsidRPr="00961490">
        <w:rPr>
          <w:rFonts w:ascii="Arial" w:eastAsia="Times New Roman" w:hAnsi="Arial" w:cs="Arial"/>
          <w:sz w:val="20"/>
          <w:szCs w:val="20"/>
        </w:rPr>
        <w:t xml:space="preserve">aits </w:t>
      </w:r>
      <w:r>
        <w:rPr>
          <w:rFonts w:ascii="Arial" w:eastAsia="Times New Roman" w:hAnsi="Arial" w:cs="Arial"/>
          <w:sz w:val="20"/>
          <w:szCs w:val="20"/>
        </w:rPr>
        <w:t>D</w:t>
      </w:r>
      <w:r w:rsidRPr="00961490">
        <w:rPr>
          <w:rFonts w:ascii="Arial" w:eastAsia="Times New Roman" w:hAnsi="Arial" w:cs="Arial"/>
          <w:sz w:val="20"/>
          <w:szCs w:val="20"/>
        </w:rPr>
        <w:t xml:space="preserve">atabase. Dotted red lines in panels </w:t>
      </w:r>
      <w:r>
        <w:rPr>
          <w:rFonts w:ascii="Arial" w:eastAsia="Times New Roman" w:hAnsi="Arial" w:cs="Arial"/>
          <w:sz w:val="20"/>
          <w:szCs w:val="20"/>
        </w:rPr>
        <w:t>A-</w:t>
      </w:r>
      <w:r w:rsidRPr="00961490">
        <w:rPr>
          <w:rFonts w:ascii="Arial" w:eastAsia="Times New Roman" w:hAnsi="Arial" w:cs="Arial"/>
          <w:sz w:val="20"/>
          <w:szCs w:val="20"/>
        </w:rPr>
        <w:t xml:space="preserve">C indicate the null expectation that if traits are uncorrelated, change in the x-axis trait will not correlate with changes in the y-axis trait, with contrasts </w:t>
      </w:r>
      <w:r>
        <w:rPr>
          <w:rFonts w:ascii="Arial" w:eastAsia="Times New Roman" w:hAnsi="Arial" w:cs="Arial"/>
          <w:sz w:val="20"/>
          <w:szCs w:val="20"/>
        </w:rPr>
        <w:t xml:space="preserve">instead </w:t>
      </w:r>
      <w:r w:rsidRPr="00961490">
        <w:rPr>
          <w:rFonts w:ascii="Arial" w:eastAsia="Times New Roman" w:hAnsi="Arial" w:cs="Arial"/>
          <w:sz w:val="20"/>
          <w:szCs w:val="20"/>
        </w:rPr>
        <w:t xml:space="preserve">distributed equally above or below the dotted line. Statistics </w:t>
      </w:r>
      <w:r>
        <w:rPr>
          <w:rFonts w:ascii="Arial" w:eastAsia="Times New Roman" w:hAnsi="Arial" w:cs="Arial"/>
          <w:sz w:val="20"/>
          <w:szCs w:val="20"/>
        </w:rPr>
        <w:t xml:space="preserve">from </w:t>
      </w:r>
      <w:r w:rsidRPr="00961490">
        <w:rPr>
          <w:rFonts w:ascii="Arial" w:eastAsia="Times New Roman" w:hAnsi="Arial" w:cs="Arial"/>
          <w:sz w:val="20"/>
          <w:szCs w:val="20"/>
        </w:rPr>
        <w:t xml:space="preserve">phylogenetic generalized least squares (PGLS) regression </w:t>
      </w:r>
      <w:r>
        <w:rPr>
          <w:rFonts w:ascii="Arial" w:eastAsia="Times New Roman" w:hAnsi="Arial" w:cs="Arial"/>
          <w:sz w:val="20"/>
          <w:szCs w:val="20"/>
        </w:rPr>
        <w:t xml:space="preserve">for A-C are available in </w:t>
      </w:r>
      <w:r w:rsidRPr="00961490">
        <w:rPr>
          <w:rFonts w:ascii="Arial" w:eastAsia="Times New Roman" w:hAnsi="Arial" w:cs="Arial"/>
          <w:sz w:val="20"/>
          <w:szCs w:val="20"/>
        </w:rPr>
        <w:t xml:space="preserve">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Modeled</w:t>
      </w:r>
      <w:r>
        <w:rPr>
          <w:rFonts w:ascii="Arial" w:eastAsia="Times New Roman" w:hAnsi="Arial" w:cs="Arial"/>
          <w:sz w:val="20"/>
          <w:szCs w:val="20"/>
        </w:rPr>
        <w:t xml:space="preserve"> strength and</w:t>
      </w:r>
      <w:r w:rsidRPr="00961490">
        <w:rPr>
          <w:rFonts w:ascii="Arial" w:eastAsia="Times New Roman" w:hAnsi="Arial" w:cs="Arial"/>
          <w:sz w:val="20"/>
          <w:szCs w:val="20"/>
        </w:rPr>
        <w:t xml:space="preserve"> direction of causality between </w:t>
      </w:r>
      <w:r w:rsidRPr="00961490">
        <w:rPr>
          <w:rFonts w:ascii="Arial" w:eastAsia="Times New Roman" w:hAnsi="Arial" w:cs="Arial"/>
          <w:i/>
          <w:sz w:val="20"/>
          <w:szCs w:val="20"/>
        </w:rPr>
        <w:t xml:space="preserve">Endozoicomonas </w:t>
      </w:r>
      <w:ins w:id="112" w:author="Microsoft Office User" w:date="2024-10-28T13:40:00Z" w16du:dateUtc="2024-10-28T13:40:00Z">
        <w:r w:rsidR="005A4D34">
          <w:rPr>
            <w:rFonts w:ascii="Arial" w:eastAsia="Times New Roman" w:hAnsi="Arial" w:cs="Arial"/>
            <w:iCs/>
            <w:sz w:val="20"/>
            <w:szCs w:val="20"/>
          </w:rPr>
          <w:t xml:space="preserve">relative </w:t>
        </w:r>
      </w:ins>
      <w:r w:rsidRPr="00961490">
        <w:rPr>
          <w:rFonts w:ascii="Arial" w:eastAsia="Times New Roman" w:hAnsi="Arial" w:cs="Arial"/>
          <w:sz w:val="20"/>
          <w:szCs w:val="20"/>
        </w:rPr>
        <w:t>abundance, disease susceptibility and growth rate</w:t>
      </w:r>
      <w:r>
        <w:rPr>
          <w:rFonts w:ascii="Arial" w:eastAsia="Times New Roman" w:hAnsi="Arial" w:cs="Arial"/>
          <w:sz w:val="20"/>
          <w:szCs w:val="20"/>
        </w:rPr>
        <w:t xml:space="preserve"> during coral evolution</w:t>
      </w:r>
      <w:r w:rsidRPr="00961490">
        <w:rPr>
          <w:rFonts w:ascii="Arial" w:eastAsia="Times New Roman" w:hAnsi="Arial" w:cs="Arial"/>
          <w:sz w:val="20"/>
          <w:szCs w:val="20"/>
        </w:rPr>
        <w:t xml:space="preserv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Pr>
          <w:rFonts w:ascii="Arial" w:eastAsia="Times New Roman" w:hAnsi="Arial" w:cs="Arial"/>
          <w:sz w:val="20"/>
          <w:szCs w:val="20"/>
        </w:rPr>
        <w:t>2</w:t>
      </w:r>
      <w:r w:rsidRPr="00961490">
        <w:rPr>
          <w:rFonts w:ascii="Arial" w:eastAsia="Times New Roman" w:hAnsi="Arial" w:cs="Arial"/>
          <w:sz w:val="20"/>
          <w:szCs w:val="20"/>
        </w:rPr>
        <w:t>).</w:t>
      </w:r>
      <w:r w:rsidR="00961490">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23756FB1" w:rsidR="00961490" w:rsidRPr="00961490" w:rsidRDefault="007338E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15FEA4" wp14:editId="49CF995D">
            <wp:extent cx="3962400" cy="3962400"/>
            <wp:effectExtent l="0" t="0" r="0" b="0"/>
            <wp:docPr id="1783009544" name="Picture 1" descr="A diagram of a healthy and healthy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9544" name="Picture 1" descr="A diagram of a healthy and healthy lif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4C2EED38" w:rsidR="00270945" w:rsidRPr="0093644C" w:rsidRDefault="007A7BE8" w:rsidP="007A7BE8">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Pr>
          <w:rFonts w:ascii="Arial" w:eastAsia="Times New Roman" w:hAnsi="Arial" w:cs="Arial"/>
          <w:sz w:val="20"/>
          <w:szCs w:val="20"/>
        </w:rPr>
        <w:t>dominance in coral microbiomes</w:t>
      </w:r>
      <w:r w:rsidRPr="00961490">
        <w:rPr>
          <w:rFonts w:ascii="Arial" w:eastAsia="Times New Roman" w:hAnsi="Arial" w:cs="Arial"/>
          <w:sz w:val="20"/>
          <w:szCs w:val="20"/>
        </w:rPr>
        <w:t xml:space="preserve"> </w:t>
      </w:r>
      <w:r>
        <w:rPr>
          <w:rFonts w:ascii="Arial" w:eastAsia="Times New Roman" w:hAnsi="Arial" w:cs="Arial"/>
          <w:sz w:val="20"/>
          <w:szCs w:val="20"/>
        </w:rPr>
        <w:t xml:space="preserve">(teal icons, top row) </w:t>
      </w:r>
      <w:r w:rsidRPr="00961490">
        <w:rPr>
          <w:rFonts w:ascii="Arial" w:eastAsia="Times New Roman" w:hAnsi="Arial" w:cs="Arial"/>
          <w:sz w:val="20"/>
          <w:szCs w:val="20"/>
        </w:rPr>
        <w:t xml:space="preserve">plays in the tradeoff between growth and defense </w:t>
      </w:r>
      <w:r>
        <w:rPr>
          <w:rFonts w:ascii="Arial" w:eastAsia="Times New Roman" w:hAnsi="Arial" w:cs="Arial"/>
          <w:sz w:val="20"/>
          <w:szCs w:val="20"/>
        </w:rPr>
        <w:t>under varying environmental conditions.</w:t>
      </w:r>
      <w:r w:rsidRPr="00961490">
        <w:rPr>
          <w:rFonts w:ascii="Arial" w:eastAsia="Times New Roman" w:hAnsi="Arial" w:cs="Arial"/>
          <w:sz w:val="20"/>
          <w:szCs w:val="20"/>
        </w:rPr>
        <w:t xml:space="preserve"> </w:t>
      </w:r>
      <w:r>
        <w:rPr>
          <w:rFonts w:ascii="Arial" w:eastAsia="Times New Roman" w:hAnsi="Arial" w:cs="Arial"/>
          <w:i/>
          <w:iCs/>
          <w:sz w:val="20"/>
          <w:szCs w:val="20"/>
        </w:rPr>
        <w:t>Endozoicomonas</w:t>
      </w:r>
      <w:r>
        <w:rPr>
          <w:rFonts w:ascii="Arial" w:eastAsia="Times New Roman" w:hAnsi="Arial" w:cs="Arial"/>
          <w:sz w:val="20"/>
          <w:szCs w:val="20"/>
        </w:rPr>
        <w:t xml:space="preserve">-dominated microbiomes may A) provide a metabolic advantage for growth under normal environmental conditions (top left), but B) lack the ecological, structural or immunological defenses against pathogen invasion, and therefore become susceptible to disease under stressful environmental conditions (top right). In contrast, microbiomes not dominated by </w:t>
      </w:r>
      <w:r w:rsidRPr="007F6DB8">
        <w:rPr>
          <w:rFonts w:ascii="Arial" w:eastAsia="Times New Roman" w:hAnsi="Arial" w:cs="Arial"/>
          <w:i/>
          <w:iCs/>
          <w:sz w:val="20"/>
          <w:szCs w:val="20"/>
        </w:rPr>
        <w:t>Endozoicomonas</w:t>
      </w:r>
      <w:r>
        <w:rPr>
          <w:rFonts w:ascii="Arial" w:eastAsia="Times New Roman" w:hAnsi="Arial" w:cs="Arial"/>
          <w:sz w:val="20"/>
          <w:szCs w:val="20"/>
        </w:rPr>
        <w:t xml:space="preserve"> (bottom left) grow </w:t>
      </w:r>
      <w:proofErr w:type="gramStart"/>
      <w:r>
        <w:rPr>
          <w:rFonts w:ascii="Arial" w:eastAsia="Times New Roman" w:hAnsi="Arial" w:cs="Arial"/>
          <w:sz w:val="20"/>
          <w:szCs w:val="20"/>
        </w:rPr>
        <w:t>slower, but</w:t>
      </w:r>
      <w:proofErr w:type="gramEnd"/>
      <w:r>
        <w:rPr>
          <w:rFonts w:ascii="Arial" w:eastAsia="Times New Roman" w:hAnsi="Arial" w:cs="Arial"/>
          <w:sz w:val="20"/>
          <w:szCs w:val="20"/>
        </w:rPr>
        <w:t xml:space="preserve"> may have lower disease susceptibility in stressful environmental conditions (bottom right).</w:t>
      </w:r>
    </w:p>
    <w:sectPr w:rsidR="00270945" w:rsidRPr="0093644C" w:rsidSect="00AF40C3">
      <w:headerReference w:type="default" r:id="rId13"/>
      <w:footerReference w:type="default" r:id="rId14"/>
      <w:type w:val="continuous"/>
      <w:pgSz w:w="12240" w:h="15840"/>
      <w:pgMar w:top="1440" w:right="1800" w:bottom="1440" w:left="180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34031" w14:textId="77777777" w:rsidR="00006ECB" w:rsidRDefault="00006ECB">
      <w:pPr>
        <w:spacing w:after="0"/>
      </w:pPr>
      <w:r>
        <w:separator/>
      </w:r>
    </w:p>
  </w:endnote>
  <w:endnote w:type="continuationSeparator" w:id="0">
    <w:p w14:paraId="0243A964" w14:textId="77777777" w:rsidR="00006ECB" w:rsidRDefault="00006E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A7164" w14:textId="77777777" w:rsidR="00006ECB" w:rsidRDefault="00006ECB">
      <w:pPr>
        <w:spacing w:after="0"/>
      </w:pPr>
      <w:r>
        <w:separator/>
      </w:r>
    </w:p>
  </w:footnote>
  <w:footnote w:type="continuationSeparator" w:id="0">
    <w:p w14:paraId="5E95BC5C" w14:textId="77777777" w:rsidR="00006ECB" w:rsidRDefault="00006E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6ECB"/>
    <w:rsid w:val="000245B5"/>
    <w:rsid w:val="000647A2"/>
    <w:rsid w:val="000705E7"/>
    <w:rsid w:val="000C3044"/>
    <w:rsid w:val="000E3957"/>
    <w:rsid w:val="000F0E29"/>
    <w:rsid w:val="00133DAB"/>
    <w:rsid w:val="00152711"/>
    <w:rsid w:val="00156C2B"/>
    <w:rsid w:val="001918C4"/>
    <w:rsid w:val="001E011D"/>
    <w:rsid w:val="001E7B35"/>
    <w:rsid w:val="00201946"/>
    <w:rsid w:val="002221C7"/>
    <w:rsid w:val="0023358D"/>
    <w:rsid w:val="0023715A"/>
    <w:rsid w:val="00246861"/>
    <w:rsid w:val="00251476"/>
    <w:rsid w:val="0025566D"/>
    <w:rsid w:val="00270945"/>
    <w:rsid w:val="002A7053"/>
    <w:rsid w:val="002B2848"/>
    <w:rsid w:val="002F1CD2"/>
    <w:rsid w:val="002F3DA0"/>
    <w:rsid w:val="003038DA"/>
    <w:rsid w:val="00311725"/>
    <w:rsid w:val="003179B0"/>
    <w:rsid w:val="00332B8B"/>
    <w:rsid w:val="00333F4D"/>
    <w:rsid w:val="003343E2"/>
    <w:rsid w:val="003523AB"/>
    <w:rsid w:val="003830A5"/>
    <w:rsid w:val="00384E59"/>
    <w:rsid w:val="003A7855"/>
    <w:rsid w:val="003B061C"/>
    <w:rsid w:val="003B1D05"/>
    <w:rsid w:val="003B76EA"/>
    <w:rsid w:val="003D7494"/>
    <w:rsid w:val="00414B79"/>
    <w:rsid w:val="004730E9"/>
    <w:rsid w:val="00474D11"/>
    <w:rsid w:val="004768C8"/>
    <w:rsid w:val="00483D1D"/>
    <w:rsid w:val="004B135C"/>
    <w:rsid w:val="004B1818"/>
    <w:rsid w:val="004B3D04"/>
    <w:rsid w:val="004F06EA"/>
    <w:rsid w:val="005A4D34"/>
    <w:rsid w:val="005A78D5"/>
    <w:rsid w:val="005B141A"/>
    <w:rsid w:val="005C7DD7"/>
    <w:rsid w:val="00612F57"/>
    <w:rsid w:val="00623869"/>
    <w:rsid w:val="006663CE"/>
    <w:rsid w:val="006B5D26"/>
    <w:rsid w:val="007141C2"/>
    <w:rsid w:val="007338E0"/>
    <w:rsid w:val="007527BE"/>
    <w:rsid w:val="007879EF"/>
    <w:rsid w:val="007A7BE8"/>
    <w:rsid w:val="007B22A3"/>
    <w:rsid w:val="008242C9"/>
    <w:rsid w:val="00831F35"/>
    <w:rsid w:val="00845EF6"/>
    <w:rsid w:val="00847C6F"/>
    <w:rsid w:val="00852AF7"/>
    <w:rsid w:val="00877DFA"/>
    <w:rsid w:val="008E6DB8"/>
    <w:rsid w:val="00904FBD"/>
    <w:rsid w:val="00906414"/>
    <w:rsid w:val="00931AB6"/>
    <w:rsid w:val="0093644C"/>
    <w:rsid w:val="00961490"/>
    <w:rsid w:val="00980C22"/>
    <w:rsid w:val="00982817"/>
    <w:rsid w:val="00993F13"/>
    <w:rsid w:val="009A6B1B"/>
    <w:rsid w:val="009E04D5"/>
    <w:rsid w:val="009E7CFE"/>
    <w:rsid w:val="009F66BE"/>
    <w:rsid w:val="00A1401C"/>
    <w:rsid w:val="00A32B03"/>
    <w:rsid w:val="00A53343"/>
    <w:rsid w:val="00A635A9"/>
    <w:rsid w:val="00A71BED"/>
    <w:rsid w:val="00A84FF9"/>
    <w:rsid w:val="00A85CC3"/>
    <w:rsid w:val="00AB043D"/>
    <w:rsid w:val="00AE60EF"/>
    <w:rsid w:val="00AE7C6A"/>
    <w:rsid w:val="00AF40C3"/>
    <w:rsid w:val="00B17150"/>
    <w:rsid w:val="00B30924"/>
    <w:rsid w:val="00B4169B"/>
    <w:rsid w:val="00B9147E"/>
    <w:rsid w:val="00BA052C"/>
    <w:rsid w:val="00BB6DA8"/>
    <w:rsid w:val="00BF4E69"/>
    <w:rsid w:val="00BF5475"/>
    <w:rsid w:val="00C04DDF"/>
    <w:rsid w:val="00C059B3"/>
    <w:rsid w:val="00C23DDD"/>
    <w:rsid w:val="00C80A23"/>
    <w:rsid w:val="00C81643"/>
    <w:rsid w:val="00C97AF8"/>
    <w:rsid w:val="00CB5B28"/>
    <w:rsid w:val="00D44B56"/>
    <w:rsid w:val="00D91DAF"/>
    <w:rsid w:val="00DA6924"/>
    <w:rsid w:val="00DB72A3"/>
    <w:rsid w:val="00DC6835"/>
    <w:rsid w:val="00DF48AE"/>
    <w:rsid w:val="00DF71E5"/>
    <w:rsid w:val="00E01958"/>
    <w:rsid w:val="00E227EE"/>
    <w:rsid w:val="00E6133D"/>
    <w:rsid w:val="00EB02BE"/>
    <w:rsid w:val="00EF39F7"/>
    <w:rsid w:val="00F126FF"/>
    <w:rsid w:val="00F44CA0"/>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290477762">
      <w:bodyDiv w:val="1"/>
      <w:marLeft w:val="0"/>
      <w:marRight w:val="0"/>
      <w:marTop w:val="0"/>
      <w:marBottom w:val="0"/>
      <w:divBdr>
        <w:top w:val="none" w:sz="0" w:space="0" w:color="auto"/>
        <w:left w:val="none" w:sz="0" w:space="0" w:color="auto"/>
        <w:bottom w:val="none" w:sz="0" w:space="0" w:color="auto"/>
        <w:right w:val="none" w:sz="0" w:space="0" w:color="auto"/>
      </w:divBdr>
    </w:div>
    <w:div w:id="1718773967">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rp.org/"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26</Pages>
  <Words>46928</Words>
  <Characters>267495</Characters>
  <Application>Microsoft Office Word</Application>
  <DocSecurity>0</DocSecurity>
  <Lines>2229</Lines>
  <Paragraphs>627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313796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8</cp:revision>
  <dcterms:created xsi:type="dcterms:W3CDTF">2024-10-28T12:59:00Z</dcterms:created>
  <dcterms:modified xsi:type="dcterms:W3CDTF">2024-10-28T17:25:00Z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id="aJvHsq4x"/&gt;&lt;style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