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61AA2F94" w14:textId="77777777"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r w:rsidRPr="001E7B35">
        <w:rPr>
          <w:rFonts w:ascii="Arial" w:hAnsi="Arial" w:cs="Arial"/>
          <w:i/>
          <w:iCs/>
          <w:color w:val="000000"/>
          <w:sz w:val="20"/>
        </w:rPr>
        <w:t>Hawaiʻi</w:t>
      </w:r>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6F4E9041"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777777" w:rsidR="00C04DDF" w:rsidRPr="00623869" w:rsidRDefault="00C04DDF" w:rsidP="00C04DDF">
      <w:pPr>
        <w:contextualSpacing/>
        <w:rPr>
          <w:rFonts w:ascii="Arial" w:hAnsi="Arial" w:cs="Arial"/>
          <w:sz w:val="20"/>
          <w:szCs w:val="20"/>
        </w:rPr>
      </w:pPr>
    </w:p>
    <w:p w14:paraId="1F0B52C0" w14:textId="777777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RDefault="00C04DDF" w:rsidP="00C04DDF">
      <w:pPr>
        <w:ind w:left="720"/>
        <w:rPr>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0" w:name="30j0zll" w:colFirst="0" w:colLast="0"/>
      <w:bookmarkStart w:id="1" w:name="1fob9te" w:colFirst="0" w:colLast="0"/>
      <w:bookmarkEnd w:id="0"/>
      <w:bookmarkEnd w:id="1"/>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2" w:author="Microsoft Office User" w:date="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RDefault="00C04DDF" w:rsidP="00C04DDF">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in corals correlates with both disease prevalence and growth rate</w:t>
      </w:r>
      <w:r>
        <w:rPr>
          <w:rFonts w:ascii="Arial" w:eastAsia="Times New Roman" w:hAnsi="Arial" w:cs="Arial"/>
          <w:sz w:val="20"/>
          <w:szCs w:val="20"/>
        </w:rPr>
        <w:t>, and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8B1017E"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{"citationID":"0G1AhhrH","properties":{"formattedCitation":"\\super 1,2\\nosupersub{}","plainCitation":"1,2","noteIndex":0},"citationItems":[{"id":1302,"uris":["http://zotero.org/groups/2769688/items/QIA57APR"],"itemData":{"id":1302,"type":"article-journal","abstract":"Animals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M."}],"issued":{"date-parts":[["2019",8]]}}},{"id":1971,"uris":["http://zotero.org/groups/2769688/items/6ZCMW6WW"],"itemData":{"id":1971,"type":"article-journal","abstract":"Classifying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{"citationID":"sFqfyv6R","properties":{"formattedCitation":"\\super 3\\nosupersub{}","plainCitation":"3","noteIndex":0},"citationItems":[{"id":894,"uris":["http://zotero.org/groups/2769688/items/9WP3JA2E"],"itemData":{"id":894,"type":"article-journal","abstract":"1.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{"citationID":"vToRGh2p","properties":{"formattedCitation":"\\super 4\\nosupersub{}","plainCitation":"4","noteIndex":0},"citationItems":[{"id":1384,"uris":["http://zotero.org/groups/2769688/items/H2MVIJ9U"],"itemData":{"id":1384,"type":"article-journal","abstract":"Life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{"citationID":"8MBpH2Vd","properties":{"formattedCitation":"\\super 5\\nosupersub{}","plainCitation":"5","noteIndex":0},"citationItems":[{"id":1307,"uris":["http://zotero.org/groups/2769688/items/CNTH2NMT"],"itemData":{"id":1307,"type":"article-journal","abstract":"The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{"citationID":"IhUUxsPc","properties":{"formattedCitation":"\\super 6\\nosupersub{}","plainCitation":"6","noteIndex":0},"citationItems":[{"id":1383,"uris":["http://zotero.org/groups/2769688/items/5C9LC2R4"],"itemData":{"id":1383,"type":"article-journal","abstract":"This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{"citationID":"6D5usTiG","properties":{"formattedCitation":"\\super 7\\nosupersub{}","plainCitation":"7","noteIndex":0},"citationItems":[{"id":1382,"uris":["http://zotero.org/groups/2769688/items/TULZHXQW"],"itemData":{"id":1382,"type":"article-journal","abstract":"It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{"citationID":"H4c8QLGS","properties":{"formattedCitation":"\\super 5\\nosupersub{}","plainCitation":"5","noteIndex":0},"citationItems":[{"id":1307,"uris":["http://zotero.org/groups/2769688/items/CNTH2NMT"],"itemData":{"id":1307,"type":"article-journal","abstract":"The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{"citationID":"caZiiYdy","properties":{"formattedCitation":"\\super 8,9\\nosupersub{}","plainCitation":"8,9","noteIndex":0},"citationItems":[{"id":907,"uris":["http://zotero.org/groups/2769688/items/X8Y2XAT8"],"itemData":{"id":907,"type":"article-journal","container-title":"Nature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Drew"}],"issued":{"date-parts":[["2015",7]]}}},{"id":1717,"uris":["http://zotero.org/groups/2769688/items/8CQVZKNW"],"itemData":{"id":1717,"type":"article-journal","abstract":"It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{"citationID":"Rj77Y2Mb","properties":{"formattedCitation":"\\super 10\\nosupersub{}","plainCitation":"10","noteIndex":0},"citationItems":[{"id":1313,"uris":["http://zotero.org/groups/2769688/items/3HLQ87H9"],"itemData":{"id":1313,"type":"article-journal","abstract":"Determining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53F2D525"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{"citationID":"vU2PDldq","properties":{"formattedCitation":"\\super 11\\nosupersub{}","plainCitation":"11","noteIndex":0},"citationItems":[{"id":1153,"uris":["http://zotero.org/groups/2769688/items/J6VST85F"],"itemData":{"id":1153,"type":"article-journal","abstract":"At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{"citationID":"mY9JoHKS","properties":{"formattedCitation":"\\super 12\\nosupersub{}","plainCitation":"12","noteIndex":0},"citationItems":[{"id":1719,"uris":["http://zotero.org/groups/2769688/items/AN9WSCI8"],"itemData":{"id":1719,"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{"citationID":"N59xgxnU","properties":{"formattedCitation":"\\super 13\\nosupersub{}","plainCitation":"13","noteIndex":0},"citationItems":[{"id":1310,"uris":["http://zotero.org/groups/2769688/items/MQNPNLSJ"],"itemData":{"id":1310,"type":"article-journal","abstract":"Organisms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{"citationID":"9McxJrkF","properties":{"formattedCitation":"\\super 13\\nosupersub{}","plainCitation":"13","noteIndex":0},"citationItems":[{"id":1310,"uris":["http://zotero.org/groups/2769688/items/MQNPNLSJ"],"itemData":{"id":1310,"type":"article-journal","abstract":"Organisms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{"citationID":"TFb4bmES","properties":{"formattedCitation":"\\super 13\\nosupersub{}","plainCitation":"13","noteIndex":0},"citationItems":[{"id":1310,"uris":["http://zotero.org/groups/2769688/items/MQNPNLSJ"],"itemData":{"id":1310,"type":"article-journal","abstract":"Organisms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{"citationID":"8JmQ59p1","properties":{"formattedCitation":"\\super 11,14\\nosupersub{}","plainCitation":"11,14","noteIndex":0},"citationItems":[{"id":1153,"uris":["http://zotero.org/groups/2769688/items/J6VST85F"],"itemData":{"id":1153,"type":"article-journal","abstract":"At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{"citationID":"zFpFjujZ","properties":{"formattedCitation":"\\super 14\\nosupersub{}","plainCitation":"14","noteIndex":0},"citationItems":[{"id":1329,"uris":["http://zotero.org/groups/2769688/items/SMX32XZZ"],"itemData":{"id":1329,"type":"article-journal","abstract":"Although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069C224E"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{"citationID":"MSRc6nph","properties":{"formattedCitation":"\\super 15\\nosupersub{}","plainCitation":"15","noteIndex":0},"citationItems":[{"id":1400,"uris":["http://zotero.org/groups/2769688/items/CM8PV2WI"],"itemData":{"id":1400,"type":"webpage","title":"World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{"citationID":"S0Qbx7GA","properties":{"formattedCitation":"\\super 2\\nosupersub{}","plainCitation":"2","noteIndex":0},"citationItems":[{"id":1971,"uris":["http://zotero.org/groups/2769688/items/6ZCMW6WW"],"itemData":{"id":1971,"type":"article-journal","abstract":"Classifying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{"citationID":"YKjUw7GB","properties":{"formattedCitation":"\\super 16\\uc0\\u8211{}18\\nosupersub{}","plainCitation":"16–18","noteIndex":0},"citationItems":[{"id":892,"uris":["http://zotero.org/groups/2769688/items/8XBZWD3W"],"itemData":{"id":892,"type":"article-journal","abstract":"Associations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R."}],"issued":{"date-parts":[["2018",11,22]]}}},{"id":1359,"uris":["http://zotero.org/groups/2769688/items/3GY2JAFK"],"itemData":{"id":1359,"type":"article-journal","abstract":"Coral-associated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J."},{"family":"Apprill","given":"Amy"}],"issued":{"date-parts":[["2019"]]}}},{"id":1358,"uris":["http://zotero.org/groups/2769688/items/I7XLSXS8"],"itemData":{"id":1358,"type":"article-journal","abstract":"Although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{"citationID":"DomLebqZ","properties":{"formattedCitation":"\\super 19\\nosupersub{}","plainCitation":"19","noteIndex":0},"citationItems":[{"id":1357,"uris":["http://zotero.org/groups/2769688/items/NZL7IQ39"],"itemData":{"id":1357,"type":"article-journal","abstract":"This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{"citationID":"LgvGOnpT","properties":{"formattedCitation":"\\super 8\\nosupersub{}","plainCitation":"8","noteIndex":0},"citationItems":[{"id":907,"uris":["http://zotero.org/groups/2769688/items/X8Y2XAT8"],"itemData":{"id":907,"type":"article-journal","container-title":"Nature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2B9FBABF"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{"citationID":"FZNCiLGg","properties":{"formattedCitation":"\\super 20\\uc0\\u8211{}22\\nosupersub{}","plainCitation":"20–22","noteIndex":0},"citationItems":[{"id":1737,"uris":["http://zotero.org/groups/2769688/items/6P74P7YT"],"itemData":{"id":1737,"type":"article-journal","abstract":"The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J.H","non-dropping-particle":"van"}],"issued":{"date-parts":[["2006",6,8]]}}},{"id":1736,"uris":["http://zotero.org/groups/2769688/items/R7IPHBQF"],"itemData":{"id":1736,"type":"article-journal","abstract":"Reef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C."}],"issued":{"date-parts":[["2017",4,1]]}}},{"id":1733,"uris":["http://zotero.org/groups/2769688/items/8LB8DHPM"],"itemData":{"id":1733,"type":"article-journal","abstract":"Mutually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corallicolids, fungi</w:t>
      </w:r>
      <w:r w:rsidR="00BA052C" w:rsidRP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{"citationID":"y0eBUK9U","properties":{"formattedCitation":"\\super 23\\nosupersub{}","plainCitation":"23","noteIndex":0},"citationItems":[{"id":1973,"uris":["http://zotero.org/groups/2769688/items/7XP365NC"],"itemData":{"id":1973,"type":"article-journal","abstract":"Many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{"citationID":"fXdxa4mC","properties":{"formattedCitation":"\\super 24\\nosupersub{}","plainCitation":"24","noteIndex":0},"citationItems":[{"id":1343,"uris":["http://zotero.org/groups/2769688/items/W7KF478B"],"itemData":{"id":1343,"type":"article-journal","abstract":"Global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{"citationID":"XBGr0M9l","properties":{"formattedCitation":"\\super 25\\nosupersub{}","plainCitation":"25","noteIndex":0},"citationItems":[{"id":1970,"uris":["http://zotero.org/groups/2769688/items/KIPVZSC9"],"itemData":{"id":1970,"type":"article-journal","abstract":"In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{"citationID":"sHNgkrcq","properties":{"formattedCitation":"\\super 26\\nosupersub{}","plainCitation":"26","noteIndex":0},"citationItems":[{"id":1351,"uris":["http://zotero.org/groups/2769688/items/LY4TUSGY"],"itemData":{"id":1351,"type":"article-journal","container-title":"Coral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{"citationID":"HqnAqXmc","properties":{"formattedCitation":"\\super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{"citationID":"PumuECB4","properties":{"formattedCitation":"\\super 27\\nosupersub{}","plainCitation":"27","noteIndex":0},"citationItems":[{"id":1341,"uris":["http://zotero.org/groups/2769688/items/JPQNPUTD"],"itemData":{"id":1341,"type":"article-journal","abstract":"Microbial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3" w:author="Microsoft Office User" w:date="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{"citationID":"hgIUfuic","properties":{"formattedCitation":"\\super 28\\nosupersub{}","plainCitation":"28","noteIndex":0},"citationItems":[{"id":1381,"uris":["http://zotero.org/groups/2769688/items/VC6NCLCB"],"itemData":{"id":1381,"type":"article-journal","abstract":"In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4753064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{"citationID":"Y7VHRyGr","properties":{"formattedCitation":"\\super 29\\nosupersub{}","plainCitation":"29","noteIndex":0},"citationItems":[{"id":1131,"uris":["http://zotero.org/groups/2769688/items/BM8A9XTG"],"itemData":{"id":1131,"type":"article-journal","abstract":"The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{"citationID":"hhioqKlI","properties":{"formattedCitation":"\\super 30\\nosupersub{}","plainCitation":"30","noteIndex":0},"citationItems":[{"id":1969,"uris":["http://zotero.org/groups/2769688/items/3GF6EKAH"],"itemData":{"id":1969,"type":"article-journal","abstract":"Trait-based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{"citationID":"ColCJrgM","properties":{"formattedCitation":"\\super 2\\nosupersub{}","plainCitation":"2","noteIndex":0},"citationItems":[{"id":1971,"uris":["http://zotero.org/groups/2769688/items/6ZCMW6WW"],"itemData":{"id":1971,"type":"article-journal","abstract":"Classifying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6567E9F7"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4" w:author="Microsoft Office User" w:date="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{"citationID":"sgLbJwN5","properties":{"formattedCitation":"\\super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{"citationID":"NjhuIIit","properties":{"formattedCitation":"\\super 30\\nosupersub{}","plainCitation":"30","noteIndex":0},"citationItems":[{"id":1969,"uris":["http://zotero.org/groups/2769688/items/3GF6EKAH"],"itemData":{"id":1969,"type":"article-journal","abstract":"Trait-based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786E7F">
        <w:rPr>
          <w:rFonts w:ascii="Arial" w:eastAsia="Tahoma" w:hAnsi="Arial" w:cs="Arial"/>
          <w:sz w:val="20"/>
          <w:szCs w:val="20"/>
        </w:rPr>
        <w:instrText xml:space="preserve"> ADDIN ZOTERO_ITEM CSL_CITATION {"citationID":"uYYQUlKY","properties":{"formattedCitation":"\\super 29\\nosupersub{}","plainCitation":"29","noteIndex":0},"citationItems":[{"id":1131,"uris":["http://zotero.org/groups/2769688/items/BM8A9XTG"],"itemData":{"id":1131,"type":"article-journal","abstract":"The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{"citationID":"1Wjb86Sr","properties":{"formattedCitation":"\\super 31\\nosupersub{}","plainCitation":"31","noteIndex":0},"citationItems":[{"id":893,"uris":["http://zotero.org/groups/2769688/items/3INIID6L"],"itemData":{"id":893,"type":"article-journal","abstract":"One-third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59B05BAC"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{"citationID":"5bPz4tiU","properties":{"formattedCitation":"\\super 17,18\\nosupersub{}","plainCitation":"17,18","noteIndex":0},"citationItems":[{"id":1359,"uris":["http://zotero.org/groups/2769688/items/3GY2JAFK"],"itemData":{"id":1359,"type":"article-journal","abstract":"Coral-associated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J."},{"family":"Apprill","given":"Amy"}],"issued":{"date-parts":[["2019"]]}}},{"id":1358,"uris":["http://zotero.org/groups/2769688/items/I7XLSXS8"],"itemData":{"id":1358,"type":"article-journal","abstract":"Although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w:t>
      </w:r>
      <w:ins w:id="5" w:author="Microsoft Office User" w:date="2024-11-01T13:13:00Z">
        <w:r w:rsidR="00652E0A">
          <w:rPr>
            <w:rFonts w:ascii="Arial" w:eastAsia="Times New Roman" w:hAnsi="Arial" w:cs="Arial"/>
            <w:sz w:val="20"/>
            <w:szCs w:val="20"/>
          </w:rPr>
          <w:t>)</w:t>
        </w:r>
      </w:ins>
      <w:r w:rsidRPr="00961490">
        <w:rPr>
          <w:rFonts w:ascii="Arial" w:eastAsia="Times New Roman" w:hAnsi="Arial" w:cs="Arial"/>
          <w:sz w:val="20"/>
          <w:szCs w:val="20"/>
        </w:rPr>
        <w:t>.</w:t>
      </w:r>
      <w:del w:id="6" w:author="Microsoft Office User" w:date="2024-11-01T13:13:00Z">
        <w:r w:rsidRPr="00961490" w:rsidDel="00652E0A">
          <w:rPr>
            <w:rFonts w:ascii="Arial" w:eastAsia="Times New Roman" w:hAnsi="Arial" w:cs="Arial"/>
            <w:sz w:val="20"/>
            <w:szCs w:val="20"/>
          </w:rPr>
          <w:delText>)</w:delText>
        </w:r>
      </w:del>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{"citationID":"2xnJ52BI","properties":{"formattedCitation":"\\super 17\\nosupersub{}","plainCitation":"17","noteIndex":0},"citationItems":[{"id":1359,"uris":["http://zotero.org/groups/2769688/items/3GY2JAFK"],"itemData":{"id":1359,"type":"article-journal","abstract":"Coral-associated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w:t>
      </w:r>
      <w:ins w:id="7" w:author="Microsoft Office User" w:date="2024-11-01T13:14:00Z">
        <w:r w:rsidR="00652E0A">
          <w:rPr>
            <w:rFonts w:ascii="Arial" w:eastAsia="Times New Roman" w:hAnsi="Arial" w:cs="Arial"/>
            <w:sz w:val="20"/>
            <w:szCs w:val="20"/>
          </w:rPr>
          <w:t>ith</w:t>
        </w:r>
      </w:ins>
      <w:del w:id="8" w:author="Microsoft Office User" w:date="2024-11-01T13:14:00Z">
        <w:r w:rsidRPr="00961490" w:rsidDel="00652E0A">
          <w:rPr>
            <w:rFonts w:ascii="Arial" w:eastAsia="Times New Roman" w:hAnsi="Arial" w:cs="Arial"/>
            <w:sz w:val="20"/>
            <w:szCs w:val="20"/>
          </w:rPr>
          <w:delText>ith</w:delText>
        </w:r>
      </w:del>
      <w:r w:rsidRPr="00961490">
        <w:rPr>
          <w:rFonts w:ascii="Arial" w:eastAsia="Times New Roman" w:hAnsi="Arial" w:cs="Arial"/>
          <w:sz w:val="20"/>
          <w:szCs w:val="20"/>
        </w:rPr>
        <w:t xml:space="preserve"> </w:t>
      </w:r>
      <w:ins w:id="9" w:author="Microsoft Office User" w:date="2024-11-01T13:14:00Z">
        <w:r w:rsidR="00652E0A">
          <w:rPr>
            <w:rFonts w:ascii="Arial" w:eastAsia="Times New Roman" w:hAnsi="Arial" w:cs="Arial"/>
            <w:sz w:val="20"/>
            <w:szCs w:val="20"/>
          </w:rPr>
          <w:t xml:space="preserve">more </w:t>
        </w:r>
      </w:ins>
      <w:del w:id="10" w:author="Microsoft Office User" w:date="2024-11-01T13:14:00Z">
        <w:r w:rsidRPr="00961490" w:rsidDel="00652E0A">
          <w:rPr>
            <w:rFonts w:ascii="Arial" w:eastAsia="Times New Roman" w:hAnsi="Arial" w:cs="Arial"/>
            <w:sz w:val="20"/>
            <w:szCs w:val="20"/>
          </w:rPr>
          <w:delText xml:space="preserve">further </w:delText>
        </w:r>
      </w:del>
      <w:r w:rsidRPr="00961490">
        <w:rPr>
          <w:rFonts w:ascii="Arial" w:eastAsia="Times New Roman" w:hAnsi="Arial" w:cs="Arial"/>
          <w:sz w:val="20"/>
          <w:szCs w:val="20"/>
        </w:rPr>
        <w:t>detailed taxonom</w:t>
      </w:r>
      <w:ins w:id="11" w:author="Microsoft Office User" w:date="2024-11-01T13:14:00Z">
        <w:r w:rsidR="00652E0A">
          <w:rPr>
            <w:rFonts w:ascii="Arial" w:eastAsia="Times New Roman" w:hAnsi="Arial" w:cs="Arial"/>
            <w:sz w:val="20"/>
            <w:szCs w:val="20"/>
          </w:rPr>
          <w:t>y</w:t>
        </w:r>
      </w:ins>
      <w:del w:id="12" w:author="Microsoft Office User" w:date="2024-11-01T13:14:00Z">
        <w:r w:rsidRPr="00961490" w:rsidDel="00652E0A">
          <w:rPr>
            <w:rFonts w:ascii="Arial" w:eastAsia="Times New Roman" w:hAnsi="Arial" w:cs="Arial"/>
            <w:sz w:val="20"/>
            <w:szCs w:val="20"/>
          </w:rPr>
          <w:delText>ic resolution</w:delText>
        </w:r>
      </w:del>
      <w:r w:rsidRPr="00961490">
        <w:rPr>
          <w:rFonts w:ascii="Arial" w:eastAsia="Times New Roman" w:hAnsi="Arial" w:cs="Arial"/>
          <w:sz w:val="20"/>
          <w:szCs w:val="20"/>
        </w:rPr>
        <w:t xml:space="preserve"> revealing that the number of dominant bacterial and archaeal genera across compartments</w:t>
      </w:r>
      <w:ins w:id="13" w:author="Microsoft Office User" w:date="2024-11-01T13:14:00Z">
        <w:r w:rsidR="00652E0A">
          <w:rPr>
            <w:rFonts w:ascii="Arial" w:eastAsia="Times New Roman" w:hAnsi="Arial" w:cs="Arial"/>
            <w:sz w:val="20"/>
            <w:szCs w:val="20"/>
          </w:rPr>
          <w:t xml:space="preserve"> is</w:t>
        </w:r>
      </w:ins>
      <w:r w:rsidRPr="00961490">
        <w:rPr>
          <w:rFonts w:ascii="Arial" w:eastAsia="Times New Roman" w:hAnsi="Arial" w:cs="Arial"/>
          <w:sz w:val="20"/>
          <w:szCs w:val="20"/>
        </w:rPr>
        <w:t xml:space="preserve"> also </w:t>
      </w:r>
      <w:ins w:id="14" w:author="Microsoft Office User" w:date="2024-11-01T13:14:00Z">
        <w:r w:rsidR="00652E0A">
          <w:rPr>
            <w:rFonts w:ascii="Arial" w:eastAsia="Times New Roman" w:hAnsi="Arial" w:cs="Arial"/>
            <w:sz w:val="20"/>
            <w:szCs w:val="20"/>
          </w:rPr>
          <w:t xml:space="preserve">somewhat </w:t>
        </w:r>
      </w:ins>
      <w:del w:id="15" w:author="Microsoft Office User" w:date="2024-11-01T13:14:00Z">
        <w:r w:rsidRPr="00961490" w:rsidDel="00652E0A">
          <w:rPr>
            <w:rFonts w:ascii="Arial" w:eastAsia="Times New Roman" w:hAnsi="Arial" w:cs="Arial"/>
            <w:sz w:val="20"/>
            <w:szCs w:val="20"/>
          </w:rPr>
          <w:delText xml:space="preserve">remained </w:delText>
        </w:r>
      </w:del>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ins w:id="16" w:author="Microsoft Office User" w:date="2024-11-01T13:15:00Z">
        <w:r w:rsidR="00652E0A">
          <w:rPr>
            <w:rFonts w:ascii="Arial" w:eastAsia="Times New Roman" w:hAnsi="Arial" w:cs="Arial"/>
            <w:sz w:val="20"/>
            <w:szCs w:val="20"/>
          </w:rPr>
          <w:t>ial genus</w:t>
        </w:r>
      </w:ins>
      <w:del w:id="17" w:author="Microsoft Office User" w:date="2024-11-01T13:15:00Z">
        <w:r w:rsidRPr="00961490" w:rsidDel="00652E0A">
          <w:rPr>
            <w:rFonts w:ascii="Arial" w:eastAsia="Times New Roman" w:hAnsi="Arial" w:cs="Arial"/>
            <w:sz w:val="20"/>
            <w:szCs w:val="20"/>
          </w:rPr>
          <w:delText>es</w:delText>
        </w:r>
      </w:del>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ins w:id="18" w:author="Microsoft Office User" w:date="2024-11-01T13:15:00Z">
        <w:r w:rsidR="00EF57E3">
          <w:rPr>
            <w:rFonts w:ascii="Arial" w:eastAsia="Times New Roman" w:hAnsi="Arial" w:cs="Arial"/>
            <w:sz w:val="20"/>
            <w:szCs w:val="20"/>
          </w:rPr>
          <w:t>-associated bacterial or archaeal</w:t>
        </w:r>
      </w:ins>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w:t>
      </w:r>
      <w:ins w:id="19" w:author="Microsoft Office User" w:date="2024-11-01T13:16:00Z">
        <w:r w:rsidR="00EF57E3">
          <w:rPr>
            <w:rFonts w:ascii="Arial" w:eastAsia="Times New Roman" w:hAnsi="Arial" w:cs="Arial"/>
            <w:sz w:val="20"/>
            <w:szCs w:val="20"/>
          </w:rPr>
          <w:t>Howe</w:t>
        </w:r>
      </w:ins>
      <w:ins w:id="20" w:author="Microsoft Office User" w:date="2024-11-01T13:17:00Z">
        <w:r w:rsidR="00EF57E3">
          <w:rPr>
            <w:rFonts w:ascii="Arial" w:eastAsia="Times New Roman" w:hAnsi="Arial" w:cs="Arial"/>
            <w:sz w:val="20"/>
            <w:szCs w:val="20"/>
          </w:rPr>
          <w:t xml:space="preserve">ver, whether differences in </w:t>
        </w:r>
      </w:ins>
      <w:del w:id="21" w:author="Microsoft Office User" w:date="2024-11-01T13:17:00Z">
        <w:r w:rsidRPr="00961490" w:rsidDel="00EF57E3">
          <w:rPr>
            <w:rFonts w:ascii="Arial" w:eastAsia="Times New Roman" w:hAnsi="Arial" w:cs="Arial"/>
            <w:sz w:val="20"/>
            <w:szCs w:val="20"/>
          </w:rPr>
          <w:delText xml:space="preserve">Currently the influences of </w:delText>
        </w:r>
      </w:del>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ins w:id="22" w:author="Microsoft Office User" w:date="2024-11-01T13:18:00Z">
        <w:r w:rsidR="00EF57E3">
          <w:rPr>
            <w:rFonts w:ascii="Arial" w:eastAsia="Times New Roman" w:hAnsi="Arial" w:cs="Arial"/>
            <w:sz w:val="20"/>
            <w:szCs w:val="20"/>
          </w:rPr>
          <w:t>t microbes</w:t>
        </w:r>
      </w:ins>
      <w:del w:id="23" w:author="Microsoft Office User" w:date="2024-11-01T13:18:00Z">
        <w:r w:rsidR="00DB72A3" w:rsidRPr="00961490" w:rsidDel="00EF57E3">
          <w:rPr>
            <w:rFonts w:ascii="Arial" w:eastAsia="Times New Roman" w:hAnsi="Arial" w:cs="Arial"/>
            <w:sz w:val="20"/>
            <w:szCs w:val="20"/>
          </w:rPr>
          <w:delText>ce</w:delText>
        </w:r>
      </w:del>
      <w:r w:rsidRPr="00961490">
        <w:rPr>
          <w:rFonts w:ascii="Arial" w:eastAsia="Times New Roman" w:hAnsi="Arial" w:cs="Arial"/>
          <w:sz w:val="20"/>
          <w:szCs w:val="20"/>
        </w:rPr>
        <w:t xml:space="preserve"> </w:t>
      </w:r>
      <w:ins w:id="24" w:author="Microsoft Office User" w:date="2024-11-01T13:17:00Z">
        <w:r w:rsidR="00EF57E3">
          <w:rPr>
            <w:rFonts w:ascii="Arial" w:eastAsia="Times New Roman" w:hAnsi="Arial" w:cs="Arial"/>
            <w:sz w:val="20"/>
            <w:szCs w:val="20"/>
          </w:rPr>
          <w:t xml:space="preserve">across coral </w:t>
        </w:r>
      </w:ins>
      <w:ins w:id="25" w:author="Microsoft Office User" w:date="2024-11-01T13:18:00Z">
        <w:r w:rsidR="00EF57E3">
          <w:rPr>
            <w:rFonts w:ascii="Arial" w:eastAsia="Times New Roman" w:hAnsi="Arial" w:cs="Arial"/>
            <w:sz w:val="20"/>
            <w:szCs w:val="20"/>
          </w:rPr>
          <w:t xml:space="preserve">diversity </w:t>
        </w:r>
      </w:ins>
      <w:del w:id="26" w:author="Microsoft Office User" w:date="2024-11-01T13:17:00Z">
        <w:r w:rsidRPr="00961490" w:rsidDel="00EF57E3">
          <w:rPr>
            <w:rFonts w:ascii="Arial" w:eastAsia="Times New Roman" w:hAnsi="Arial" w:cs="Arial"/>
            <w:sz w:val="20"/>
            <w:szCs w:val="20"/>
          </w:rPr>
          <w:delText>of</w:delText>
        </w:r>
      </w:del>
      <w:del w:id="27" w:author="Microsoft Office User" w:date="2024-11-01T13:18:00Z">
        <w:r w:rsidRPr="00961490" w:rsidDel="00EF57E3">
          <w:rPr>
            <w:rFonts w:ascii="Arial" w:eastAsia="Times New Roman" w:hAnsi="Arial" w:cs="Arial"/>
            <w:sz w:val="20"/>
            <w:szCs w:val="20"/>
          </w:rPr>
          <w:delText xml:space="preserve"> </w:delText>
        </w:r>
      </w:del>
      <w:ins w:id="28" w:author="Microsoft Office User" w:date="2024-11-01T13:17:00Z">
        <w:r w:rsidR="00EF57E3">
          <w:rPr>
            <w:rFonts w:ascii="Arial" w:eastAsia="Times New Roman" w:hAnsi="Arial" w:cs="Arial"/>
            <w:sz w:val="20"/>
            <w:szCs w:val="20"/>
          </w:rPr>
          <w:t>influence</w:t>
        </w:r>
      </w:ins>
      <w:ins w:id="29" w:author="Microsoft Office User" w:date="2024-11-01T13:19:00Z">
        <w:r w:rsidR="00EF57E3">
          <w:rPr>
            <w:rFonts w:ascii="Arial" w:eastAsia="Times New Roman" w:hAnsi="Arial" w:cs="Arial"/>
            <w:sz w:val="20"/>
            <w:szCs w:val="20"/>
          </w:rPr>
          <w:t xml:space="preserve"> differences in </w:t>
        </w:r>
      </w:ins>
      <w:del w:id="30" w:author="Microsoft Office User" w:date="2024-11-01T13:17:00Z">
        <w:r w:rsidRPr="00961490" w:rsidDel="00EF57E3">
          <w:rPr>
            <w:rFonts w:ascii="Arial" w:eastAsia="Times New Roman" w:hAnsi="Arial" w:cs="Arial"/>
            <w:sz w:val="20"/>
            <w:szCs w:val="20"/>
          </w:rPr>
          <w:delText xml:space="preserve">particular microbial taxa on </w:delText>
        </w:r>
      </w:del>
      <w:r w:rsidRPr="00961490">
        <w:rPr>
          <w:rFonts w:ascii="Arial" w:eastAsia="Times New Roman" w:hAnsi="Arial" w:cs="Arial"/>
          <w:sz w:val="20"/>
          <w:szCs w:val="20"/>
        </w:rPr>
        <w:t xml:space="preserve">coral physiology </w:t>
      </w:r>
      <w:ins w:id="31" w:author="Microsoft Office User" w:date="2024-11-01T13:18:00Z">
        <w:r w:rsidR="00EF57E3">
          <w:rPr>
            <w:rFonts w:ascii="Arial" w:eastAsia="Times New Roman" w:hAnsi="Arial" w:cs="Arial"/>
            <w:sz w:val="20"/>
            <w:szCs w:val="20"/>
          </w:rPr>
          <w:t>is</w:t>
        </w:r>
      </w:ins>
      <w:del w:id="32" w:author="Microsoft Office User" w:date="2024-11-01T13:18:00Z">
        <w:r w:rsidRPr="00961490" w:rsidDel="00EF57E3">
          <w:rPr>
            <w:rFonts w:ascii="Arial" w:eastAsia="Times New Roman" w:hAnsi="Arial" w:cs="Arial"/>
            <w:sz w:val="20"/>
            <w:szCs w:val="20"/>
          </w:rPr>
          <w:delText>are</w:delText>
        </w:r>
      </w:del>
      <w:r w:rsidRPr="00961490">
        <w:rPr>
          <w:rFonts w:ascii="Arial" w:eastAsia="Times New Roman" w:hAnsi="Arial" w:cs="Arial"/>
          <w:sz w:val="20"/>
          <w:szCs w:val="20"/>
        </w:rPr>
        <w:t xml:space="preserve"> not yet well understood. </w:t>
      </w:r>
    </w:p>
    <w:p w14:paraId="393C754A" w14:textId="7B8FB4DF"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w:t>
      </w:r>
      <w:r w:rsidRPr="00961490">
        <w:rPr>
          <w:rFonts w:ascii="Arial" w:eastAsia="Times New Roman" w:hAnsi="Arial" w:cs="Arial"/>
          <w:sz w:val="20"/>
          <w:szCs w:val="20"/>
        </w:rPr>
        <w:lastRenderedPageBreak/>
        <w:t>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r w:rsidR="007141C2">
        <w:rPr>
          <w:rFonts w:ascii="Arial" w:eastAsia="Times New Roman" w:hAnsi="Arial" w:cs="Arial"/>
          <w:sz w:val="20"/>
          <w:szCs w:val="20"/>
        </w:rPr>
        <w:t>Regionally-specific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33" w:author="Microsoft Office User" w:date="2024-10-28T13:02:00Z">
        <w:r w:rsidR="00C04DDF">
          <w:rPr>
            <w:rFonts w:ascii="Arial" w:eastAsia="Times New Roman" w:hAnsi="Arial" w:cs="Arial"/>
            <w:sz w:val="20"/>
            <w:szCs w:val="20"/>
          </w:rPr>
          <w:t>ial genus</w:t>
        </w:r>
      </w:ins>
      <w:del w:id="34" w:author="Microsoft Office User" w:date="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699639BC"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{"citationID":"vdWdiWAF","properties":{"formattedCitation":"\\super 32\\nosupersub{}","plainCitation":"32","noteIndex":0},"citationItems":[{"id":1354,"uris":["http://zotero.org/groups/2769688/items/BIJGWRYF"],"itemData":{"id":1354,"type":"article-journal","container-title":"Science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In species where</w:t>
      </w:r>
      <w:ins w:id="35" w:author="Microsoft Office User" w:date="2024-10-28T13:53:00Z">
        <w:r w:rsidR="003B1D05">
          <w:rPr>
            <w:rFonts w:ascii="Arial" w:eastAsia="Times New Roman" w:hAnsi="Arial" w:cs="Arial"/>
            <w:sz w:val="20"/>
            <w:szCs w:val="20"/>
          </w:rPr>
          <w:t xml:space="preserve"> members of </w:t>
        </w:r>
      </w:ins>
      <w:ins w:id="36" w:author="Microsoft Office User" w:date="2024-11-01T13:21:00Z">
        <w:r w:rsidR="00EF57E3">
          <w:rPr>
            <w:rFonts w:ascii="Arial" w:eastAsia="Times New Roman" w:hAnsi="Arial" w:cs="Arial"/>
            <w:sz w:val="20"/>
            <w:szCs w:val="20"/>
          </w:rPr>
          <w:t xml:space="preserve">genus </w:t>
        </w:r>
      </w:ins>
      <w:del w:id="37" w:author="Microsoft Office User" w:date="2024-11-01T13:21:00Z">
        <w:r w:rsidRPr="00961490" w:rsidDel="00EF57E3">
          <w:rPr>
            <w:rFonts w:ascii="Arial" w:eastAsia="Times New Roman" w:hAnsi="Arial" w:cs="Arial"/>
            <w:sz w:val="20"/>
            <w:szCs w:val="20"/>
          </w:rPr>
          <w:delText xml:space="preserve"> </w:delText>
        </w:r>
      </w:del>
      <w:r w:rsidRPr="00961490">
        <w:rPr>
          <w:rFonts w:ascii="Arial" w:eastAsia="Times New Roman" w:hAnsi="Arial" w:cs="Arial"/>
          <w:i/>
          <w:sz w:val="20"/>
          <w:szCs w:val="20"/>
        </w:rPr>
        <w:t xml:space="preserve">Endozoicomonas </w:t>
      </w:r>
      <w:ins w:id="38" w:author="Microsoft Office User" w:date="2024-10-28T13:53:00Z">
        <w:r w:rsidR="003B1D05">
          <w:rPr>
            <w:rFonts w:ascii="Arial" w:eastAsia="Times New Roman" w:hAnsi="Arial" w:cs="Arial"/>
            <w:sz w:val="20"/>
            <w:szCs w:val="20"/>
          </w:rPr>
          <w:t>are</w:t>
        </w:r>
      </w:ins>
      <w:del w:id="39" w:author="Microsoft Office User" w:date="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40" w:author="Microsoft Office User" w:date="2024-10-28T13:53:00Z">
        <w:r w:rsidR="003B1D05">
          <w:rPr>
            <w:rFonts w:ascii="Arial" w:eastAsia="Times New Roman" w:hAnsi="Arial" w:cs="Arial"/>
            <w:sz w:val="20"/>
            <w:szCs w:val="20"/>
          </w:rPr>
          <w:t>they</w:t>
        </w:r>
      </w:ins>
      <w:del w:id="41" w:author="Microsoft Office User" w:date="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42" w:author="Microsoft Office User" w:date="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C81643">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{"citationID":"Y2vv0AfK","properties":{"formattedCitation":"\\super 33\\nosupersub{}","plainCitation":"33","noteIndex":0},"citationItems":[{"id":"0fF4X9LB/Zc1A2AFY","uris":["http://zotero.org/users/5951735/items/VFSLLWK8"],"itemData":{"id":157,"type":"article-journal","container-title":"The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suggesting a commensal or mutualistic rather than opportunistic relationship with host health</w:t>
      </w:r>
      <w:ins w:id="43" w:author="Microsoft Office User" w:date="2024-10-28T13:02:00Z">
        <w:r w:rsidR="00C04DDF">
          <w:rPr>
            <w:rFonts w:ascii="Arial" w:eastAsia="Times New Roman" w:hAnsi="Arial" w:cs="Arial"/>
            <w:sz w:val="20"/>
            <w:szCs w:val="20"/>
          </w:rPr>
          <w:t xml:space="preserve">, although evidence exists for </w:t>
        </w:r>
      </w:ins>
      <w:ins w:id="44" w:author="Microsoft Office User" w:date="2024-11-01T13:21:00Z">
        <w:r w:rsidR="00EF57E3">
          <w:rPr>
            <w:rFonts w:ascii="Arial" w:eastAsia="Times New Roman" w:hAnsi="Arial" w:cs="Arial"/>
            <w:sz w:val="20"/>
            <w:szCs w:val="20"/>
          </w:rPr>
          <w:t>the</w:t>
        </w:r>
      </w:ins>
      <w:ins w:id="45" w:author="Microsoft Office User" w:date="2024-10-28T13:02:00Z">
        <w:r w:rsidR="00C04DDF">
          <w:rPr>
            <w:rFonts w:ascii="Arial" w:eastAsia="Times New Roman" w:hAnsi="Arial" w:cs="Arial"/>
            <w:sz w:val="20"/>
            <w:szCs w:val="20"/>
          </w:rPr>
          <w:t xml:space="preserve"> potential </w:t>
        </w:r>
      </w:ins>
      <w:ins w:id="46" w:author="Microsoft Office User" w:date="2024-11-01T13:21:00Z">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ins>
      <w:ins w:id="47" w:author="Microsoft Office User" w:date="2024-10-28T13:02:00Z">
        <w:r w:rsidR="00C04DDF">
          <w:rPr>
            <w:rFonts w:ascii="Arial" w:eastAsia="Times New Roman" w:hAnsi="Arial" w:cs="Arial"/>
            <w:sz w:val="20"/>
            <w:szCs w:val="20"/>
          </w:rPr>
          <w:t xml:space="preserve">to form relationships with corals </w:t>
        </w:r>
      </w:ins>
      <w:ins w:id="48" w:author="Microsoft Office User" w:date="2024-10-28T13:04:00Z">
        <w:r w:rsidR="00C04DDF">
          <w:rPr>
            <w:rFonts w:ascii="Arial" w:eastAsia="Times New Roman" w:hAnsi="Arial" w:cs="Arial"/>
            <w:sz w:val="20"/>
            <w:szCs w:val="20"/>
          </w:rPr>
          <w:t>along the entire spectrum of</w:t>
        </w:r>
      </w:ins>
      <w:ins w:id="49" w:author="Microsoft Office User" w:date="2024-10-28T13:03:00Z">
        <w:r w:rsidR="00C04DDF">
          <w:rPr>
            <w:rFonts w:ascii="Arial" w:eastAsia="Times New Roman" w:hAnsi="Arial" w:cs="Arial"/>
            <w:sz w:val="20"/>
            <w:szCs w:val="20"/>
          </w:rPr>
          <w:t xml:space="preserve"> symbioses (i.e., beneficial, commensal</w:t>
        </w:r>
      </w:ins>
      <w:ins w:id="50" w:author="Microsoft Office User" w:date="2024-10-28T13:06:00Z">
        <w:r w:rsidR="00C04DDF">
          <w:rPr>
            <w:rFonts w:ascii="Arial" w:eastAsia="Times New Roman" w:hAnsi="Arial" w:cs="Arial"/>
            <w:sz w:val="20"/>
            <w:szCs w:val="20"/>
          </w:rPr>
          <w:t>,</w:t>
        </w:r>
      </w:ins>
      <w:ins w:id="51" w:author="Microsoft Office User" w:date="2024-10-28T13:03:00Z">
        <w:r w:rsidR="00C04DDF">
          <w:rPr>
            <w:rFonts w:ascii="Arial" w:eastAsia="Times New Roman" w:hAnsi="Arial" w:cs="Arial"/>
            <w:sz w:val="20"/>
            <w:szCs w:val="20"/>
          </w:rPr>
          <w:t xml:space="preserve"> and</w:t>
        </w:r>
      </w:ins>
      <w:ins w:id="52" w:author="Microsoft Office User" w:date="2024-10-28T13:04:00Z">
        <w:r w:rsidR="00C04DDF">
          <w:rPr>
            <w:rFonts w:ascii="Arial" w:eastAsia="Times New Roman" w:hAnsi="Arial" w:cs="Arial"/>
            <w:sz w:val="20"/>
            <w:szCs w:val="20"/>
          </w:rPr>
          <w:t>/or</w:t>
        </w:r>
      </w:ins>
      <w:ins w:id="53" w:author="Microsoft Office User" w:date="2024-10-28T13:03:00Z">
        <w:r w:rsidR="00C04DDF">
          <w:rPr>
            <w:rFonts w:ascii="Arial" w:eastAsia="Times New Roman" w:hAnsi="Arial" w:cs="Arial"/>
            <w:sz w:val="20"/>
            <w:szCs w:val="20"/>
          </w:rPr>
          <w:t xml:space="preserve"> antagonistic; see</w:t>
        </w:r>
      </w:ins>
      <w:ins w:id="54" w:author="Microsoft Office User" w:date="2024-11-01T13:22:00Z">
        <w:r w:rsidR="00EF57E3">
          <w:rPr>
            <w:rFonts w:ascii="Arial" w:eastAsia="Times New Roman" w:hAnsi="Arial" w:cs="Arial"/>
            <w:sz w:val="20"/>
            <w:szCs w:val="20"/>
          </w:rPr>
          <w:t xml:space="preserve"> </w:t>
        </w:r>
      </w:ins>
      <w:r w:rsidR="00C04DDF">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{"citationID":"vvTxPVjK","properties":{"formattedCitation":"\\super 34\\nosupersub{}","plainCitation":"34","noteIndex":0},"citationItems":[{"id":"0fF4X9LB/70Nq2udQ","uris":["http://zotero.org/users/5951735/items/RDSKEA9S"],"itemData":{"id":2632,"type":"article-journal","abstract":"Stony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eastAsia="Times New Roman" w:hAnsi="Arial" w:cs="Arial"/>
          <w:sz w:val="20"/>
          <w:szCs w:val="20"/>
        </w:rPr>
        <w:fldChar w:fldCharType="separate"/>
      </w:r>
      <w:r w:rsidR="00C04DDF" w:rsidRPr="00C04DDF">
        <w:rPr>
          <w:rFonts w:ascii="Arial" w:hAnsi="Arial" w:cs="Arial"/>
          <w:sz w:val="20"/>
          <w:vertAlign w:val="superscript"/>
        </w:rPr>
        <w:t>34</w:t>
      </w:r>
      <w:r w:rsidR="00C04DDF">
        <w:rPr>
          <w:rFonts w:ascii="Arial" w:eastAsia="Times New Roman" w:hAnsi="Arial" w:cs="Arial"/>
          <w:sz w:val="20"/>
          <w:szCs w:val="20"/>
        </w:rPr>
        <w:fldChar w:fldCharType="end"/>
      </w:r>
      <w:ins w:id="55" w:author="Microsoft Office User" w:date="2024-10-28T13:03:00Z">
        <w:r w:rsidR="00C04DDF">
          <w:rPr>
            <w:rFonts w:ascii="Arial" w:eastAsia="Times New Roman" w:hAnsi="Arial" w:cs="Arial"/>
            <w:sz w:val="20"/>
            <w:szCs w:val="20"/>
          </w:rPr>
          <w:t>)</w:t>
        </w:r>
      </w:ins>
      <w:ins w:id="56" w:author="Microsoft Office User" w:date="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shows by far the strongest signal of cophylogeny with coral hosts among tested bacterial families in coral tissue</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{"citationID":"uL4OxlFx","properties":{"formattedCitation":"\\super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57" w:author="Microsoft Office User" w:date="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 xml:space="preserve">abundance explained the </w:t>
      </w:r>
      <w:del w:id="58" w:author="Microsoft Office User" w:date="2024-11-01T13:23:00Z">
        <w:r w:rsidRPr="00961490" w:rsidDel="00EF57E3">
          <w:rPr>
            <w:rFonts w:ascii="Arial" w:eastAsia="Times New Roman" w:hAnsi="Arial" w:cs="Arial"/>
            <w:sz w:val="20"/>
            <w:szCs w:val="20"/>
          </w:rPr>
          <w:delText xml:space="preserve">overwhelming </w:delText>
        </w:r>
      </w:del>
      <w:r w:rsidRPr="00961490">
        <w:rPr>
          <w:rFonts w:ascii="Arial" w:eastAsia="Times New Roman" w:hAnsi="Arial" w:cs="Arial"/>
          <w:sz w:val="20"/>
          <w:szCs w:val="20"/>
        </w:rPr>
        <w:t>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contact,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C887722" w:rsidR="00961490" w:rsidRDefault="00961490" w:rsidP="00906414">
      <w:pPr>
        <w:pStyle w:val="NormalWeb"/>
        <w:rPr>
          <w:ins w:id="59" w:author="Microsoft Office User" w:date="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60" w:author="Microsoft Office User" w:date="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AE7C6A">
        <w:rPr>
          <w:rFonts w:ascii="Arial" w:hAnsi="Arial" w:cs="Arial"/>
          <w:sz w:val="20"/>
          <w:szCs w:val="20"/>
        </w:rPr>
        <w:fldChar w:fldCharType="begin"/>
      </w:r>
      <w:r w:rsidR="00786E7F">
        <w:rPr>
          <w:rFonts w:ascii="Arial" w:hAnsi="Arial" w:cs="Arial"/>
          <w:sz w:val="20"/>
          <w:szCs w:val="20"/>
        </w:rPr>
        <w:instrText xml:space="preserve"> ADDIN ZOTERO_ITEM CSL_CITATION {"citationID":"jyCGBFlh","properties":{"formattedCitation":"\\super 35,36\\nosupersub{}","plainCitation":"35,36","noteIndex":0},"citationItems":[{"id":1165,"uris":["http://zotero.org/groups/2769688/items/AIA2Q5Y9"],"itemData":{"id":1165,"type":"article-journal","abstract":"Endozoicomonas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R."}],"issued":{"date-parts":[["2017",1,17]]}}},{"id":1163,"uris":["http://zotero.org/groups/2769688/items/NQPICS5E"],"itemData":{"id":1163,"type":"article-journal","abstract":"Dominant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hAnsi="Arial" w:cs="Arial"/>
          <w:sz w:val="20"/>
          <w:szCs w:val="20"/>
        </w:rPr>
        <w:fldChar w:fldCharType="separate"/>
      </w:r>
      <w:r w:rsidR="00C04DDF" w:rsidRPr="00C04DDF">
        <w:rPr>
          <w:rFonts w:ascii="Arial" w:hAnsi="Arial" w:cs="Arial"/>
          <w:sz w:val="20"/>
          <w:vertAlign w:val="superscript"/>
        </w:rPr>
        <w:t>35,36</w:t>
      </w:r>
      <w:r w:rsidR="00AE7C6A">
        <w:rPr>
          <w:rFonts w:ascii="Arial" w:hAnsi="Arial" w:cs="Arial"/>
          <w:sz w:val="20"/>
          <w:szCs w:val="20"/>
        </w:rPr>
        <w:fldChar w:fldCharType="end"/>
      </w:r>
      <w:ins w:id="61" w:author="Microsoft Office User" w:date="2024-10-28T13:11:00Z">
        <w:r w:rsidR="00C04DDF">
          <w:rPr>
            <w:rFonts w:ascii="Arial" w:hAnsi="Arial" w:cs="Arial"/>
            <w:sz w:val="20"/>
            <w:szCs w:val="20"/>
          </w:rPr>
          <w:t xml:space="preserve"> (but see</w:t>
        </w:r>
      </w:ins>
      <w:r w:rsidR="00C04DDF">
        <w:rPr>
          <w:rFonts w:ascii="Arial" w:hAnsi="Arial" w:cs="Arial"/>
          <w:sz w:val="20"/>
          <w:szCs w:val="20"/>
        </w:rPr>
        <w:fldChar w:fldCharType="begin"/>
      </w:r>
      <w:r w:rsidR="00786E7F">
        <w:rPr>
          <w:rFonts w:ascii="Arial" w:hAnsi="Arial" w:cs="Arial"/>
          <w:sz w:val="20"/>
          <w:szCs w:val="20"/>
        </w:rPr>
        <w:instrText xml:space="preserve"> ADDIN ZOTERO_ITEM CSL_CITATION {"citationID":"wXDonERV","properties":{"formattedCitation":"\\super 34\\nosupersub{}","plainCitation":"34","noteIndex":0},"citationItems":[{"id":"0fF4X9LB/70Nq2udQ","uris":["http://zotero.org/users/5951735/items/RDSKEA9S"],"itemData":{"id":2632,"type":"article-journal","abstract":"Stony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hAnsi="Arial" w:cs="Arial"/>
          <w:sz w:val="20"/>
          <w:szCs w:val="20"/>
        </w:rPr>
        <w:fldChar w:fldCharType="separate"/>
      </w:r>
      <w:r w:rsidR="00C04DDF" w:rsidRPr="00C04DDF">
        <w:rPr>
          <w:rFonts w:ascii="Arial" w:hAnsi="Arial" w:cs="Arial"/>
          <w:sz w:val="20"/>
          <w:vertAlign w:val="superscript"/>
        </w:rPr>
        <w:t>34</w:t>
      </w:r>
      <w:r w:rsidR="00C04DDF">
        <w:rPr>
          <w:rFonts w:ascii="Arial" w:hAnsi="Arial" w:cs="Arial"/>
          <w:sz w:val="20"/>
          <w:szCs w:val="20"/>
        </w:rPr>
        <w:fldChar w:fldCharType="end"/>
      </w:r>
      <w:ins w:id="62" w:author="Microsoft Office User" w:date="2024-10-28T13:11:00Z">
        <w:r w:rsidR="00C04DDF">
          <w:rPr>
            <w:rFonts w:ascii="Arial" w:hAnsi="Arial" w:cs="Arial"/>
            <w:sz w:val="20"/>
            <w:szCs w:val="20"/>
          </w:rPr>
          <w:t>)</w:t>
        </w:r>
      </w:ins>
      <w:ins w:id="63" w:author="Microsoft Office User" w:date="2024-10-28T16:24:00Z">
        <w:r w:rsidR="00F44CA0">
          <w:rPr>
            <w:rFonts w:ascii="Arial" w:hAnsi="Arial" w:cs="Arial"/>
            <w:sz w:val="20"/>
            <w:szCs w:val="20"/>
          </w:rPr>
          <w:t>, including a potential role in stero</w:t>
        </w:r>
      </w:ins>
      <w:ins w:id="64" w:author="Microsoft Office User" w:date="2024-10-28T16:25:00Z">
        <w:r w:rsidR="00F44CA0">
          <w:rPr>
            <w:rFonts w:ascii="Arial" w:hAnsi="Arial" w:cs="Arial"/>
            <w:sz w:val="20"/>
            <w:szCs w:val="20"/>
          </w:rPr>
          <w:t>id processing</w:t>
        </w:r>
      </w:ins>
      <w:r w:rsidR="00F44CA0">
        <w:rPr>
          <w:rFonts w:ascii="Arial" w:hAnsi="Arial" w:cs="Arial"/>
          <w:sz w:val="20"/>
          <w:szCs w:val="20"/>
        </w:rPr>
        <w:fldChar w:fldCharType="begin"/>
      </w:r>
      <w:r w:rsidR="00786E7F">
        <w:rPr>
          <w:rFonts w:ascii="Arial" w:hAnsi="Arial" w:cs="Arial"/>
          <w:sz w:val="20"/>
          <w:szCs w:val="20"/>
        </w:rPr>
        <w:instrText xml:space="preserve"> ADDIN ZOTERO_ITEM CSL_CITATION {"citationID":"2GBvUbL0","properties":{"formattedCitation":"\\super 37\\nosupersub{}","plainCitation":"37","noteIndex":0},"citationItems":[{"id":2015,"uris":["http://zotero.org/groups/2769688/items/8ZCEF283"],"itemData":{"id":2015,"type":"article","abstract":"Summary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r w:rsidR="00F44CA0">
        <w:rPr>
          <w:rFonts w:ascii="Arial" w:hAnsi="Arial" w:cs="Arial"/>
          <w:sz w:val="20"/>
          <w:szCs w:val="20"/>
        </w:rPr>
        <w:fldChar w:fldCharType="separate"/>
      </w:r>
      <w:r w:rsidR="00F44CA0" w:rsidRPr="00F44CA0">
        <w:rPr>
          <w:rFonts w:ascii="Arial" w:hAnsi="Arial" w:cs="Arial"/>
          <w:sz w:val="20"/>
          <w:vertAlign w:val="superscript"/>
        </w:rPr>
        <w:t>37</w:t>
      </w:r>
      <w:r w:rsidR="00F44CA0">
        <w:rPr>
          <w:rFonts w:ascii="Arial" w:hAnsi="Arial" w:cs="Arial"/>
          <w:sz w:val="20"/>
          <w:szCs w:val="20"/>
        </w:rPr>
        <w:fldChar w:fldCharType="end"/>
      </w:r>
      <w:ins w:id="65" w:author="Microsoft Office User" w:date="2024-10-28T16:27:00Z">
        <w:r w:rsidR="00F44CA0">
          <w:rPr>
            <w:rFonts w:ascii="Arial" w:hAnsi="Arial" w:cs="Arial"/>
            <w:sz w:val="20"/>
            <w:szCs w:val="20"/>
          </w:rPr>
          <w:t xml:space="preserve">. </w:t>
        </w:r>
      </w:ins>
      <w:del w:id="66" w:author="Microsoft Office User" w:date="2024-10-28T16:27:00Z">
        <w:r w:rsidRPr="00961490" w:rsidDel="00F44CA0">
          <w:rPr>
            <w:rFonts w:ascii="Arial" w:hAnsi="Arial" w:cs="Arial"/>
            <w:sz w:val="20"/>
            <w:szCs w:val="20"/>
          </w:rPr>
          <w:delText xml:space="preserve"> and </w:delText>
        </w:r>
      </w:del>
      <w:ins w:id="67" w:author="Microsoft Office User" w:date="2024-10-28T16:27:00Z">
        <w:r w:rsidR="00F44CA0">
          <w:rPr>
            <w:rFonts w:ascii="Arial" w:hAnsi="Arial" w:cs="Arial"/>
            <w:sz w:val="20"/>
            <w:szCs w:val="20"/>
          </w:rPr>
          <w:t>E</w:t>
        </w:r>
      </w:ins>
      <w:del w:id="68" w:author="Microsoft Office User" w:date="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69" w:author="Microsoft Office User" w:date="2024-10-28T13:41:00Z">
        <w:r w:rsidR="005A4D34">
          <w:rPr>
            <w:rFonts w:ascii="Arial" w:hAnsi="Arial" w:cs="Arial"/>
            <w:sz w:val="20"/>
            <w:szCs w:val="20"/>
          </w:rPr>
          <w:t xml:space="preserve">relative </w:t>
        </w:r>
      </w:ins>
      <w:r w:rsidRPr="00961490">
        <w:rPr>
          <w:rFonts w:ascii="Arial" w:hAnsi="Arial" w:cs="Arial"/>
          <w:sz w:val="20"/>
          <w:szCs w:val="20"/>
        </w:rPr>
        <w:t xml:space="preserve">abundance </w:t>
      </w:r>
      <w:ins w:id="70" w:author="Microsoft Office User" w:date="2024-11-01T10:59:00Z">
        <w:r w:rsidR="00CF6CD3">
          <w:rPr>
            <w:rFonts w:ascii="Arial" w:hAnsi="Arial" w:cs="Arial"/>
            <w:sz w:val="20"/>
            <w:szCs w:val="20"/>
          </w:rPr>
          <w:t>are</w:t>
        </w:r>
      </w:ins>
      <w:del w:id="71" w:author="Microsoft Office User" w:date="2024-11-01T10:59:00Z">
        <w:r w:rsidRPr="00961490" w:rsidDel="00CF6CD3">
          <w:rPr>
            <w:rFonts w:ascii="Arial" w:hAnsi="Arial" w:cs="Arial"/>
            <w:sz w:val="20"/>
            <w:szCs w:val="20"/>
          </w:rPr>
          <w:delText>is</w:delText>
        </w:r>
      </w:del>
      <w:r w:rsidRPr="00961490">
        <w:rPr>
          <w:rFonts w:ascii="Arial" w:hAnsi="Arial" w:cs="Arial"/>
          <w:sz w:val="20"/>
          <w:szCs w:val="20"/>
        </w:rPr>
        <w:t xml:space="preserve"> typical with disease</w:t>
      </w:r>
      <w:r w:rsidR="00AE7C6A">
        <w:rPr>
          <w:rFonts w:ascii="Arial" w:hAnsi="Arial" w:cs="Arial"/>
          <w:sz w:val="20"/>
          <w:szCs w:val="20"/>
        </w:rPr>
        <w:fldChar w:fldCharType="begin"/>
      </w:r>
      <w:r w:rsidR="00786E7F">
        <w:rPr>
          <w:rFonts w:ascii="Arial" w:hAnsi="Arial" w:cs="Arial"/>
          <w:sz w:val="20"/>
          <w:szCs w:val="20"/>
        </w:rPr>
        <w:instrText xml:space="preserve"> ADDIN ZOTERO_ITEM CSL_CITATION {"citationID":"s82tyNM6","properties":{"formattedCitation":"\\super 38,39\\nosupersub{}","plainCitation":"38,39","noteIndex":0},"citationItems":[{"id":1150,"uris":["http://zotero.org/groups/2769688/items/QTIJWXKY"],"itemData":{"id":1150,"type":"article-journal","abstract":"Increased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V."}],"issued":{"date-parts":[["2017",7,1]]}}},{"id":1166,"uris":["http://zotero.org/groups/2769688/items/ZCR4ZQGA"],"itemData":{"id":1166,"type":"article-journal","abstract":"Apical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hAnsi="Arial" w:cs="Arial"/>
          <w:sz w:val="20"/>
          <w:szCs w:val="20"/>
        </w:rPr>
        <w:fldChar w:fldCharType="separate"/>
      </w:r>
      <w:r w:rsidR="00F44CA0" w:rsidRPr="00F44CA0">
        <w:rPr>
          <w:rFonts w:ascii="Arial" w:hAnsi="Arial" w:cs="Arial"/>
          <w:sz w:val="20"/>
          <w:vertAlign w:val="superscript"/>
        </w:rPr>
        <w:t>38,39</w:t>
      </w:r>
      <w:r w:rsidR="00AE7C6A">
        <w:rPr>
          <w:rFonts w:ascii="Arial" w:hAnsi="Arial" w:cs="Arial"/>
          <w:sz w:val="20"/>
          <w:szCs w:val="20"/>
        </w:rPr>
        <w:fldChar w:fldCharType="end"/>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Pr>
          <w:rFonts w:ascii="Arial" w:hAnsi="Arial" w:cs="Arial"/>
          <w:sz w:val="20"/>
          <w:szCs w:val="20"/>
        </w:rPr>
        <w:fldChar w:fldCharType="begin"/>
      </w:r>
      <w:r w:rsidR="00786E7F">
        <w:rPr>
          <w:rFonts w:ascii="Arial" w:hAnsi="Arial" w:cs="Arial"/>
          <w:sz w:val="20"/>
          <w:szCs w:val="20"/>
        </w:rPr>
        <w:instrText xml:space="preserve"> ADDIN ZOTERO_ITEM CSL_CITATION {"citationID":"yZie0wwE","properties":{"formattedCitation":"\\super 33\\nosupersub{}","plainCitation":"33","noteIndex":0},"citationItems":[{"id":"0fF4X9LB/Zc1A2AFY","uris":["http://zotero.org/users/5951735/items/VFSLLWK8"],"itemData":{"id":157,"type":"article-journal","container-title":"The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hAnsi="Arial" w:cs="Arial"/>
          <w:sz w:val="20"/>
          <w:szCs w:val="20"/>
        </w:rPr>
        <w:fldChar w:fldCharType="separate"/>
      </w:r>
      <w:r w:rsidR="00AE7C6A" w:rsidRPr="00AE7C6A">
        <w:rPr>
          <w:rFonts w:ascii="Arial" w:hAnsi="Arial" w:cs="Arial"/>
          <w:sz w:val="20"/>
          <w:vertAlign w:val="superscript"/>
        </w:rPr>
        <w:t>33</w:t>
      </w:r>
      <w:r w:rsidR="00AE7C6A">
        <w:rPr>
          <w:rFonts w:ascii="Arial" w:hAnsi="Arial" w:cs="Arial"/>
          <w:sz w:val="20"/>
          <w:szCs w:val="20"/>
        </w:rPr>
        <w:fldChar w:fldCharType="end"/>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72" w:author="Microsoft Office User" w:date="2024-10-28T16:43:00Z">
        <w:r w:rsidR="00906414">
          <w:rPr>
            <w:rFonts w:ascii="Arial" w:hAnsi="Arial" w:cs="Arial"/>
            <w:sz w:val="20"/>
            <w:szCs w:val="20"/>
          </w:rPr>
          <w:t xml:space="preserve">. </w:t>
        </w:r>
      </w:ins>
      <w:del w:id="73" w:author="Microsoft Office User" w:date="2024-10-28T16:43:00Z">
        <w:r w:rsidRPr="00961490" w:rsidDel="00906414">
          <w:rPr>
            <w:rFonts w:ascii="Arial" w:hAnsi="Arial" w:cs="Arial"/>
            <w:sz w:val="20"/>
            <w:szCs w:val="20"/>
          </w:rPr>
          <w:delText xml:space="preserve">, </w:delText>
        </w:r>
      </w:del>
      <w:ins w:id="74" w:author="Microsoft Office User" w:date="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ins>
      <w:ins w:id="75" w:author="Microsoft Office User" w:date="2024-11-01T10:59:00Z">
        <w:r w:rsidR="00CF6CD3">
          <w:rPr>
            <w:rFonts w:ascii="Arial" w:hAnsi="Arial" w:cs="Arial"/>
            <w:color w:val="242424"/>
            <w:sz w:val="20"/>
            <w:szCs w:val="20"/>
            <w:shd w:val="clear" w:color="auto" w:fill="FFFFFF"/>
          </w:rPr>
          <w:t xml:space="preserve"> – at least under</w:t>
        </w:r>
      </w:ins>
      <w:ins w:id="76" w:author="Microsoft Office User" w:date="2024-11-01T11:00:00Z">
        <w:r w:rsidR="00CF6CD3">
          <w:rPr>
            <w:rFonts w:ascii="Arial" w:hAnsi="Arial" w:cs="Arial"/>
            <w:color w:val="242424"/>
            <w:sz w:val="20"/>
            <w:szCs w:val="20"/>
            <w:shd w:val="clear" w:color="auto" w:fill="FFFFFF"/>
          </w:rPr>
          <w:t xml:space="preserve"> some conditions</w:t>
        </w:r>
      </w:ins>
      <w:ins w:id="77" w:author="Microsoft Office User" w:date="2024-10-28T16:43:00Z">
        <w:r w:rsidR="00906414">
          <w:rPr>
            <w:rFonts w:ascii="Arial" w:hAnsi="Arial" w:cs="Arial"/>
            <w:color w:val="242424"/>
            <w:sz w:val="20"/>
            <w:szCs w:val="20"/>
            <w:shd w:val="clear" w:color="auto" w:fill="FFFFFF"/>
          </w:rPr>
          <w:t xml:space="preserve">. </w:t>
        </w:r>
      </w:ins>
      <w:del w:id="78" w:author="Microsoft Office User" w:date="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pPr>
        <w:pStyle w:val="NormalWeb"/>
        <w:rPr>
          <w:rFonts w:ascii="Arial" w:hAnsi="Arial" w:cs="Arial"/>
          <w:color w:val="242424"/>
          <w:sz w:val="20"/>
          <w:szCs w:val="20"/>
          <w:shd w:val="clear" w:color="auto" w:fill="FFFFFF"/>
          <w:rPrChange w:id="79" w:author="Microsoft Office User" w:date="2024-10-28T16:44:00Z">
            <w:rPr>
              <w:rFonts w:ascii="Arial" w:eastAsia="Times New Roman" w:hAnsi="Arial" w:cs="Arial"/>
              <w:sz w:val="20"/>
              <w:szCs w:val="20"/>
            </w:rPr>
          </w:rPrChange>
        </w:rPr>
        <w:pPrChange w:id="80" w:author="Microsoft Office User" w:date="2024-10-28T16:44:00Z">
          <w:pPr/>
        </w:pPrChange>
      </w:pPr>
    </w:p>
    <w:p w14:paraId="4417B7C2" w14:textId="5C2859B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{"citationID":"mBw1kFbh","properties":{"formattedCitation":"\\super 32\\nosupersub{}","plainCitation":"32","noteIndex":0},"citationItems":[{"id":1354,"uris":["http://zotero.org/groups/2769688/items/BIJGWRYF"],"itemData":{"id":1354,"type":"article-journal","container-title":"Science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{"citationID":"2LT4xYu0","properties":{"formattedCitation":"\\super 30\\nosupersub{}","plainCitation":"30","noteIndex":0},"citationItems":[{"id":1969,"uris":["http://zotero.org/groups/2769688/items/3GF6EKAH"],"itemData":{"id":1969,"type":"article-journal","abstract":"Trait-based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81"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29894D0E"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82"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r w:rsidR="007141C2" w:rsidRPr="00C04DDF">
        <w:rPr>
          <w:rFonts w:ascii="Arial" w:eastAsia="Times New Roman" w:hAnsi="Arial" w:cs="Arial"/>
          <w:i/>
          <w:iCs/>
          <w:sz w:val="20"/>
          <w:szCs w:val="20"/>
          <w:rPrChange w:id="83" w:author="Microsoft Office User" w:date="2024-10-28T13:13:00Z">
            <w:rPr>
              <w:rFonts w:ascii="Arial" w:eastAsia="Times New Roman" w:hAnsi="Arial" w:cs="Arial"/>
              <w:sz w:val="20"/>
              <w:szCs w:val="20"/>
            </w:rPr>
          </w:rPrChange>
        </w:rPr>
        <w:t>Rhodobacteria</w:t>
      </w:r>
      <w:r w:rsidR="007141C2">
        <w:rPr>
          <w:rFonts w:ascii="Arial" w:eastAsia="Times New Roman" w:hAnsi="Arial" w:cs="Arial"/>
          <w:sz w:val="20"/>
          <w:szCs w:val="20"/>
        </w:rPr>
        <w:t xml:space="preserve"> </w:t>
      </w:r>
      <w:del w:id="84" w:author="Microsoft Office User" w:date="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85" w:author="Microsoft Office User" w:date="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Terasakiellaceae</w:t>
      </w:r>
      <w:ins w:id="86" w:author="Microsoft Office User" w:date="2024-10-28T13:13:00Z">
        <w:r w:rsidR="00C04DDF">
          <w:rPr>
            <w:rFonts w:ascii="Arial" w:eastAsia="Times New Roman" w:hAnsi="Arial" w:cs="Arial"/>
            <w:sz w:val="20"/>
            <w:szCs w:val="20"/>
          </w:rPr>
          <w:t xml:space="preserve">) </w:t>
        </w:r>
      </w:ins>
      <w:del w:id="87" w:author="Microsoft Office User" w:date="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r w:rsidR="007141C2">
        <w:rPr>
          <w:rFonts w:ascii="Arial" w:eastAsia="Times New Roman" w:hAnsi="Arial" w:cs="Arial"/>
          <w:i/>
          <w:iCs/>
          <w:sz w:val="20"/>
          <w:szCs w:val="20"/>
        </w:rPr>
        <w:t xml:space="preserve">Nitrosopumilis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F8E1F08"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88" w:author="Microsoft Office User" w:date="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 xml:space="preserve">host disease susceptibility and growth rate raise the question of the direction of causality by which these factors have become non-randomly </w:t>
      </w:r>
      <w:r w:rsidRPr="005B141A">
        <w:rPr>
          <w:rFonts w:ascii="Arial" w:eastAsia="Times New Roman" w:hAnsi="Arial" w:cs="Arial"/>
          <w:color w:val="000000" w:themeColor="text1"/>
          <w:sz w:val="20"/>
          <w:szCs w:val="20"/>
          <w:highlight w:val="white"/>
        </w:rPr>
        <w:lastRenderedPageBreak/>
        <w:t>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70124999" w:rsidR="007141C2" w:rsidRDefault="00961490" w:rsidP="00961490">
      <w:pPr>
        <w:rPr>
          <w:ins w:id="89" w:author="Microsoft Office User" w:date="2024-10-29T09:14:00Z"/>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w:t>
      </w:r>
      <w:ins w:id="90" w:author="Microsoft Office User" w:date="2024-10-28T13:15:00Z">
        <w:r w:rsidR="00E227EE">
          <w:rPr>
            <w:rFonts w:ascii="Arial" w:eastAsia="Times New Roman" w:hAnsi="Arial" w:cs="Arial"/>
            <w:color w:val="000000" w:themeColor="text1"/>
            <w:sz w:val="20"/>
            <w:szCs w:val="20"/>
          </w:rPr>
          <w:t>rownian Motion</w:t>
        </w:r>
      </w:ins>
      <w:del w:id="91" w:author="Microsoft Office User" w:date="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b) or Pagel’s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4966475C" w:rsidR="008A1949" w:rsidRPr="005B5B31" w:rsidRDefault="00F34013" w:rsidP="00C96F29">
      <w:pPr>
        <w:pStyle w:val="NormalWeb"/>
        <w:rPr>
          <w:ins w:id="92" w:author="Microsoft Office User" w:date="2024-11-01T09:36:00Z"/>
          <w:rFonts w:ascii="Arial" w:hAnsi="Arial" w:cs="Arial"/>
          <w:color w:val="000000" w:themeColor="text1"/>
          <w:sz w:val="20"/>
          <w:szCs w:val="20"/>
        </w:rPr>
      </w:pPr>
      <w:ins w:id="93" w:author="Microsoft Office User" w:date="2024-10-29T09:15:00Z">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ins>
      <w:ins w:id="94" w:author="Microsoft Office User" w:date="2024-10-29T09:17:00Z">
        <w:r>
          <w:rPr>
            <w:rFonts w:ascii="Arial" w:hAnsi="Arial" w:cs="Arial"/>
            <w:b/>
            <w:bCs/>
            <w:i/>
            <w:iCs/>
            <w:color w:val="000000" w:themeColor="text1"/>
            <w:sz w:val="20"/>
            <w:szCs w:val="20"/>
          </w:rPr>
          <w:t xml:space="preserve"> </w:t>
        </w:r>
        <w:r>
          <w:rPr>
            <w:rFonts w:ascii="Arial" w:hAnsi="Arial" w:cs="Arial"/>
            <w:color w:val="000000" w:themeColor="text1"/>
            <w:sz w:val="20"/>
            <w:szCs w:val="20"/>
          </w:rPr>
          <w:t>Our c</w:t>
        </w:r>
      </w:ins>
      <w:ins w:id="95" w:author="Microsoft Office User" w:date="2024-10-29T09:18:00Z">
        <w:r>
          <w:rPr>
            <w:rFonts w:ascii="Arial" w:hAnsi="Arial" w:cs="Arial"/>
            <w:color w:val="000000" w:themeColor="text1"/>
            <w:sz w:val="20"/>
            <w:szCs w:val="20"/>
          </w:rPr>
          <w:t xml:space="preserve">omparative results across coral genera suggest that </w:t>
        </w:r>
      </w:ins>
      <w:ins w:id="96" w:author="Microsoft Office User" w:date="2024-10-29T09:16:00Z">
        <w:r>
          <w:rPr>
            <w:rFonts w:ascii="Arial" w:hAnsi="Arial" w:cs="Arial"/>
            <w:color w:val="000000" w:themeColor="text1"/>
            <w:sz w:val="20"/>
            <w:szCs w:val="20"/>
          </w:rPr>
          <w:t xml:space="preserve">the </w:t>
        </w:r>
      </w:ins>
      <w:ins w:id="97" w:author="Microsoft Office User" w:date="2024-11-01T09:33:00Z">
        <w:r w:rsidR="00707DE2">
          <w:rPr>
            <w:rFonts w:ascii="Arial" w:hAnsi="Arial" w:cs="Arial"/>
            <w:color w:val="000000" w:themeColor="text1"/>
            <w:sz w:val="20"/>
            <w:szCs w:val="20"/>
          </w:rPr>
          <w:t xml:space="preserve">total </w:t>
        </w:r>
      </w:ins>
      <w:ins w:id="98" w:author="Microsoft Office User" w:date="2024-10-29T09:16:00Z">
        <w:r>
          <w:rPr>
            <w:rFonts w:ascii="Arial" w:hAnsi="Arial" w:cs="Arial"/>
            <w:color w:val="000000" w:themeColor="text1"/>
            <w:sz w:val="20"/>
            <w:szCs w:val="20"/>
          </w:rPr>
          <w:t xml:space="preserve">relative abundance of microbes </w:t>
        </w:r>
      </w:ins>
      <w:ins w:id="99" w:author="Microsoft Office User" w:date="2024-11-01T09:33:00Z">
        <w:r w:rsidR="00707DE2">
          <w:rPr>
            <w:rFonts w:ascii="Arial" w:hAnsi="Arial" w:cs="Arial"/>
            <w:color w:val="000000" w:themeColor="text1"/>
            <w:sz w:val="20"/>
            <w:szCs w:val="20"/>
          </w:rPr>
          <w:t>in</w:t>
        </w:r>
      </w:ins>
      <w:ins w:id="100" w:author="Microsoft Office User" w:date="2024-10-29T09:16:00Z">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ins>
      <w:ins w:id="101" w:author="Microsoft Office User" w:date="2024-10-29T09:18:00Z">
        <w:r>
          <w:rPr>
            <w:rFonts w:ascii="Arial" w:hAnsi="Arial" w:cs="Arial"/>
            <w:color w:val="000000" w:themeColor="text1"/>
            <w:sz w:val="20"/>
            <w:szCs w:val="20"/>
          </w:rPr>
          <w:t xml:space="preserve">is linked to </w:t>
        </w:r>
      </w:ins>
      <w:ins w:id="102" w:author="Microsoft Office User" w:date="2024-11-01T09:33:00Z">
        <w:r w:rsidR="00707DE2">
          <w:rPr>
            <w:rFonts w:ascii="Arial" w:hAnsi="Arial" w:cs="Arial"/>
            <w:color w:val="000000" w:themeColor="text1"/>
            <w:sz w:val="20"/>
            <w:szCs w:val="20"/>
          </w:rPr>
          <w:t xml:space="preserve">shifts in </w:t>
        </w:r>
      </w:ins>
      <w:ins w:id="103" w:author="Microsoft Office User" w:date="2024-10-29T09:16:00Z">
        <w:r>
          <w:rPr>
            <w:rFonts w:ascii="Arial" w:hAnsi="Arial" w:cs="Arial"/>
            <w:color w:val="000000" w:themeColor="text1"/>
            <w:sz w:val="20"/>
            <w:szCs w:val="20"/>
          </w:rPr>
          <w:t>host disease susceptibility and growth rate</w:t>
        </w:r>
      </w:ins>
      <w:ins w:id="104" w:author="Microsoft Office User" w:date="2024-11-01T09:33:00Z">
        <w:r w:rsidR="00707DE2">
          <w:rPr>
            <w:rFonts w:ascii="Arial" w:hAnsi="Arial" w:cs="Arial"/>
            <w:color w:val="000000" w:themeColor="text1"/>
            <w:sz w:val="20"/>
            <w:szCs w:val="20"/>
          </w:rPr>
          <w:t xml:space="preserve"> over coral evolution</w:t>
        </w:r>
      </w:ins>
      <w:ins w:id="105" w:author="Microsoft Office User" w:date="2024-10-29T09:16:00Z">
        <w:r>
          <w:rPr>
            <w:rFonts w:ascii="Arial" w:hAnsi="Arial" w:cs="Arial"/>
            <w:color w:val="000000" w:themeColor="text1"/>
            <w:sz w:val="20"/>
            <w:szCs w:val="20"/>
          </w:rPr>
          <w:t xml:space="preserve">. </w:t>
        </w:r>
      </w:ins>
      <w:ins w:id="106" w:author="Microsoft Office User" w:date="2024-10-29T09:18:00Z">
        <w:r>
          <w:rPr>
            <w:rFonts w:ascii="Arial" w:hAnsi="Arial" w:cs="Arial"/>
            <w:color w:val="000000" w:themeColor="text1"/>
            <w:sz w:val="20"/>
            <w:szCs w:val="20"/>
          </w:rPr>
          <w:t xml:space="preserve">However, genus </w:t>
        </w:r>
        <w:r>
          <w:rPr>
            <w:rFonts w:ascii="Arial" w:hAnsi="Arial" w:cs="Arial"/>
            <w:i/>
            <w:iCs/>
            <w:color w:val="000000" w:themeColor="text1"/>
            <w:sz w:val="20"/>
            <w:szCs w:val="20"/>
          </w:rPr>
          <w:t xml:space="preserve">Endozoicomonas </w:t>
        </w:r>
      </w:ins>
      <w:ins w:id="107" w:author="Microsoft Office User" w:date="2024-11-01T09:33:00Z">
        <w:r w:rsidR="00707DE2">
          <w:rPr>
            <w:rFonts w:ascii="Arial" w:hAnsi="Arial" w:cs="Arial"/>
            <w:color w:val="000000" w:themeColor="text1"/>
            <w:sz w:val="20"/>
            <w:szCs w:val="20"/>
          </w:rPr>
          <w:t>has many str</w:t>
        </w:r>
      </w:ins>
      <w:ins w:id="108" w:author="Microsoft Office User" w:date="2024-11-01T10:28:00Z">
        <w:r w:rsidR="00AF3C99">
          <w:rPr>
            <w:rFonts w:ascii="Arial" w:hAnsi="Arial" w:cs="Arial"/>
            <w:color w:val="000000" w:themeColor="text1"/>
            <w:sz w:val="20"/>
            <w:szCs w:val="20"/>
          </w:rPr>
          <w:t>ai</w:t>
        </w:r>
      </w:ins>
      <w:ins w:id="109" w:author="Microsoft Office User" w:date="2024-11-01T09:33:00Z">
        <w:r w:rsidR="00707DE2">
          <w:rPr>
            <w:rFonts w:ascii="Arial" w:hAnsi="Arial" w:cs="Arial"/>
            <w:color w:val="000000" w:themeColor="text1"/>
            <w:sz w:val="20"/>
            <w:szCs w:val="20"/>
          </w:rPr>
          <w:t>ns</w:t>
        </w:r>
      </w:ins>
      <w:ins w:id="110" w:author="Microsoft Office User" w:date="2024-11-01T10:28:00Z">
        <w:r w:rsidR="00F305AE">
          <w:rPr>
            <w:rFonts w:ascii="Arial" w:hAnsi="Arial" w:cs="Arial"/>
            <w:color w:val="000000" w:themeColor="text1"/>
            <w:sz w:val="20"/>
            <w:szCs w:val="20"/>
          </w:rPr>
          <w:t xml:space="preserve"> that may differ in their interactions with coral hosts. For example</w:t>
        </w:r>
      </w:ins>
      <w:ins w:id="111" w:author="Microsoft Office User" w:date="2024-11-01T09:33:00Z">
        <w:r w:rsidR="00707DE2">
          <w:rPr>
            <w:rFonts w:ascii="Arial" w:hAnsi="Arial" w:cs="Arial"/>
            <w:color w:val="000000" w:themeColor="text1"/>
            <w:sz w:val="20"/>
            <w:szCs w:val="20"/>
          </w:rPr>
          <w:t xml:space="preserve">, </w:t>
        </w:r>
      </w:ins>
      <w:ins w:id="112" w:author="Microsoft Office User" w:date="2024-11-01T11:03:00Z">
        <w:r w:rsidR="00CF6CD3">
          <w:rPr>
            <w:rFonts w:ascii="Arial" w:hAnsi="Arial" w:cs="Arial"/>
            <w:i/>
            <w:iCs/>
            <w:color w:val="000000" w:themeColor="text1"/>
            <w:sz w:val="20"/>
            <w:szCs w:val="20"/>
          </w:rPr>
          <w:t>Endozoicomonas</w:t>
        </w:r>
      </w:ins>
      <w:ins w:id="113" w:author="Microsoft Office User" w:date="2024-11-01T09:33:00Z">
        <w:r w:rsidR="00707DE2">
          <w:rPr>
            <w:rFonts w:ascii="Arial" w:hAnsi="Arial" w:cs="Arial"/>
            <w:color w:val="000000" w:themeColor="text1"/>
            <w:sz w:val="20"/>
            <w:szCs w:val="20"/>
          </w:rPr>
          <w:t xml:space="preserve"> </w:t>
        </w:r>
      </w:ins>
      <w:ins w:id="114" w:author="Microsoft Office User" w:date="2024-10-29T09:20:00Z">
        <w:r>
          <w:rPr>
            <w:rFonts w:ascii="Arial" w:hAnsi="Arial" w:cs="Arial"/>
            <w:color w:val="000000" w:themeColor="text1"/>
            <w:sz w:val="20"/>
            <w:szCs w:val="20"/>
          </w:rPr>
          <w:t>phy</w:t>
        </w:r>
      </w:ins>
      <w:ins w:id="115" w:author="Microsoft Office User" w:date="2024-10-29T09:21:00Z">
        <w:r>
          <w:rPr>
            <w:rFonts w:ascii="Arial" w:hAnsi="Arial" w:cs="Arial"/>
            <w:color w:val="000000" w:themeColor="text1"/>
            <w:sz w:val="20"/>
            <w:szCs w:val="20"/>
          </w:rPr>
          <w:t xml:space="preserve">lotypes in nearby corals may differ in genomic features </w:t>
        </w:r>
      </w:ins>
      <w:ins w:id="116" w:author="Microsoft Office User" w:date="2024-10-29T09:22:00Z">
        <w:r>
          <w:rPr>
            <w:rFonts w:ascii="Arial" w:hAnsi="Arial" w:cs="Arial"/>
            <w:color w:val="000000" w:themeColor="text1"/>
            <w:sz w:val="20"/>
            <w:szCs w:val="20"/>
          </w:rPr>
          <w:t>like capacity for reactive oxygen species scavenging that could have implications for host-micro</w:t>
        </w:r>
      </w:ins>
      <w:ins w:id="117" w:author="Microsoft Office User" w:date="2024-10-29T09:23:00Z">
        <w:r>
          <w:rPr>
            <w:rFonts w:ascii="Arial" w:hAnsi="Arial" w:cs="Arial"/>
            <w:color w:val="000000" w:themeColor="text1"/>
            <w:sz w:val="20"/>
            <w:szCs w:val="20"/>
          </w:rPr>
          <w:t xml:space="preserve">bial </w:t>
        </w:r>
        <w:commentRangeStart w:id="118"/>
        <w:r>
          <w:rPr>
            <w:rFonts w:ascii="Arial" w:hAnsi="Arial" w:cs="Arial"/>
            <w:color w:val="000000" w:themeColor="text1"/>
            <w:sz w:val="20"/>
            <w:szCs w:val="20"/>
          </w:rPr>
          <w:t>symbiosis</w:t>
        </w:r>
        <w:commentRangeEnd w:id="118"/>
        <w:r>
          <w:rPr>
            <w:rStyle w:val="CommentReference"/>
          </w:rPr>
          <w:commentReference w:id="118"/>
        </w:r>
        <w:r>
          <w:rPr>
            <w:rFonts w:ascii="Arial" w:hAnsi="Arial" w:cs="Arial"/>
            <w:color w:val="000000" w:themeColor="text1"/>
            <w:sz w:val="20"/>
            <w:szCs w:val="20"/>
          </w:rPr>
          <w:t>.</w:t>
        </w:r>
      </w:ins>
      <w:ins w:id="119" w:author="Microsoft Office User" w:date="2024-10-29T09:25:00Z">
        <w:r w:rsidR="00B3677A">
          <w:rPr>
            <w:rFonts w:ascii="Arial" w:hAnsi="Arial" w:cs="Arial"/>
            <w:color w:val="000000" w:themeColor="text1"/>
            <w:sz w:val="20"/>
            <w:szCs w:val="20"/>
          </w:rPr>
          <w:t xml:space="preserve">  </w:t>
        </w:r>
      </w:ins>
      <w:ins w:id="120" w:author="Microsoft Office User" w:date="2024-11-01T11:07:00Z">
        <w:r w:rsidR="00CB41DE">
          <w:rPr>
            <w:rFonts w:ascii="Arial" w:hAnsi="Arial" w:cs="Arial"/>
            <w:color w:val="000000" w:themeColor="text1"/>
            <w:sz w:val="20"/>
            <w:szCs w:val="20"/>
          </w:rPr>
          <w:t xml:space="preserve">Moreover, </w:t>
        </w:r>
      </w:ins>
      <w:ins w:id="121" w:author="Microsoft Office User" w:date="2024-11-01T09:33:00Z">
        <w:r w:rsidR="00707DE2">
          <w:rPr>
            <w:rFonts w:ascii="Arial" w:hAnsi="Arial" w:cs="Arial"/>
            <w:color w:val="000000" w:themeColor="text1"/>
            <w:sz w:val="20"/>
            <w:szCs w:val="20"/>
          </w:rPr>
          <w:t>our cross-compartme</w:t>
        </w:r>
      </w:ins>
      <w:ins w:id="122" w:author="Microsoft Office User" w:date="2024-11-01T09:34:00Z">
        <w:r w:rsidR="00707DE2">
          <w:rPr>
            <w:rFonts w:ascii="Arial" w:hAnsi="Arial" w:cs="Arial"/>
            <w:color w:val="000000" w:themeColor="text1"/>
            <w:sz w:val="20"/>
            <w:szCs w:val="20"/>
          </w:rPr>
          <w:t>nt analysis showed</w:t>
        </w:r>
      </w:ins>
      <w:ins w:id="123" w:author="Microsoft Office User" w:date="2024-11-01T11:07:00Z">
        <w:r w:rsidR="00CB41DE">
          <w:rPr>
            <w:rFonts w:ascii="Arial" w:hAnsi="Arial" w:cs="Arial"/>
            <w:color w:val="000000" w:themeColor="text1"/>
            <w:sz w:val="20"/>
            <w:szCs w:val="20"/>
          </w:rPr>
          <w:t xml:space="preserve"> anatomically-specific </w:t>
        </w:r>
      </w:ins>
      <w:ins w:id="124" w:author="Microsoft Office User" w:date="2024-11-01T09:34:00Z">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ins>
      <w:ins w:id="125" w:author="Microsoft Office User" w:date="2024-11-01T11:14:00Z">
        <w:r w:rsidR="00CB41DE">
          <w:rPr>
            <w:rFonts w:ascii="Arial" w:hAnsi="Arial" w:cs="Arial"/>
            <w:color w:val="000000" w:themeColor="text1"/>
            <w:sz w:val="20"/>
            <w:szCs w:val="20"/>
          </w:rPr>
          <w:t xml:space="preserve">: </w:t>
        </w:r>
      </w:ins>
      <w:ins w:id="126" w:author="Microsoft Office User" w:date="2024-11-01T09:35:00Z">
        <w:r w:rsidR="008A1949">
          <w:rPr>
            <w:rFonts w:ascii="Arial" w:hAnsi="Arial" w:cs="Arial"/>
            <w:i/>
            <w:iCs/>
            <w:color w:val="000000" w:themeColor="text1"/>
            <w:sz w:val="20"/>
            <w:szCs w:val="20"/>
          </w:rPr>
          <w:t xml:space="preserve">Endozoicomonas </w:t>
        </w:r>
      </w:ins>
      <w:ins w:id="127" w:author="Microsoft Office User" w:date="2024-11-01T11:08:00Z">
        <w:r w:rsidR="00CB41DE" w:rsidRPr="00CB41DE">
          <w:rPr>
            <w:rFonts w:ascii="Arial" w:hAnsi="Arial" w:cs="Arial"/>
            <w:color w:val="000000" w:themeColor="text1"/>
            <w:sz w:val="20"/>
            <w:szCs w:val="20"/>
            <w:rPrChange w:id="128" w:author="Microsoft Office User" w:date="2024-11-01T11:08:00Z">
              <w:rPr>
                <w:rFonts w:ascii="Arial" w:hAnsi="Arial" w:cs="Arial"/>
                <w:color w:val="000000" w:themeColor="text1"/>
                <w:sz w:val="20"/>
                <w:szCs w:val="20"/>
                <w:u w:val="single"/>
              </w:rPr>
            </w:rPrChange>
          </w:rPr>
          <w:t xml:space="preserve">relative </w:t>
        </w:r>
      </w:ins>
      <w:ins w:id="129" w:author="Microsoft Office User" w:date="2024-11-01T09:36:00Z">
        <w:r w:rsidR="008A1949">
          <w:rPr>
            <w:rFonts w:ascii="Arial" w:hAnsi="Arial" w:cs="Arial"/>
            <w:color w:val="000000" w:themeColor="text1"/>
            <w:sz w:val="20"/>
            <w:szCs w:val="20"/>
          </w:rPr>
          <w:t xml:space="preserve">abundances </w:t>
        </w:r>
      </w:ins>
      <w:ins w:id="130" w:author="Microsoft Office User" w:date="2024-11-01T09:35:00Z">
        <w:r w:rsidR="008A1949">
          <w:rPr>
            <w:rFonts w:ascii="Arial" w:hAnsi="Arial" w:cs="Arial"/>
            <w:color w:val="000000" w:themeColor="text1"/>
            <w:sz w:val="20"/>
            <w:szCs w:val="20"/>
          </w:rPr>
          <w:t xml:space="preserve">were </w:t>
        </w:r>
      </w:ins>
      <w:ins w:id="131" w:author="Microsoft Office User" w:date="2024-11-01T11:09:00Z">
        <w:r w:rsidR="00CB41DE">
          <w:rPr>
            <w:rFonts w:ascii="Arial" w:hAnsi="Arial" w:cs="Arial"/>
            <w:color w:val="000000" w:themeColor="text1"/>
            <w:sz w:val="20"/>
            <w:szCs w:val="20"/>
          </w:rPr>
          <w:t xml:space="preserve">significantly </w:t>
        </w:r>
      </w:ins>
      <w:ins w:id="132" w:author="Microsoft Office User" w:date="2024-11-01T09:35:00Z">
        <w:r w:rsidR="008A1949">
          <w:rPr>
            <w:rFonts w:ascii="Arial" w:hAnsi="Arial" w:cs="Arial"/>
            <w:color w:val="000000" w:themeColor="text1"/>
            <w:sz w:val="20"/>
            <w:szCs w:val="20"/>
          </w:rPr>
          <w:t xml:space="preserve">associated </w:t>
        </w:r>
      </w:ins>
      <w:ins w:id="133" w:author="Microsoft Office User" w:date="2024-11-01T11:08:00Z">
        <w:r w:rsidR="00CB41DE">
          <w:rPr>
            <w:rFonts w:ascii="Arial" w:hAnsi="Arial" w:cs="Arial"/>
            <w:color w:val="000000" w:themeColor="text1"/>
            <w:sz w:val="20"/>
            <w:szCs w:val="20"/>
          </w:rPr>
          <w:t xml:space="preserve">with disease </w:t>
        </w:r>
      </w:ins>
      <w:ins w:id="134" w:author="Microsoft Office User" w:date="2024-11-01T11:09:00Z">
        <w:r w:rsidR="00CB41DE">
          <w:rPr>
            <w:rFonts w:ascii="Arial" w:hAnsi="Arial" w:cs="Arial"/>
            <w:color w:val="000000" w:themeColor="text1"/>
            <w:sz w:val="20"/>
            <w:szCs w:val="20"/>
          </w:rPr>
          <w:t xml:space="preserve">susceptibility </w:t>
        </w:r>
      </w:ins>
      <w:ins w:id="135" w:author="Microsoft Office User" w:date="2024-11-01T11:08:00Z">
        <w:r w:rsidR="00CB41DE">
          <w:rPr>
            <w:rFonts w:ascii="Arial" w:hAnsi="Arial" w:cs="Arial"/>
            <w:color w:val="000000" w:themeColor="text1"/>
            <w:sz w:val="20"/>
            <w:szCs w:val="20"/>
          </w:rPr>
          <w:t>and growth</w:t>
        </w:r>
      </w:ins>
      <w:ins w:id="136" w:author="Microsoft Office User" w:date="2024-11-01T11:09:00Z">
        <w:r w:rsidR="00CB41DE">
          <w:rPr>
            <w:rFonts w:ascii="Arial" w:hAnsi="Arial" w:cs="Arial"/>
            <w:color w:val="000000" w:themeColor="text1"/>
            <w:sz w:val="20"/>
            <w:szCs w:val="20"/>
          </w:rPr>
          <w:t xml:space="preserve"> rate</w:t>
        </w:r>
      </w:ins>
      <w:ins w:id="137" w:author="Microsoft Office User" w:date="2024-11-01T11:08:00Z">
        <w:r w:rsidR="00CB41DE">
          <w:rPr>
            <w:rFonts w:ascii="Arial" w:hAnsi="Arial" w:cs="Arial"/>
            <w:color w:val="000000" w:themeColor="text1"/>
            <w:sz w:val="20"/>
            <w:szCs w:val="20"/>
          </w:rPr>
          <w:t xml:space="preserve"> in tissue, but disease </w:t>
        </w:r>
      </w:ins>
      <w:ins w:id="138" w:author="Microsoft Office User" w:date="2024-11-01T11:09:00Z">
        <w:r w:rsidR="00CB41DE">
          <w:rPr>
            <w:rFonts w:ascii="Arial" w:hAnsi="Arial" w:cs="Arial"/>
            <w:color w:val="000000" w:themeColor="text1"/>
            <w:sz w:val="20"/>
            <w:szCs w:val="20"/>
          </w:rPr>
          <w:t xml:space="preserve">suceptibility </w:t>
        </w:r>
      </w:ins>
      <w:ins w:id="139" w:author="Microsoft Office User" w:date="2024-11-01T11:08:00Z">
        <w:r w:rsidR="00CB41DE">
          <w:rPr>
            <w:rFonts w:ascii="Arial" w:hAnsi="Arial" w:cs="Arial"/>
            <w:color w:val="000000" w:themeColor="text1"/>
            <w:sz w:val="20"/>
            <w:szCs w:val="20"/>
          </w:rPr>
          <w:t xml:space="preserve">only in mucus. </w:t>
        </w:r>
      </w:ins>
      <w:ins w:id="140" w:author="Microsoft Office User" w:date="2024-11-01T13:35:00Z">
        <w:r w:rsidR="00786E7F">
          <w:rPr>
            <w:rFonts w:ascii="Arial" w:hAnsi="Arial" w:cs="Arial"/>
            <w:color w:val="000000" w:themeColor="text1"/>
            <w:sz w:val="20"/>
            <w:szCs w:val="20"/>
          </w:rPr>
          <w:t xml:space="preserve">In past literature and our results, </w:t>
        </w:r>
      </w:ins>
      <w:ins w:id="141" w:author="Microsoft Office User" w:date="2024-11-01T13:36:00Z">
        <w:r w:rsidR="00786E7F">
          <w:rPr>
            <w:rFonts w:ascii="Arial" w:hAnsi="Arial" w:cs="Arial"/>
            <w:color w:val="000000" w:themeColor="text1"/>
            <w:sz w:val="20"/>
            <w:szCs w:val="20"/>
          </w:rPr>
          <w:t>Endozoicomonas are most abundant in tissue</w:t>
        </w:r>
      </w:ins>
      <w:r w:rsidR="00786E7F">
        <w:rPr>
          <w:rFonts w:ascii="Arial" w:hAnsi="Arial" w:cs="Arial"/>
          <w:color w:val="000000" w:themeColor="text1"/>
          <w:sz w:val="20"/>
          <w:szCs w:val="20"/>
        </w:rPr>
        <w:fldChar w:fldCharType="begin"/>
      </w:r>
      <w:r w:rsidR="00786E7F">
        <w:rPr>
          <w:rFonts w:ascii="Arial" w:hAnsi="Arial" w:cs="Arial"/>
          <w:color w:val="000000" w:themeColor="text1"/>
          <w:sz w:val="20"/>
          <w:szCs w:val="20"/>
        </w:rPr>
        <w:instrText xml:space="preserve"> ADDIN ZOTERO_ITEM CSL_CITATION {"citationID":"8bhkTtdp","properties":{"formattedCitation":"\\super 40\\nosupersub{}","plainCitation":"40","noteIndex":0},"citationItems":[{"id":2287,"uris":["http://zotero.org/groups/5558314/items/YFR5KH4A"],"itemData":{"id":2287,"type":"article-journal","abstract":"Corals are associated with diverse microbial assemblages; however, the spatial-temporal dynamics of intra-species microbial interactions are poorly understood. The coral-associated microbial community varies substantially between tissue and mucus microhabitats; however, the factors controlling the occurrence, abundance, and distribution of microbial taxa over time have rarely been explored for different coral compartments simultaneously. Here, we test (1) differentiation in microbiome diversity and composition between coral compartments (surface mucus and tissue) of two Acropora hosts (A. tenuis and A. millepora) common along inshore reefs of the Great Barrier Reef, as well as (2) the potential linkage between shifts in individual coral microbiome families and underlying host and environmental parameters. Amplicon based 16S ribosomal RNA gene sequencing of 136 samples collected over 14 months, revealed significant differences in bacterial richness, diversity and community structure among mucus, tissue and the surrounding seawater. Seawater samples were dominated by members of the Synechococcaceae and Pelagibacteraceae bacterial families. The mucus microbiome of Acropora spp. was dominated by members of Flavobacteriaceae, Synechococcaceae and Rhodobacteraceae and the tissue was dominated by Endozoicimonaceae. Mucus microbiome in both Acropora species was primarily correlated with seawater parameters including levels of chlorophyll a, ammonium, particulate organic carbon and the sum of nitrate and nitrite. In contrast, the correlation of the tissue microbiome to the measured environmental (i.e., seawater parameters) and host health physiological factors differed between host species, suggesting host-specific modulation of the tissue-associated microbiome to intrinsic and extrinsic factors. Furthermore, the correlation between individual coral microbiome members and environmental factors provides novel insights into coral microbiome-by-environment dynamics and hence has potential implications for current reef restoration and management efforts (e.g. microbial monitoring and observatory programs).","container-title":"PeerJ","DOI":"10.7717/peerj.9644","ISSN":"2167-8359","journalAbbreviation":"PeerJ","language":"en","note":"publisher: PeerJ Inc.","page":"e9644","source":"peerj.com","title":"Microbiome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R."}],"issued":{"date-parts":[["2020",8,17]]}}}],"schema":"https://github.com/citation-style-language/schema/raw/master/csl-citation.json"} </w:instrText>
      </w:r>
      <w:r w:rsidR="00786E7F">
        <w:rPr>
          <w:rFonts w:ascii="Arial" w:hAnsi="Arial" w:cs="Arial"/>
          <w:color w:val="000000" w:themeColor="text1"/>
          <w:sz w:val="20"/>
          <w:szCs w:val="20"/>
        </w:rPr>
        <w:fldChar w:fldCharType="separate"/>
      </w:r>
      <w:r w:rsidR="00786E7F" w:rsidRPr="00786E7F">
        <w:rPr>
          <w:rFonts w:ascii="Arial" w:hAnsi="Arial" w:cs="Arial"/>
          <w:color w:val="000000"/>
          <w:sz w:val="20"/>
          <w:vertAlign w:val="superscript"/>
        </w:rPr>
        <w:t>40</w:t>
      </w:r>
      <w:r w:rsidR="00786E7F">
        <w:rPr>
          <w:rFonts w:ascii="Arial" w:hAnsi="Arial" w:cs="Arial"/>
          <w:color w:val="000000" w:themeColor="text1"/>
          <w:sz w:val="20"/>
          <w:szCs w:val="20"/>
        </w:rPr>
        <w:fldChar w:fldCharType="end"/>
      </w:r>
      <w:ins w:id="142" w:author="Microsoft Office User" w:date="2024-11-01T13:36:00Z">
        <w:r w:rsidR="00786E7F">
          <w:rPr>
            <w:rFonts w:ascii="Arial" w:hAnsi="Arial" w:cs="Arial"/>
            <w:color w:val="000000" w:themeColor="text1"/>
            <w:sz w:val="20"/>
            <w:szCs w:val="20"/>
          </w:rPr>
          <w:t xml:space="preserve">. </w:t>
        </w:r>
      </w:ins>
      <w:ins w:id="143" w:author="Microsoft Office User" w:date="2024-11-01T13:30:00Z">
        <w:r w:rsidR="003F179A">
          <w:rPr>
            <w:rFonts w:ascii="Arial" w:hAnsi="Arial" w:cs="Arial"/>
            <w:color w:val="000000" w:themeColor="text1"/>
            <w:sz w:val="20"/>
            <w:szCs w:val="20"/>
          </w:rPr>
          <w:t>Th</w:t>
        </w:r>
      </w:ins>
      <w:ins w:id="144" w:author="Microsoft Office User" w:date="2024-11-01T13:48:00Z">
        <w:r w:rsidR="00A706E6">
          <w:rPr>
            <w:rFonts w:ascii="Arial" w:hAnsi="Arial" w:cs="Arial"/>
            <w:color w:val="000000" w:themeColor="text1"/>
            <w:sz w:val="20"/>
            <w:szCs w:val="20"/>
          </w:rPr>
          <w:t>erefore</w:t>
        </w:r>
      </w:ins>
      <w:ins w:id="145" w:author="Microsoft Office User" w:date="2024-11-01T13:30:00Z">
        <w:r w:rsidR="003F179A">
          <w:rPr>
            <w:rFonts w:ascii="Arial" w:hAnsi="Arial" w:cs="Arial"/>
            <w:color w:val="000000" w:themeColor="text1"/>
            <w:sz w:val="20"/>
            <w:szCs w:val="20"/>
          </w:rPr>
          <w:t xml:space="preserve"> </w:t>
        </w:r>
      </w:ins>
      <w:ins w:id="146" w:author="Microsoft Office User" w:date="2024-11-01T13:31:00Z">
        <w:r w:rsidR="003F179A">
          <w:rPr>
            <w:rFonts w:ascii="Arial" w:hAnsi="Arial" w:cs="Arial"/>
            <w:color w:val="000000" w:themeColor="text1"/>
            <w:sz w:val="20"/>
            <w:szCs w:val="20"/>
          </w:rPr>
          <w:t xml:space="preserve">differences </w:t>
        </w:r>
      </w:ins>
      <w:ins w:id="147" w:author="Microsoft Office User" w:date="2024-11-01T13:49:00Z">
        <w:r w:rsidR="00A706E6">
          <w:rPr>
            <w:rFonts w:ascii="Arial" w:hAnsi="Arial" w:cs="Arial"/>
            <w:color w:val="000000" w:themeColor="text1"/>
            <w:sz w:val="20"/>
            <w:szCs w:val="20"/>
          </w:rPr>
          <w:t xml:space="preserve">in associations </w:t>
        </w:r>
      </w:ins>
      <w:ins w:id="148" w:author="Microsoft Office User" w:date="2024-11-01T13:48:00Z">
        <w:r w:rsidR="00A706E6">
          <w:rPr>
            <w:rFonts w:ascii="Arial" w:hAnsi="Arial" w:cs="Arial"/>
            <w:color w:val="000000" w:themeColor="text1"/>
            <w:sz w:val="20"/>
            <w:szCs w:val="20"/>
          </w:rPr>
          <w:t xml:space="preserve">between </w:t>
        </w:r>
      </w:ins>
      <w:ins w:id="149" w:author="Microsoft Office User" w:date="2024-11-01T13:49:00Z">
        <w:r w:rsidR="00A706E6">
          <w:rPr>
            <w:rFonts w:ascii="Arial" w:hAnsi="Arial" w:cs="Arial"/>
            <w:color w:val="000000" w:themeColor="text1"/>
            <w:sz w:val="20"/>
            <w:szCs w:val="20"/>
          </w:rPr>
          <w:t xml:space="preserve">host traits and mucus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ins>
      <w:ins w:id="150" w:author="Microsoft Office User" w:date="2024-11-01T13:31:00Z">
        <w:r w:rsidR="003F179A">
          <w:rPr>
            <w:rFonts w:ascii="Arial" w:hAnsi="Arial" w:cs="Arial"/>
            <w:color w:val="000000" w:themeColor="text1"/>
            <w:sz w:val="20"/>
            <w:szCs w:val="20"/>
          </w:rPr>
          <w:t>statistical power</w:t>
        </w:r>
      </w:ins>
      <w:ins w:id="151" w:author="Microsoft Office User" w:date="2024-11-01T13:50:00Z">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 growth rate analysis (</w:t>
        </w:r>
      </w:ins>
      <w:ins w:id="152" w:author="Microsoft Office User" w:date="2024-11-01T13:56:00Z">
        <w:r w:rsidR="00A706E6">
          <w:rPr>
            <w:rFonts w:ascii="Arial" w:hAnsi="Arial" w:cs="Arial"/>
            <w:color w:val="000000" w:themeColor="text1"/>
            <w:sz w:val="20"/>
            <w:szCs w:val="20"/>
          </w:rPr>
          <w:t>n</w:t>
        </w:r>
      </w:ins>
      <w:ins w:id="153" w:author="Microsoft Office User" w:date="2024-11-01T13:57:00Z">
        <w:r w:rsidR="00A706E6">
          <w:rPr>
            <w:rFonts w:ascii="Arial" w:hAnsi="Arial" w:cs="Arial"/>
            <w:color w:val="000000" w:themeColor="text1"/>
            <w:sz w:val="20"/>
            <w:szCs w:val="20"/>
          </w:rPr>
          <w:t xml:space="preserve"> </w:t>
        </w:r>
      </w:ins>
      <w:ins w:id="154" w:author="Microsoft Office User" w:date="2024-11-01T13:56:00Z">
        <w:r w:rsidR="00A706E6">
          <w:rPr>
            <w:rFonts w:ascii="Arial" w:hAnsi="Arial" w:cs="Arial"/>
            <w:color w:val="000000" w:themeColor="text1"/>
            <w:sz w:val="20"/>
            <w:szCs w:val="20"/>
          </w:rPr>
          <w:t>=</w:t>
        </w:r>
      </w:ins>
      <w:ins w:id="155" w:author="Microsoft Office User" w:date="2024-11-01T13:57:00Z">
        <w:r w:rsidR="00A706E6">
          <w:rPr>
            <w:rFonts w:ascii="Arial" w:hAnsi="Arial" w:cs="Arial"/>
            <w:color w:val="000000" w:themeColor="text1"/>
            <w:sz w:val="20"/>
            <w:szCs w:val="20"/>
          </w:rPr>
          <w:t xml:space="preserve"> </w:t>
        </w:r>
      </w:ins>
      <w:ins w:id="156" w:author="Microsoft Office User" w:date="2024-11-01T13:56:00Z">
        <w:r w:rsidR="00A706E6">
          <w:rPr>
            <w:rFonts w:ascii="Arial" w:hAnsi="Arial" w:cs="Arial"/>
            <w:color w:val="000000" w:themeColor="text1"/>
            <w:sz w:val="20"/>
            <w:szCs w:val="20"/>
          </w:rPr>
          <w:t>1</w:t>
        </w:r>
      </w:ins>
      <w:ins w:id="157" w:author="Microsoft Office User" w:date="2024-11-01T13:57:00Z">
        <w:r w:rsidR="00A706E6">
          <w:rPr>
            <w:rFonts w:ascii="Arial" w:hAnsi="Arial" w:cs="Arial"/>
            <w:color w:val="000000" w:themeColor="text1"/>
            <w:sz w:val="20"/>
            <w:szCs w:val="20"/>
          </w:rPr>
          <w:t>7 genera</w:t>
        </w:r>
      </w:ins>
      <w:ins w:id="158" w:author="Microsoft Office User" w:date="2024-11-01T13:50:00Z">
        <w:r w:rsidR="00A706E6">
          <w:rPr>
            <w:rFonts w:ascii="Arial" w:hAnsi="Arial" w:cs="Arial"/>
            <w:color w:val="000000" w:themeColor="text1"/>
            <w:sz w:val="20"/>
            <w:szCs w:val="20"/>
          </w:rPr>
          <w:t>) vs</w:t>
        </w:r>
      </w:ins>
      <w:ins w:id="159" w:author="Microsoft Office User" w:date="2024-11-01T13:51:00Z">
        <w:r w:rsidR="00A706E6">
          <w:rPr>
            <w:rFonts w:ascii="Arial" w:hAnsi="Arial" w:cs="Arial"/>
            <w:color w:val="000000" w:themeColor="text1"/>
            <w:sz w:val="20"/>
            <w:szCs w:val="20"/>
          </w:rPr>
          <w:t>. disease susceptibility analysis</w:t>
        </w:r>
      </w:ins>
      <w:ins w:id="160" w:author="Microsoft Office User" w:date="2024-11-01T13:57:00Z">
        <w:r w:rsidR="00A706E6">
          <w:rPr>
            <w:rFonts w:ascii="Arial" w:hAnsi="Arial" w:cs="Arial"/>
            <w:color w:val="000000" w:themeColor="text1"/>
            <w:sz w:val="20"/>
            <w:szCs w:val="20"/>
          </w:rPr>
          <w:t xml:space="preserve"> (n = 40 genera)</w:t>
        </w:r>
      </w:ins>
      <w:ins w:id="161" w:author="Microsoft Office User" w:date="2024-11-01T13:51:00Z">
        <w:r w:rsidR="00A706E6">
          <w:rPr>
            <w:rFonts w:ascii="Arial" w:hAnsi="Arial" w:cs="Arial"/>
            <w:color w:val="000000" w:themeColor="text1"/>
            <w:sz w:val="20"/>
            <w:szCs w:val="20"/>
          </w:rPr>
          <w:t xml:space="preserve">. However these results also raise the question of whether </w:t>
        </w:r>
      </w:ins>
      <w:ins w:id="162" w:author="Microsoft Office User" w:date="2024-11-01T13:31:00Z">
        <w:r w:rsidR="003F179A">
          <w:rPr>
            <w:rFonts w:ascii="Arial" w:hAnsi="Arial" w:cs="Arial"/>
            <w:color w:val="000000" w:themeColor="text1"/>
            <w:sz w:val="20"/>
            <w:szCs w:val="20"/>
          </w:rPr>
          <w:t xml:space="preserve">stable </w:t>
        </w:r>
      </w:ins>
      <w:ins w:id="163" w:author="Microsoft Office User" w:date="2024-11-01T13:27:00Z">
        <w:r w:rsidR="003F179A">
          <w:rPr>
            <w:rFonts w:ascii="Arial" w:hAnsi="Arial" w:cs="Arial"/>
            <w:color w:val="000000" w:themeColor="text1"/>
            <w:sz w:val="20"/>
            <w:szCs w:val="20"/>
          </w:rPr>
          <w:t xml:space="preserve">sub-populations of </w:t>
        </w:r>
        <w:r w:rsidR="003F179A">
          <w:rPr>
            <w:rFonts w:ascii="Arial" w:hAnsi="Arial" w:cs="Arial"/>
            <w:i/>
            <w:iCs/>
            <w:color w:val="000000" w:themeColor="text1"/>
            <w:sz w:val="20"/>
            <w:szCs w:val="20"/>
          </w:rPr>
          <w:t xml:space="preserve">Endozoicomonas </w:t>
        </w:r>
      </w:ins>
      <w:ins w:id="164" w:author="Microsoft Office User" w:date="2024-11-01T13:28:00Z">
        <w:r w:rsidR="003F179A">
          <w:rPr>
            <w:rFonts w:ascii="Arial" w:hAnsi="Arial" w:cs="Arial"/>
            <w:color w:val="000000" w:themeColor="text1"/>
            <w:sz w:val="20"/>
            <w:szCs w:val="20"/>
          </w:rPr>
          <w:t xml:space="preserve">in mucus vs. </w:t>
        </w:r>
      </w:ins>
      <w:ins w:id="165" w:author="Microsoft Office User" w:date="2024-11-01T13:29:00Z">
        <w:r w:rsidR="003F179A">
          <w:rPr>
            <w:rFonts w:ascii="Arial" w:hAnsi="Arial" w:cs="Arial"/>
            <w:color w:val="000000" w:themeColor="text1"/>
            <w:sz w:val="20"/>
            <w:szCs w:val="20"/>
          </w:rPr>
          <w:t xml:space="preserve">tissue </w:t>
        </w:r>
      </w:ins>
      <w:ins w:id="166" w:author="Microsoft Office User" w:date="2024-11-01T13:51:00Z">
        <w:r w:rsidR="00A706E6">
          <w:rPr>
            <w:rFonts w:ascii="Arial" w:hAnsi="Arial" w:cs="Arial"/>
            <w:color w:val="000000" w:themeColor="text1"/>
            <w:sz w:val="20"/>
            <w:szCs w:val="20"/>
          </w:rPr>
          <w:t xml:space="preserve">have distinct </w:t>
        </w:r>
      </w:ins>
      <w:ins w:id="167" w:author="Microsoft Office User" w:date="2024-11-01T11:15:00Z">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ins>
    </w:p>
    <w:p w14:paraId="0B7901A6" w14:textId="77777777" w:rsidR="008A1949" w:rsidRDefault="008A1949" w:rsidP="00C96F29">
      <w:pPr>
        <w:pStyle w:val="NormalWeb"/>
        <w:rPr>
          <w:ins w:id="168" w:author="Microsoft Office User" w:date="2024-11-01T09:36:00Z"/>
          <w:rFonts w:ascii="Arial" w:hAnsi="Arial" w:cs="Arial"/>
          <w:color w:val="000000" w:themeColor="text1"/>
          <w:sz w:val="20"/>
          <w:szCs w:val="20"/>
        </w:rPr>
      </w:pPr>
    </w:p>
    <w:p w14:paraId="7CCA2614" w14:textId="77777777" w:rsidR="00A706E6" w:rsidRDefault="00A706E6" w:rsidP="00DF0604">
      <w:pPr>
        <w:pStyle w:val="HTMLPreformatted"/>
        <w:shd w:val="clear" w:color="auto" w:fill="FFFFFF"/>
        <w:wordWrap w:val="0"/>
        <w:textAlignment w:val="baseline"/>
        <w:rPr>
          <w:ins w:id="169" w:author="Microsoft Office User" w:date="2024-11-01T13:53:00Z"/>
          <w:rFonts w:ascii="Arial" w:hAnsi="Arial" w:cs="Arial"/>
          <w:color w:val="000000" w:themeColor="text1"/>
        </w:rPr>
      </w:pPr>
      <w:ins w:id="170" w:author="Microsoft Office User" w:date="2024-11-01T13:51:00Z">
        <w:r>
          <w:rPr>
            <w:rFonts w:ascii="Arial" w:hAnsi="Arial" w:cs="Arial"/>
            <w:color w:val="000000" w:themeColor="text1"/>
          </w:rPr>
          <w:t>T</w:t>
        </w:r>
      </w:ins>
      <w:ins w:id="171" w:author="Microsoft Office User" w:date="2024-11-01T13:52:00Z">
        <w:r>
          <w:rPr>
            <w:rFonts w:ascii="Arial" w:hAnsi="Arial" w:cs="Arial"/>
            <w:color w:val="000000" w:themeColor="text1"/>
          </w:rPr>
          <w:t xml:space="preserve">o test for any differences among mucus vs. tissue associated </w:t>
        </w:r>
        <w:r>
          <w:rPr>
            <w:rFonts w:ascii="Arial" w:hAnsi="Arial" w:cs="Arial"/>
            <w:i/>
            <w:iCs/>
            <w:color w:val="000000" w:themeColor="text1"/>
          </w:rPr>
          <w:t xml:space="preserve">Endozoicomonas, </w:t>
        </w:r>
        <w:r>
          <w:rPr>
            <w:rFonts w:ascii="Arial" w:hAnsi="Arial" w:cs="Arial"/>
            <w:color w:val="000000" w:themeColor="text1"/>
          </w:rPr>
          <w:t xml:space="preserve">we characterized the distribution of </w:t>
        </w:r>
        <w:r>
          <w:rPr>
            <w:rFonts w:ascii="Arial" w:hAnsi="Arial" w:cs="Arial"/>
            <w:i/>
            <w:iCs/>
            <w:color w:val="000000" w:themeColor="text1"/>
          </w:rPr>
          <w:t xml:space="preserve">Endozoicomonas </w:t>
        </w:r>
        <w:r>
          <w:rPr>
            <w:rFonts w:ascii="Arial" w:hAnsi="Arial" w:cs="Arial"/>
            <w:color w:val="000000" w:themeColor="text1"/>
          </w:rPr>
          <w:t xml:space="preserve">ASVs across coral compartments. </w:t>
        </w:r>
      </w:ins>
      <w:ins w:id="172" w:author="Microsoft Office User" w:date="2024-11-01T09:36:00Z">
        <w:r w:rsidR="008A1949">
          <w:rPr>
            <w:rFonts w:ascii="Arial" w:hAnsi="Arial" w:cs="Arial"/>
            <w:color w:val="000000" w:themeColor="text1"/>
          </w:rPr>
          <w:t xml:space="preserve">Our dataset contained </w:t>
        </w:r>
      </w:ins>
    </w:p>
    <w:p w14:paraId="53A176D3" w14:textId="32E6DC72" w:rsidR="009E267C" w:rsidRPr="009E267C" w:rsidRDefault="008A1949" w:rsidP="00DF0604">
      <w:pPr>
        <w:pStyle w:val="HTMLPreformatted"/>
        <w:shd w:val="clear" w:color="auto" w:fill="FFFFFF"/>
        <w:wordWrap w:val="0"/>
        <w:textAlignment w:val="baseline"/>
        <w:rPr>
          <w:ins w:id="173" w:author="Microsoft Office User" w:date="2024-11-01T14:25:00Z"/>
          <w:rFonts w:ascii="Arial" w:hAnsi="Arial" w:cs="Arial"/>
          <w:color w:val="000000" w:themeColor="text1"/>
        </w:rPr>
      </w:pPr>
      <w:ins w:id="174" w:author="Microsoft Office User" w:date="2024-11-01T09:36:00Z">
        <w:r>
          <w:rPr>
            <w:rFonts w:ascii="Arial" w:hAnsi="Arial" w:cs="Arial"/>
            <w:color w:val="000000" w:themeColor="text1"/>
          </w:rPr>
          <w:t xml:space="preserve">123 </w:t>
        </w:r>
        <w:r>
          <w:rPr>
            <w:rFonts w:ascii="Arial" w:hAnsi="Arial" w:cs="Arial"/>
            <w:i/>
            <w:iCs/>
            <w:color w:val="000000" w:themeColor="text1"/>
          </w:rPr>
          <w:t xml:space="preserve">Endozoicomonas </w:t>
        </w:r>
        <w:r>
          <w:rPr>
            <w:rFonts w:ascii="Arial" w:hAnsi="Arial" w:cs="Arial"/>
            <w:color w:val="000000" w:themeColor="text1"/>
          </w:rPr>
          <w:t xml:space="preserve">ASVs. </w:t>
        </w:r>
      </w:ins>
      <w:ins w:id="175" w:author="Microsoft Office User" w:date="2024-11-01T13:53:00Z">
        <w:r w:rsidR="00A706E6">
          <w:rPr>
            <w:rFonts w:ascii="Arial" w:hAnsi="Arial" w:cs="Arial"/>
            <w:color w:val="000000" w:themeColor="text1"/>
          </w:rPr>
          <w:t>Of these</w:t>
        </w:r>
      </w:ins>
      <w:ins w:id="176" w:author="Microsoft Office User" w:date="2024-11-01T14:05:00Z">
        <w:r w:rsidR="00807677">
          <w:rPr>
            <w:rFonts w:ascii="Arial" w:hAnsi="Arial" w:cs="Arial"/>
            <w:color w:val="000000" w:themeColor="text1"/>
          </w:rPr>
          <w:t>,</w:t>
        </w:r>
      </w:ins>
      <w:ins w:id="177" w:author="Microsoft Office User" w:date="2024-11-01T13:53:00Z">
        <w:r w:rsidR="00A706E6">
          <w:rPr>
            <w:rFonts w:ascii="Arial" w:hAnsi="Arial" w:cs="Arial"/>
            <w:color w:val="000000" w:themeColor="text1"/>
          </w:rPr>
          <w:t xml:space="preserve"> </w:t>
        </w:r>
      </w:ins>
      <w:ins w:id="178" w:author="Microsoft Office User" w:date="2024-11-01T09:36:00Z">
        <w:r>
          <w:rPr>
            <w:rFonts w:ascii="Arial" w:hAnsi="Arial" w:cs="Arial"/>
            <w:color w:val="000000" w:themeColor="text1"/>
          </w:rPr>
          <w:t>23 abundant ASVs explain</w:t>
        </w:r>
      </w:ins>
      <w:ins w:id="179" w:author="Microsoft Office User" w:date="2024-11-01T11:09:00Z">
        <w:r w:rsidR="00CB41DE">
          <w:rPr>
            <w:rFonts w:ascii="Arial" w:hAnsi="Arial" w:cs="Arial"/>
            <w:color w:val="000000" w:themeColor="text1"/>
          </w:rPr>
          <w:t>ed</w:t>
        </w:r>
      </w:ins>
      <w:ins w:id="180" w:author="Microsoft Office User" w:date="2024-11-01T09:36:00Z">
        <w:r>
          <w:rPr>
            <w:rFonts w:ascii="Arial" w:hAnsi="Arial" w:cs="Arial"/>
            <w:color w:val="000000" w:themeColor="text1"/>
          </w:rPr>
          <w:t xml:space="preserve"> 95% of total </w:t>
        </w:r>
        <w:r>
          <w:rPr>
            <w:rFonts w:ascii="Arial" w:hAnsi="Arial" w:cs="Arial"/>
            <w:i/>
            <w:iCs/>
            <w:color w:val="000000" w:themeColor="text1"/>
          </w:rPr>
          <w:t xml:space="preserve">Endozoicomonas </w:t>
        </w:r>
        <w:r>
          <w:rPr>
            <w:rFonts w:ascii="Arial" w:hAnsi="Arial" w:cs="Arial"/>
            <w:color w:val="000000" w:themeColor="text1"/>
          </w:rPr>
          <w:t>reads, while the remainder were relatively rare</w:t>
        </w:r>
      </w:ins>
      <w:ins w:id="181" w:author="Microsoft Office User" w:date="2024-11-01T11:11:00Z">
        <w:r w:rsidR="00CB41DE">
          <w:rPr>
            <w:rFonts w:ascii="Arial" w:hAnsi="Arial" w:cs="Arial"/>
            <w:color w:val="000000" w:themeColor="text1"/>
          </w:rPr>
          <w:t xml:space="preserve">. </w:t>
        </w:r>
      </w:ins>
      <w:ins w:id="182" w:author="Microsoft Office User" w:date="2024-11-01T09:43:00Z">
        <w:r>
          <w:rPr>
            <w:rFonts w:ascii="Arial" w:hAnsi="Arial" w:cs="Arial"/>
            <w:color w:val="000000" w:themeColor="text1"/>
          </w:rPr>
          <w:t xml:space="preserve">After removing ASVs with &lt; 10 counts, </w:t>
        </w:r>
      </w:ins>
      <w:ins w:id="183" w:author="Microsoft Office User" w:date="2024-11-01T09:44:00Z">
        <w:r>
          <w:rPr>
            <w:rFonts w:ascii="Arial" w:hAnsi="Arial" w:cs="Arial"/>
            <w:color w:val="000000" w:themeColor="text1"/>
          </w:rPr>
          <w:t>we</w:t>
        </w:r>
      </w:ins>
      <w:ins w:id="184" w:author="Microsoft Office User" w:date="2024-11-01T09:46:00Z">
        <w:r w:rsidR="00DF0604">
          <w:rPr>
            <w:rFonts w:ascii="Arial" w:hAnsi="Arial" w:cs="Arial"/>
            <w:color w:val="000000" w:themeColor="text1"/>
          </w:rPr>
          <w:t xml:space="preserve"> sorted the remaining </w:t>
        </w:r>
        <w:r w:rsidR="00DF0604">
          <w:rPr>
            <w:rFonts w:ascii="Arial" w:hAnsi="Arial" w:cs="Arial"/>
            <w:i/>
            <w:iCs/>
            <w:color w:val="000000" w:themeColor="text1"/>
          </w:rPr>
          <w:t>Endozoicomonas</w:t>
        </w:r>
      </w:ins>
      <w:ins w:id="185" w:author="Microsoft Office User" w:date="2024-11-01T14:05:00Z">
        <w:r w:rsidR="00807677">
          <w:rPr>
            <w:rFonts w:ascii="Arial" w:hAnsi="Arial" w:cs="Arial"/>
            <w:i/>
            <w:iCs/>
            <w:color w:val="000000" w:themeColor="text1"/>
          </w:rPr>
          <w:t xml:space="preserve"> </w:t>
        </w:r>
        <w:r w:rsidR="00807677">
          <w:rPr>
            <w:rFonts w:ascii="Arial" w:hAnsi="Arial" w:cs="Arial"/>
            <w:color w:val="000000" w:themeColor="text1"/>
          </w:rPr>
          <w:t>ASVs</w:t>
        </w:r>
      </w:ins>
      <w:ins w:id="186" w:author="Microsoft Office User" w:date="2024-11-01T09:46:00Z">
        <w:r w:rsidR="00DF0604">
          <w:rPr>
            <w:rFonts w:ascii="Arial" w:hAnsi="Arial" w:cs="Arial"/>
            <w:i/>
            <w:iCs/>
            <w:color w:val="000000" w:themeColor="text1"/>
          </w:rPr>
          <w:t xml:space="preserve"> </w:t>
        </w:r>
        <w:r w:rsidR="00DF0604">
          <w:rPr>
            <w:rFonts w:ascii="Arial" w:hAnsi="Arial" w:cs="Arial"/>
            <w:color w:val="000000" w:themeColor="text1"/>
          </w:rPr>
          <w:t xml:space="preserve">according to the compartment in which they showed highest abundance. This </w:t>
        </w:r>
      </w:ins>
      <w:ins w:id="187" w:author="Microsoft Office User" w:date="2024-11-01T14:05:00Z">
        <w:r w:rsidR="00807677">
          <w:rPr>
            <w:rFonts w:ascii="Arial" w:hAnsi="Arial" w:cs="Arial"/>
            <w:color w:val="000000" w:themeColor="text1"/>
          </w:rPr>
          <w:t xml:space="preserve">yielded </w:t>
        </w:r>
      </w:ins>
      <w:ins w:id="188" w:author="Microsoft Office User" w:date="2024-11-01T09:46:00Z">
        <w:r w:rsidR="00DF0604">
          <w:rPr>
            <w:rFonts w:ascii="Arial" w:hAnsi="Arial" w:cs="Arial"/>
            <w:color w:val="000000" w:themeColor="text1"/>
          </w:rPr>
          <w:t>15 ASVs</w:t>
        </w:r>
      </w:ins>
      <w:ins w:id="189" w:author="Microsoft Office User" w:date="2024-11-01T09:47:00Z">
        <w:r w:rsidR="00DF0604">
          <w:rPr>
            <w:rFonts w:ascii="Arial" w:hAnsi="Arial" w:cs="Arial"/>
            <w:color w:val="000000" w:themeColor="text1"/>
          </w:rPr>
          <w:t xml:space="preserve"> that were most prevalent in mucus</w:t>
        </w:r>
      </w:ins>
      <w:ins w:id="190" w:author="Microsoft Office User" w:date="2024-11-01T09:46:00Z">
        <w:r w:rsidR="00DF0604">
          <w:rPr>
            <w:rFonts w:ascii="Arial" w:hAnsi="Arial" w:cs="Arial"/>
            <w:color w:val="000000" w:themeColor="text1"/>
          </w:rPr>
          <w:t xml:space="preserve">, 42 </w:t>
        </w:r>
      </w:ins>
      <w:ins w:id="191" w:author="Microsoft Office User" w:date="2024-11-01T09:47:00Z">
        <w:r w:rsidR="00DF0604">
          <w:rPr>
            <w:rFonts w:ascii="Arial" w:hAnsi="Arial" w:cs="Arial"/>
            <w:color w:val="000000" w:themeColor="text1"/>
          </w:rPr>
          <w:t>in tissue and 3 in skeleton. We then analyzed the</w:t>
        </w:r>
      </w:ins>
      <w:ins w:id="192" w:author="Microsoft Office User" w:date="2024-11-01T09:48:00Z">
        <w:r w:rsidR="00DF0604">
          <w:rPr>
            <w:rFonts w:ascii="Arial" w:hAnsi="Arial" w:cs="Arial"/>
            <w:color w:val="000000" w:themeColor="text1"/>
          </w:rPr>
          <w:t xml:space="preserve"> relative abundance of these</w:t>
        </w:r>
      </w:ins>
      <w:ins w:id="193" w:author="Microsoft Office User" w:date="2024-11-01T09:47:00Z">
        <w:r w:rsidR="00DF0604">
          <w:rPr>
            <w:rFonts w:ascii="Arial" w:hAnsi="Arial" w:cs="Arial"/>
            <w:color w:val="000000" w:themeColor="text1"/>
          </w:rPr>
          <w:t xml:space="preserve"> </w:t>
        </w:r>
      </w:ins>
      <w:ins w:id="194" w:author="Microsoft Office User" w:date="2024-11-01T09:49:00Z">
        <w:r w:rsidR="00DF0604">
          <w:rPr>
            <w:rFonts w:ascii="Arial" w:hAnsi="Arial" w:cs="Arial"/>
            <w:color w:val="000000" w:themeColor="text1"/>
          </w:rPr>
          <w:t xml:space="preserve">compartment-specific </w:t>
        </w:r>
      </w:ins>
      <w:ins w:id="195" w:author="Microsoft Office User" w:date="2024-11-01T09:47:00Z">
        <w:r w:rsidR="00DF0604">
          <w:rPr>
            <w:rFonts w:ascii="Arial" w:hAnsi="Arial" w:cs="Arial"/>
            <w:color w:val="000000" w:themeColor="text1"/>
          </w:rPr>
          <w:t xml:space="preserve">pools of </w:t>
        </w:r>
      </w:ins>
      <w:ins w:id="196" w:author="Microsoft Office User" w:date="2024-11-01T14:06:00Z">
        <w:r w:rsidR="00807677">
          <w:rPr>
            <w:rFonts w:ascii="Arial" w:hAnsi="Arial" w:cs="Arial"/>
            <w:i/>
            <w:iCs/>
            <w:color w:val="000000" w:themeColor="text1"/>
          </w:rPr>
          <w:t xml:space="preserve">Endozoicomonas </w:t>
        </w:r>
      </w:ins>
      <w:ins w:id="197" w:author="Microsoft Office User" w:date="2024-11-01T09:47:00Z">
        <w:r w:rsidR="00DF0604">
          <w:rPr>
            <w:rFonts w:ascii="Arial" w:hAnsi="Arial" w:cs="Arial"/>
            <w:color w:val="000000" w:themeColor="text1"/>
          </w:rPr>
          <w:t>ASVs separately to see which, if any</w:t>
        </w:r>
      </w:ins>
      <w:ins w:id="198" w:author="Microsoft Office User" w:date="2024-11-01T09:48:00Z">
        <w:r w:rsidR="00DF0604">
          <w:rPr>
            <w:rFonts w:ascii="Arial" w:hAnsi="Arial" w:cs="Arial"/>
            <w:color w:val="000000" w:themeColor="text1"/>
          </w:rPr>
          <w:t>,</w:t>
        </w:r>
      </w:ins>
      <w:ins w:id="199" w:author="Microsoft Office User" w:date="2024-11-01T09:47:00Z">
        <w:r w:rsidR="00DF0604">
          <w:rPr>
            <w:rFonts w:ascii="Arial" w:hAnsi="Arial" w:cs="Arial"/>
            <w:color w:val="000000" w:themeColor="text1"/>
          </w:rPr>
          <w:t xml:space="preserve"> would </w:t>
        </w:r>
      </w:ins>
      <w:ins w:id="200" w:author="Microsoft Office User" w:date="2024-11-01T09:48:00Z">
        <w:r w:rsidR="00DF0604">
          <w:rPr>
            <w:rFonts w:ascii="Arial" w:hAnsi="Arial" w:cs="Arial"/>
            <w:color w:val="000000" w:themeColor="text1"/>
          </w:rPr>
          <w:t>recapture associations</w:t>
        </w:r>
      </w:ins>
      <w:ins w:id="201" w:author="Microsoft Office User" w:date="2024-11-01T13:59:00Z">
        <w:r w:rsidR="00807677">
          <w:rPr>
            <w:rFonts w:ascii="Arial" w:hAnsi="Arial" w:cs="Arial"/>
            <w:color w:val="000000" w:themeColor="text1"/>
          </w:rPr>
          <w:t xml:space="preserve"> between genus </w:t>
        </w:r>
        <w:r w:rsidR="00807677">
          <w:rPr>
            <w:rFonts w:ascii="Arial" w:hAnsi="Arial" w:cs="Arial"/>
            <w:i/>
            <w:iCs/>
            <w:color w:val="000000" w:themeColor="text1"/>
          </w:rPr>
          <w:t xml:space="preserve">Endozoicomonas </w:t>
        </w:r>
        <w:r w:rsidR="00807677">
          <w:rPr>
            <w:rFonts w:ascii="Arial" w:hAnsi="Arial" w:cs="Arial"/>
            <w:color w:val="000000" w:themeColor="text1"/>
          </w:rPr>
          <w:t>and</w:t>
        </w:r>
      </w:ins>
      <w:ins w:id="202" w:author="Microsoft Office User" w:date="2024-11-01T09:49:00Z">
        <w:r w:rsidR="00DF0604">
          <w:rPr>
            <w:rFonts w:ascii="Arial" w:hAnsi="Arial" w:cs="Arial"/>
            <w:color w:val="000000" w:themeColor="text1"/>
          </w:rPr>
          <w:t xml:space="preserve"> host disease susceptibility</w:t>
        </w:r>
      </w:ins>
      <w:ins w:id="203" w:author="Microsoft Office User" w:date="2024-11-01T09:48:00Z">
        <w:r w:rsidR="00DF0604">
          <w:rPr>
            <w:rFonts w:ascii="Arial" w:hAnsi="Arial" w:cs="Arial"/>
            <w:color w:val="000000" w:themeColor="text1"/>
          </w:rPr>
          <w:t>.</w:t>
        </w:r>
      </w:ins>
      <w:ins w:id="204" w:author="Microsoft Office User" w:date="2024-11-01T09:49:00Z">
        <w:r w:rsidR="00DF0604">
          <w:rPr>
            <w:rFonts w:ascii="Arial" w:hAnsi="Arial" w:cs="Arial"/>
            <w:color w:val="000000" w:themeColor="text1"/>
          </w:rPr>
          <w:t xml:space="preserve"> </w:t>
        </w:r>
      </w:ins>
      <w:ins w:id="205" w:author="Microsoft Office User" w:date="2024-11-01T09:56:00Z">
        <w:r w:rsidR="0088066B">
          <w:rPr>
            <w:rFonts w:ascii="Arial" w:hAnsi="Arial" w:cs="Arial"/>
            <w:color w:val="000000" w:themeColor="text1"/>
          </w:rPr>
          <w:t xml:space="preserve">In this more nuanced analysis, the pool of mostly tissue-associated </w:t>
        </w:r>
        <w:r w:rsidR="0088066B">
          <w:rPr>
            <w:rFonts w:ascii="Arial" w:hAnsi="Arial" w:cs="Arial"/>
            <w:i/>
            <w:iCs/>
            <w:color w:val="000000" w:themeColor="text1"/>
          </w:rPr>
          <w:t xml:space="preserve">Endozoicomonas </w:t>
        </w:r>
      </w:ins>
      <w:ins w:id="206" w:author="Microsoft Office User" w:date="2024-11-01T09:57:00Z">
        <w:r w:rsidR="0088066B">
          <w:rPr>
            <w:rFonts w:ascii="Arial" w:hAnsi="Arial" w:cs="Arial"/>
            <w:color w:val="000000" w:themeColor="text1"/>
          </w:rPr>
          <w:t xml:space="preserve">ASVs </w:t>
        </w:r>
      </w:ins>
      <w:ins w:id="207" w:author="Microsoft Office User" w:date="2024-11-01T09:56:00Z">
        <w:r w:rsidR="0088066B">
          <w:rPr>
            <w:rFonts w:ascii="Arial" w:hAnsi="Arial" w:cs="Arial"/>
            <w:color w:val="000000" w:themeColor="text1"/>
          </w:rPr>
          <w:t xml:space="preserve">showed </w:t>
        </w:r>
      </w:ins>
      <w:ins w:id="208" w:author="Microsoft Office User" w:date="2024-11-01T09:57:00Z">
        <w:r w:rsidR="0088066B">
          <w:rPr>
            <w:rFonts w:ascii="Arial" w:hAnsi="Arial" w:cs="Arial"/>
            <w:color w:val="000000" w:themeColor="text1"/>
          </w:rPr>
          <w:t xml:space="preserve">strong </w:t>
        </w:r>
      </w:ins>
      <w:ins w:id="209" w:author="Microsoft Office User" w:date="2024-11-01T09:56:00Z">
        <w:r w:rsidR="0088066B">
          <w:rPr>
            <w:rFonts w:ascii="Arial" w:hAnsi="Arial" w:cs="Arial"/>
            <w:color w:val="000000" w:themeColor="text1"/>
          </w:rPr>
          <w:t xml:space="preserve">associations </w:t>
        </w:r>
      </w:ins>
      <w:ins w:id="210" w:author="Microsoft Office User" w:date="2024-11-01T09:57:00Z">
        <w:r w:rsidR="0088066B">
          <w:rPr>
            <w:rFonts w:ascii="Arial" w:hAnsi="Arial" w:cs="Arial"/>
            <w:color w:val="000000" w:themeColor="text1"/>
          </w:rPr>
          <w:t xml:space="preserve">with disease </w:t>
        </w:r>
      </w:ins>
      <w:ins w:id="211" w:author="Microsoft Office User" w:date="2024-11-01T09:58:00Z">
        <w:r w:rsidR="0088066B">
          <w:rPr>
            <w:rFonts w:ascii="Arial" w:hAnsi="Arial" w:cs="Arial"/>
            <w:color w:val="000000" w:themeColor="text1"/>
          </w:rPr>
          <w:t xml:space="preserve">susceptibility </w:t>
        </w:r>
      </w:ins>
      <w:ins w:id="212" w:author="Microsoft Office User" w:date="2024-11-01T09:56:00Z">
        <w:r w:rsidR="0088066B">
          <w:rPr>
            <w:rFonts w:ascii="Arial" w:hAnsi="Arial" w:cs="Arial"/>
            <w:color w:val="000000" w:themeColor="text1"/>
          </w:rPr>
          <w:t xml:space="preserve">(PGLS </w:t>
        </w:r>
      </w:ins>
      <w:ins w:id="213" w:author="Microsoft Office User" w:date="2024-11-01T09:59:00Z">
        <w:r w:rsidR="0088066B">
          <w:rPr>
            <w:rFonts w:ascii="Arial" w:hAnsi="Arial" w:cs="Arial"/>
            <w:color w:val="000000" w:themeColor="text1"/>
          </w:rPr>
          <w:t>R</w:t>
        </w:r>
        <w:r w:rsidR="0088066B">
          <w:rPr>
            <w:rFonts w:ascii="Arial" w:hAnsi="Arial" w:cs="Arial"/>
            <w:color w:val="000000" w:themeColor="text1"/>
            <w:vertAlign w:val="superscript"/>
          </w:rPr>
          <w:t>2</w:t>
        </w:r>
        <w:r w:rsidR="0088066B">
          <w:rPr>
            <w:rFonts w:ascii="Arial" w:hAnsi="Arial" w:cs="Arial"/>
            <w:color w:val="000000" w:themeColor="text1"/>
          </w:rPr>
          <w:t xml:space="preserve"> = 0.31 </w:t>
        </w:r>
      </w:ins>
      <w:ins w:id="214" w:author="Microsoft Office User" w:date="2024-11-01T09:56:00Z">
        <w:r w:rsidR="0088066B" w:rsidRPr="0088066B">
          <w:rPr>
            <w:rFonts w:ascii="Arial" w:hAnsi="Arial" w:cs="Arial"/>
            <w:color w:val="000000" w:themeColor="text1"/>
          </w:rPr>
          <w:t>p</w:t>
        </w:r>
        <w:r w:rsidR="0088066B">
          <w:rPr>
            <w:rFonts w:ascii="Arial" w:hAnsi="Arial" w:cs="Arial"/>
            <w:color w:val="000000" w:themeColor="text1"/>
          </w:rPr>
          <w:t xml:space="preserve"> = </w:t>
        </w:r>
        <w:r w:rsidR="0088066B" w:rsidRPr="0088066B">
          <w:rPr>
            <w:rFonts w:ascii="Arial" w:hAnsi="Arial" w:cs="Arial"/>
            <w:color w:val="000000" w:themeColor="text1"/>
          </w:rPr>
          <w:t>0.000</w:t>
        </w:r>
      </w:ins>
      <w:ins w:id="215" w:author="Microsoft Office User" w:date="2024-11-01T09:57:00Z">
        <w:r w:rsidR="0088066B">
          <w:rPr>
            <w:rFonts w:ascii="Arial" w:hAnsi="Arial" w:cs="Arial"/>
            <w:color w:val="000000" w:themeColor="text1"/>
          </w:rPr>
          <w:t xml:space="preserve">2, FDR q = </w:t>
        </w:r>
        <w:r w:rsidR="0088066B" w:rsidRPr="0088066B">
          <w:rPr>
            <w:rFonts w:ascii="Arial" w:hAnsi="Arial" w:cs="Arial"/>
            <w:color w:val="000000" w:themeColor="text1"/>
          </w:rPr>
          <w:t>0.0005</w:t>
        </w:r>
      </w:ins>
      <w:ins w:id="216" w:author="Microsoft Office User" w:date="2024-11-01T09:58:00Z">
        <w:r w:rsidR="0088066B">
          <w:rPr>
            <w:rFonts w:ascii="Arial" w:hAnsi="Arial" w:cs="Arial"/>
            <w:color w:val="000000" w:themeColor="text1"/>
          </w:rPr>
          <w:t>), while mostly mucus or skeleton-associated ASVs showed no association with disea</w:t>
        </w:r>
      </w:ins>
      <w:ins w:id="217" w:author="Microsoft Office User" w:date="2024-11-01T10:01:00Z">
        <w:r w:rsidR="0088066B">
          <w:rPr>
            <w:rFonts w:ascii="Arial" w:hAnsi="Arial" w:cs="Arial"/>
            <w:color w:val="000000" w:themeColor="text1"/>
          </w:rPr>
          <w:t>se</w:t>
        </w:r>
      </w:ins>
      <w:ins w:id="218" w:author="Microsoft Office User" w:date="2024-11-01T09:58:00Z">
        <w:r w:rsidR="0088066B">
          <w:rPr>
            <w:rFonts w:ascii="Arial" w:hAnsi="Arial" w:cs="Arial"/>
            <w:color w:val="000000" w:themeColor="text1"/>
          </w:rPr>
          <w:t xml:space="preserve"> (PGLS, </w:t>
        </w:r>
      </w:ins>
      <w:ins w:id="219" w:author="Microsoft Office User" w:date="2024-11-01T09:59:00Z">
        <w:r w:rsidR="0088066B">
          <w:rPr>
            <w:rFonts w:ascii="Arial" w:hAnsi="Arial" w:cs="Arial"/>
            <w:color w:val="000000" w:themeColor="text1"/>
          </w:rPr>
          <w:t xml:space="preserve">mucus </w:t>
        </w:r>
      </w:ins>
      <w:ins w:id="220" w:author="Microsoft Office User" w:date="2024-11-01T10:00:00Z">
        <w:r w:rsidR="0088066B">
          <w:rPr>
            <w:rFonts w:ascii="Arial" w:hAnsi="Arial" w:cs="Arial"/>
            <w:color w:val="000000" w:themeColor="text1"/>
          </w:rPr>
          <w:t>R</w:t>
        </w:r>
        <w:r w:rsidR="0088066B">
          <w:rPr>
            <w:rFonts w:ascii="Arial" w:hAnsi="Arial" w:cs="Arial"/>
            <w:color w:val="000000" w:themeColor="text1"/>
            <w:vertAlign w:val="superscript"/>
          </w:rPr>
          <w:t>2</w:t>
        </w:r>
        <w:r w:rsidR="0088066B">
          <w:rPr>
            <w:rFonts w:ascii="Arial" w:hAnsi="Arial" w:cs="Arial"/>
            <w:color w:val="000000" w:themeColor="text1"/>
            <w:vertAlign w:val="superscript"/>
          </w:rPr>
          <w:t xml:space="preserve"> </w:t>
        </w:r>
        <w:r w:rsidR="0088066B">
          <w:rPr>
            <w:rFonts w:ascii="Arial" w:hAnsi="Arial" w:cs="Arial"/>
            <w:color w:val="000000" w:themeColor="text1"/>
          </w:rPr>
          <w:t xml:space="preserve">= </w:t>
        </w:r>
      </w:ins>
      <w:ins w:id="221" w:author="Microsoft Office User" w:date="2024-11-01T10:04:00Z">
        <w:r w:rsidR="0088066B" w:rsidRPr="0088066B">
          <w:rPr>
            <w:rFonts w:ascii="Arial" w:hAnsi="Arial" w:cs="Arial"/>
            <w:color w:val="000000" w:themeColor="text1"/>
          </w:rPr>
          <w:t>0.02</w:t>
        </w:r>
        <w:r w:rsidR="0088066B">
          <w:rPr>
            <w:rFonts w:ascii="Arial" w:hAnsi="Arial" w:cs="Arial"/>
            <w:color w:val="000000" w:themeColor="text1"/>
          </w:rPr>
          <w:t>,</w:t>
        </w:r>
      </w:ins>
      <w:ins w:id="222" w:author="Microsoft Office User" w:date="2024-11-01T09:58:00Z">
        <w:r w:rsidR="0088066B">
          <w:rPr>
            <w:rFonts w:ascii="Arial" w:hAnsi="Arial" w:cs="Arial"/>
            <w:color w:val="000000" w:themeColor="text1"/>
          </w:rPr>
          <w:t xml:space="preserve"> p = </w:t>
        </w:r>
      </w:ins>
      <w:ins w:id="223" w:author="Microsoft Office User" w:date="2024-11-01T10:00:00Z">
        <w:r w:rsidR="0088066B">
          <w:rPr>
            <w:rFonts w:ascii="Arial" w:hAnsi="Arial" w:cs="Arial"/>
            <w:color w:val="000000" w:themeColor="text1"/>
          </w:rPr>
          <w:t>0.37, q = 0.56</w:t>
        </w:r>
      </w:ins>
      <w:ins w:id="224" w:author="Microsoft Office User" w:date="2024-11-01T10:01:00Z">
        <w:r w:rsidR="0088066B">
          <w:rPr>
            <w:rFonts w:ascii="Arial" w:hAnsi="Arial" w:cs="Arial"/>
            <w:color w:val="000000" w:themeColor="text1"/>
          </w:rPr>
          <w:t xml:space="preserve">; skeleton </w:t>
        </w:r>
      </w:ins>
      <w:ins w:id="225" w:author="Microsoft Office User" w:date="2024-11-01T10:02:00Z">
        <w:r w:rsidR="0088066B">
          <w:rPr>
            <w:rFonts w:ascii="Arial" w:hAnsi="Arial" w:cs="Arial"/>
            <w:color w:val="000000" w:themeColor="text1"/>
          </w:rPr>
          <w:t xml:space="preserve">p = </w:t>
        </w:r>
        <w:r w:rsidR="0088066B" w:rsidRPr="0088066B">
          <w:rPr>
            <w:rFonts w:ascii="Arial" w:hAnsi="Arial" w:cs="Arial"/>
            <w:color w:val="000000" w:themeColor="text1"/>
          </w:rPr>
          <w:t>0.57</w:t>
        </w:r>
      </w:ins>
      <w:ins w:id="226" w:author="Microsoft Office User" w:date="2024-11-01T10:00:00Z">
        <w:r w:rsidR="0088066B">
          <w:rPr>
            <w:rFonts w:ascii="Arial" w:hAnsi="Arial" w:cs="Arial"/>
            <w:color w:val="000000" w:themeColor="text1"/>
          </w:rPr>
          <w:t>)</w:t>
        </w:r>
      </w:ins>
      <w:ins w:id="227" w:author="Microsoft Office User" w:date="2024-11-01T10:07:00Z">
        <w:r w:rsidR="00961D00">
          <w:rPr>
            <w:rFonts w:ascii="Arial" w:hAnsi="Arial" w:cs="Arial"/>
            <w:color w:val="000000" w:themeColor="text1"/>
          </w:rPr>
          <w:t>.</w:t>
        </w:r>
      </w:ins>
      <w:ins w:id="228" w:author="Microsoft Office User" w:date="2024-11-01T14:06:00Z">
        <w:r w:rsidR="00807677">
          <w:rPr>
            <w:rFonts w:ascii="Arial" w:hAnsi="Arial" w:cs="Arial"/>
            <w:color w:val="000000" w:themeColor="text1"/>
          </w:rPr>
          <w:t xml:space="preserve"> Thus, associations between </w:t>
        </w:r>
        <w:r w:rsidR="00807677">
          <w:rPr>
            <w:rFonts w:ascii="Arial" w:hAnsi="Arial" w:cs="Arial"/>
            <w:i/>
            <w:iCs/>
            <w:color w:val="000000" w:themeColor="text1"/>
          </w:rPr>
          <w:t xml:space="preserve">Endozoicomonas </w:t>
        </w:r>
        <w:r w:rsidR="00807677">
          <w:rPr>
            <w:rFonts w:ascii="Arial" w:hAnsi="Arial" w:cs="Arial"/>
            <w:color w:val="000000" w:themeColor="text1"/>
          </w:rPr>
          <w:t>relative abundance in mucus</w:t>
        </w:r>
      </w:ins>
      <w:ins w:id="229" w:author="Microsoft Office User" w:date="2024-11-01T10:07:00Z">
        <w:r w:rsidR="00961D00">
          <w:rPr>
            <w:rFonts w:ascii="Arial" w:hAnsi="Arial" w:cs="Arial"/>
            <w:color w:val="000000" w:themeColor="text1"/>
          </w:rPr>
          <w:t xml:space="preserve"> </w:t>
        </w:r>
      </w:ins>
      <w:ins w:id="230" w:author="Microsoft Office User" w:date="2024-11-01T14:07:00Z">
        <w:r w:rsidR="00807677">
          <w:rPr>
            <w:rFonts w:ascii="Arial" w:hAnsi="Arial" w:cs="Arial"/>
            <w:color w:val="000000" w:themeColor="text1"/>
          </w:rPr>
          <w:t xml:space="preserve">and coral disease susceptibility appear to derive from ASVs that </w:t>
        </w:r>
      </w:ins>
      <w:ins w:id="231" w:author="Microsoft Office User" w:date="2024-11-01T14:25:00Z">
        <w:r w:rsidR="009E267C">
          <w:rPr>
            <w:rFonts w:ascii="Arial" w:hAnsi="Arial" w:cs="Arial"/>
            <w:color w:val="000000" w:themeColor="text1"/>
          </w:rPr>
          <w:t xml:space="preserve">have highest relative abundance </w:t>
        </w:r>
      </w:ins>
      <w:ins w:id="232" w:author="Microsoft Office User" w:date="2024-11-01T14:07:00Z">
        <w:r w:rsidR="00807677">
          <w:rPr>
            <w:rFonts w:ascii="Arial" w:hAnsi="Arial" w:cs="Arial"/>
            <w:color w:val="000000" w:themeColor="text1"/>
          </w:rPr>
          <w:t>in bulk tissue samples</w:t>
        </w:r>
      </w:ins>
      <w:ins w:id="233" w:author="Microsoft Office User" w:date="2024-11-01T14:19:00Z">
        <w:r w:rsidR="009E267C">
          <w:rPr>
            <w:rFonts w:ascii="Arial" w:hAnsi="Arial" w:cs="Arial"/>
            <w:color w:val="000000" w:themeColor="text1"/>
          </w:rPr>
          <w:t>,</w:t>
        </w:r>
      </w:ins>
      <w:ins w:id="234" w:author="Microsoft Office User" w:date="2024-11-01T14:25:00Z">
        <w:r w:rsidR="009E267C">
          <w:rPr>
            <w:rFonts w:ascii="Arial" w:hAnsi="Arial" w:cs="Arial"/>
            <w:color w:val="000000" w:themeColor="text1"/>
          </w:rPr>
          <w:t xml:space="preserve"> but appear in mucus at lower relative abundance</w:t>
        </w:r>
      </w:ins>
      <w:ins w:id="235" w:author="Microsoft Office User" w:date="2024-11-01T14:26:00Z">
        <w:r w:rsidR="009E267C">
          <w:rPr>
            <w:rFonts w:ascii="Arial" w:hAnsi="Arial" w:cs="Arial"/>
            <w:color w:val="000000" w:themeColor="text1"/>
          </w:rPr>
          <w:t xml:space="preserve"> – consistent with evidence from fluorescence imaging showing </w:t>
        </w:r>
        <w:r w:rsidR="009E267C">
          <w:rPr>
            <w:rFonts w:ascii="Arial" w:hAnsi="Arial" w:cs="Arial"/>
            <w:i/>
            <w:iCs/>
            <w:color w:val="000000" w:themeColor="text1"/>
          </w:rPr>
          <w:t>Endozoicomonas</w:t>
        </w:r>
      </w:ins>
      <w:ins w:id="236" w:author="Microsoft Office User" w:date="2024-11-01T14:27:00Z">
        <w:r w:rsidR="009E267C">
          <w:rPr>
            <w:rFonts w:ascii="Arial" w:hAnsi="Arial" w:cs="Arial"/>
            <w:i/>
            <w:iCs/>
            <w:color w:val="000000" w:themeColor="text1"/>
          </w:rPr>
          <w:t xml:space="preserve"> </w:t>
        </w:r>
        <w:r w:rsidR="009E267C">
          <w:rPr>
            <w:rFonts w:ascii="Arial" w:hAnsi="Arial" w:cs="Arial"/>
            <w:color w:val="000000" w:themeColor="text1"/>
          </w:rPr>
          <w:t xml:space="preserve">aggregates </w:t>
        </w:r>
      </w:ins>
      <w:ins w:id="237" w:author="Microsoft Office User" w:date="2024-11-01T14:26:00Z">
        <w:r w:rsidR="009E267C">
          <w:rPr>
            <w:rFonts w:ascii="Arial" w:hAnsi="Arial" w:cs="Arial"/>
            <w:color w:val="000000" w:themeColor="text1"/>
          </w:rPr>
          <w:t>within multiple</w:t>
        </w:r>
      </w:ins>
      <w:ins w:id="238" w:author="Microsoft Office User" w:date="2024-11-01T14:27:00Z">
        <w:r w:rsidR="009E267C">
          <w:rPr>
            <w:rFonts w:ascii="Arial" w:hAnsi="Arial" w:cs="Arial"/>
            <w:color w:val="000000" w:themeColor="text1"/>
          </w:rPr>
          <w:t xml:space="preserve"> coral</w:t>
        </w:r>
      </w:ins>
      <w:ins w:id="239" w:author="Microsoft Office User" w:date="2024-11-01T14:43:00Z">
        <w:r w:rsidR="005C3A0C">
          <w:rPr>
            <w:rFonts w:ascii="Arial" w:hAnsi="Arial" w:cs="Arial"/>
            <w:color w:val="000000" w:themeColor="text1"/>
          </w:rPr>
          <w:t xml:space="preserve"> tissues</w:t>
        </w:r>
      </w:ins>
      <w:ins w:id="240" w:author="Microsoft Office User" w:date="2024-11-01T14:27:00Z">
        <w:r w:rsidR="009E267C">
          <w:rPr>
            <w:rFonts w:ascii="Arial" w:hAnsi="Arial" w:cs="Arial"/>
            <w:color w:val="000000" w:themeColor="text1"/>
          </w:rPr>
          <w:t>, including tentacles, m</w:t>
        </w:r>
      </w:ins>
      <w:ins w:id="241" w:author="Microsoft Office User" w:date="2024-11-01T14:28:00Z">
        <w:r w:rsidR="009E267C">
          <w:rPr>
            <w:rFonts w:ascii="Arial" w:hAnsi="Arial" w:cs="Arial"/>
            <w:color w:val="000000" w:themeColor="text1"/>
          </w:rPr>
          <w:t>esenteri</w:t>
        </w:r>
      </w:ins>
      <w:ins w:id="242" w:author="Microsoft Office User" w:date="2024-11-01T15:02:00Z">
        <w:r w:rsidR="004408E5">
          <w:rPr>
            <w:rFonts w:ascii="Arial" w:hAnsi="Arial" w:cs="Arial"/>
            <w:color w:val="000000" w:themeColor="text1"/>
          </w:rPr>
          <w:t>es</w:t>
        </w:r>
      </w:ins>
      <w:ins w:id="243" w:author="Microsoft Office User" w:date="2024-11-01T14:28:00Z">
        <w:r w:rsidR="009E267C">
          <w:rPr>
            <w:rFonts w:ascii="Arial" w:hAnsi="Arial" w:cs="Arial"/>
            <w:color w:val="000000" w:themeColor="text1"/>
          </w:rPr>
          <w:t xml:space="preserve">, </w:t>
        </w:r>
      </w:ins>
      <w:ins w:id="244" w:author="Microsoft Office User" w:date="2024-11-01T14:30:00Z">
        <w:r w:rsidR="00F126F5">
          <w:rPr>
            <w:rFonts w:ascii="Arial" w:hAnsi="Arial" w:cs="Arial"/>
            <w:color w:val="000000" w:themeColor="text1"/>
          </w:rPr>
          <w:t xml:space="preserve">and </w:t>
        </w:r>
      </w:ins>
      <w:ins w:id="245" w:author="Microsoft Office User" w:date="2024-11-01T14:28:00Z">
        <w:r w:rsidR="009E267C">
          <w:rPr>
            <w:rFonts w:ascii="Arial" w:hAnsi="Arial" w:cs="Arial"/>
            <w:color w:val="000000" w:themeColor="text1"/>
          </w:rPr>
          <w:t>calicodermis</w:t>
        </w:r>
      </w:ins>
      <w:r w:rsidR="00F126F5">
        <w:rPr>
          <w:rFonts w:ascii="Arial" w:hAnsi="Arial" w:cs="Arial"/>
          <w:color w:val="000000" w:themeColor="text1"/>
        </w:rPr>
        <w:fldChar w:fldCharType="begin"/>
      </w:r>
      <w:r w:rsidR="00F126F5">
        <w:rPr>
          <w:rFonts w:ascii="Arial" w:hAnsi="Arial" w:cs="Arial"/>
          <w:color w:val="000000" w:themeColor="text1"/>
        </w:rPr>
        <w:instrText xml:space="preserve"> ADDIN ZOTERO_ITEM CSL_CITATION {"citationID":"m4O6dPT9","properties":{"formattedCitation":"\\super 41\\nosupersub{}","plainCitation":"41","noteIndex":0},"citationItems":[{"id":1116,"uris":["http://zotero.org/users/4235445/items/UCIUMHJ8"],"itemData":{"id":1116,"type":"article-journal","abstract":"Bacterial diversity associated with corals has been studied extensively, however, localization of bacterial associations within the holobiont is still poorly resolved. Here we provide novel insight into the localization of coral-associated microbial aggregates (CAMAs) within tissues of the coral Acropora hyacinthus. In total, 318 and 308 CAMAs were characterized via histological and fluorescent in situ hybridization (FISH) approaches respectively, and shown to be distributed extensively throughout coral tissues collected from five sites in Japan and Australia. The densities of CAMAs within the tissues were negatively correlated with the distance from the coastline (i.e. lowest densities at offshore sites). CAMAs were randomly distributed across the six coral tissue regions investigated. Within each CAMA, bacterial cells had similar morphological characteristics, but bacterial morphologies varied among CAMAs, with at least five distinct types identified. Identifying the location of microorganisms associated with the coral host is a prerequisite for understanding their contributions to fitness. Localization of tissue-specific communities housed within CAMAs is particularly important, as these communities are potentially important contributors to vital metabolic functions of the holobiont.","container-title":"Scientific Reports","DOI":"10.1038/s41598-019-49651-7","ISSN":"2045-2322","issue":"1","journalAbbreviation":"Sci Rep","language":"en","license":"2019 The Author(s)","note":"number: 1\npublisher: Nature Publishing Group","page":"14662","source":"www.nature.com","title":"Characterization of coral-associated microbial aggregates (CAMAs) within tissues of the coral Acropora hyacinthus","volume":"9","author":[{"family":"Wada","given":"Naohisa"},{"family":"Ishimochi","given":"Mizuki"},{"family":"Matsui","given":"Taeko"},{"family":"Pollock","given":"F. Joseph"},{"family":"Tang","given":"Sen-Lin"},{"family":"Ainsworth","given":"Tracy D."},{"family":"Willis","given":"Bette L."},{"family":"Mano","given":"Nobuhiro"},{"family":"Bourne","given":"David G."}],"issued":{"date-parts":[["2019",10,10]]}}}],"schema":"https://github.com/citation-style-language/schema/raw/master/csl-citation.json"} </w:instrText>
      </w:r>
      <w:r w:rsidR="00F126F5">
        <w:rPr>
          <w:rFonts w:ascii="Arial" w:hAnsi="Arial" w:cs="Arial"/>
          <w:color w:val="000000" w:themeColor="text1"/>
        </w:rPr>
        <w:fldChar w:fldCharType="separate"/>
      </w:r>
      <w:r w:rsidR="00F126F5" w:rsidRPr="00F126F5">
        <w:rPr>
          <w:rFonts w:ascii="Arial" w:hAnsi="Arial" w:cs="Arial"/>
          <w:color w:val="000000"/>
          <w:vertAlign w:val="superscript"/>
        </w:rPr>
        <w:t>41</w:t>
      </w:r>
      <w:r w:rsidR="00F126F5">
        <w:rPr>
          <w:rFonts w:ascii="Arial" w:hAnsi="Arial" w:cs="Arial"/>
          <w:color w:val="000000" w:themeColor="text1"/>
        </w:rPr>
        <w:fldChar w:fldCharType="end"/>
      </w:r>
      <w:ins w:id="246" w:author="Microsoft Office User" w:date="2024-11-01T16:07:00Z">
        <w:r w:rsidR="00CF248A">
          <w:rPr>
            <w:rFonts w:ascii="Arial" w:hAnsi="Arial" w:cs="Arial"/>
            <w:color w:val="000000" w:themeColor="text1"/>
          </w:rPr>
          <w:t xml:space="preserve">, </w:t>
        </w:r>
      </w:ins>
      <w:ins w:id="247" w:author="Microsoft Office User" w:date="2024-11-01T16:10:00Z">
        <w:r w:rsidR="00CF248A">
          <w:rPr>
            <w:rFonts w:ascii="Arial" w:hAnsi="Arial" w:cs="Arial"/>
            <w:color w:val="000000" w:themeColor="text1"/>
          </w:rPr>
          <w:t xml:space="preserve">but </w:t>
        </w:r>
      </w:ins>
      <w:ins w:id="248" w:author="Microsoft Office User" w:date="2024-11-01T16:09:00Z">
        <w:r w:rsidR="00CF248A">
          <w:rPr>
            <w:rFonts w:ascii="Arial" w:hAnsi="Arial" w:cs="Arial"/>
            <w:color w:val="000000" w:themeColor="text1"/>
          </w:rPr>
          <w:t xml:space="preserve">very low relative abundances </w:t>
        </w:r>
      </w:ins>
      <w:ins w:id="249" w:author="Microsoft Office User" w:date="2024-11-01T16:08:00Z">
        <w:r w:rsidR="00CF248A">
          <w:rPr>
            <w:rFonts w:ascii="Arial" w:hAnsi="Arial" w:cs="Arial"/>
            <w:color w:val="000000" w:themeColor="text1"/>
          </w:rPr>
          <w:t xml:space="preserve">of </w:t>
        </w:r>
      </w:ins>
      <w:ins w:id="250" w:author="Microsoft Office User" w:date="2024-11-01T16:09:00Z">
        <w:r w:rsidR="00CF248A">
          <w:rPr>
            <w:rFonts w:ascii="Arial" w:hAnsi="Arial" w:cs="Arial"/>
            <w:i/>
            <w:iCs/>
            <w:color w:val="000000" w:themeColor="text1"/>
          </w:rPr>
          <w:t xml:space="preserve">Endozoicomonas </w:t>
        </w:r>
        <w:r w:rsidR="00CF248A">
          <w:rPr>
            <w:rFonts w:ascii="Arial" w:hAnsi="Arial" w:cs="Arial"/>
            <w:color w:val="000000" w:themeColor="text1"/>
          </w:rPr>
          <w:t xml:space="preserve">in </w:t>
        </w:r>
      </w:ins>
      <w:ins w:id="251" w:author="Microsoft Office User" w:date="2024-11-01T16:10:00Z">
        <w:r w:rsidR="00CF248A">
          <w:rPr>
            <w:rFonts w:ascii="Arial" w:hAnsi="Arial" w:cs="Arial"/>
            <w:color w:val="000000" w:themeColor="text1"/>
          </w:rPr>
          <w:t xml:space="preserve">recent microscale sampling </w:t>
        </w:r>
      </w:ins>
      <w:ins w:id="252" w:author="Microsoft Office User" w:date="2024-11-01T16:09:00Z">
        <w:r w:rsidR="00CF248A">
          <w:rPr>
            <w:rFonts w:ascii="Arial" w:hAnsi="Arial" w:cs="Arial"/>
            <w:color w:val="000000" w:themeColor="text1"/>
          </w:rPr>
          <w:t xml:space="preserve">of the luminal contents of </w:t>
        </w:r>
      </w:ins>
      <w:ins w:id="253" w:author="Microsoft Office User" w:date="2024-11-01T16:08:00Z">
        <w:r w:rsidR="00CF248A">
          <w:rPr>
            <w:rFonts w:ascii="Arial" w:hAnsi="Arial" w:cs="Arial"/>
            <w:color w:val="000000" w:themeColor="text1"/>
          </w:rPr>
          <w:t>coral gast</w:t>
        </w:r>
      </w:ins>
      <w:ins w:id="254" w:author="Microsoft Office User" w:date="2024-11-01T16:09:00Z">
        <w:r w:rsidR="00CF248A">
          <w:rPr>
            <w:rFonts w:ascii="Arial" w:hAnsi="Arial" w:cs="Arial"/>
            <w:color w:val="000000" w:themeColor="text1"/>
          </w:rPr>
          <w:t>roventricular cavities</w:t>
        </w:r>
      </w:ins>
      <w:r w:rsidR="00CF248A">
        <w:rPr>
          <w:rFonts w:ascii="Arial" w:hAnsi="Arial" w:cs="Arial"/>
          <w:color w:val="000000" w:themeColor="text1"/>
        </w:rPr>
        <w:fldChar w:fldCharType="begin"/>
      </w:r>
      <w:r w:rsidR="00CF248A">
        <w:rPr>
          <w:rFonts w:ascii="Arial" w:hAnsi="Arial" w:cs="Arial"/>
          <w:color w:val="000000" w:themeColor="text1"/>
        </w:rPr>
        <w:instrText xml:space="preserve"> ADDIN ZOTERO_ITEM CSL_CITATION {"citationID":"w64q0sL1","properties":{"formattedCitation":"\\super 42\\nosupersub{}","plainCitation":"42","noteIndex":0},"citationItems":[{"id":2293,"uris":["http://zotero.org/groups/5558314/items/JYLV3TRR"],"itemData":{"id":2293,"type":"article-journal","abstract":"Animal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instrText>
      </w:r>
      <w:r w:rsidR="00CF248A">
        <w:rPr>
          <w:rFonts w:ascii="Arial" w:hAnsi="Arial" w:cs="Arial"/>
          <w:color w:val="000000" w:themeColor="text1"/>
        </w:rPr>
        <w:fldChar w:fldCharType="separate"/>
      </w:r>
      <w:r w:rsidR="00CF248A" w:rsidRPr="00CF248A">
        <w:rPr>
          <w:rFonts w:ascii="Arial" w:hAnsi="Arial" w:cs="Arial"/>
          <w:color w:val="000000"/>
          <w:vertAlign w:val="superscript"/>
        </w:rPr>
        <w:t>42</w:t>
      </w:r>
      <w:r w:rsidR="00CF248A">
        <w:rPr>
          <w:rFonts w:ascii="Arial" w:hAnsi="Arial" w:cs="Arial"/>
          <w:color w:val="000000" w:themeColor="text1"/>
        </w:rPr>
        <w:fldChar w:fldCharType="end"/>
      </w:r>
      <w:r w:rsidR="00CF248A">
        <w:rPr>
          <w:rFonts w:ascii="Arial" w:hAnsi="Arial" w:cs="Arial"/>
          <w:color w:val="000000" w:themeColor="text1"/>
        </w:rPr>
        <w:t xml:space="preserve"> </w:t>
      </w:r>
      <w:ins w:id="255" w:author="Microsoft Office User" w:date="2024-11-01T14:30:00Z">
        <w:r w:rsidR="00F126F5">
          <w:rPr>
            <w:rFonts w:ascii="Arial" w:hAnsi="Arial" w:cs="Arial"/>
            <w:color w:val="000000" w:themeColor="text1"/>
          </w:rPr>
          <w:t>.</w:t>
        </w:r>
      </w:ins>
      <w:ins w:id="256" w:author="Microsoft Office User" w:date="2024-11-01T14:28:00Z">
        <w:r w:rsidR="009E267C">
          <w:rPr>
            <w:rFonts w:ascii="Arial" w:hAnsi="Arial" w:cs="Arial"/>
            <w:color w:val="000000" w:themeColor="text1"/>
          </w:rPr>
          <w:t xml:space="preserve"> </w:t>
        </w:r>
      </w:ins>
    </w:p>
    <w:p w14:paraId="4A8AC6C8" w14:textId="77777777" w:rsidR="009E267C" w:rsidRDefault="009E267C" w:rsidP="00DF0604">
      <w:pPr>
        <w:pStyle w:val="HTMLPreformatted"/>
        <w:shd w:val="clear" w:color="auto" w:fill="FFFFFF"/>
        <w:wordWrap w:val="0"/>
        <w:textAlignment w:val="baseline"/>
        <w:rPr>
          <w:ins w:id="257" w:author="Microsoft Office User" w:date="2024-11-01T14:25:00Z"/>
          <w:rFonts w:ascii="Arial" w:hAnsi="Arial" w:cs="Arial"/>
          <w:color w:val="000000" w:themeColor="text1"/>
        </w:rPr>
      </w:pPr>
    </w:p>
    <w:p w14:paraId="20DEED46" w14:textId="791A150A" w:rsidR="008A1949" w:rsidRDefault="008A1949" w:rsidP="00C96F29">
      <w:pPr>
        <w:pStyle w:val="NormalWeb"/>
        <w:rPr>
          <w:ins w:id="258" w:author="Microsoft Office User" w:date="2024-11-01T09:38:00Z"/>
          <w:rFonts w:ascii="Arial" w:hAnsi="Arial" w:cs="Arial"/>
          <w:color w:val="000000" w:themeColor="text1"/>
          <w:sz w:val="20"/>
          <w:szCs w:val="20"/>
        </w:rPr>
      </w:pPr>
    </w:p>
    <w:p w14:paraId="5DAE3DF4" w14:textId="27830502" w:rsidR="00F34013" w:rsidRPr="00C96F29" w:rsidDel="00A143DC" w:rsidRDefault="00F34013" w:rsidP="00C96F29">
      <w:pPr>
        <w:pStyle w:val="NormalWeb"/>
        <w:rPr>
          <w:del w:id="259" w:author="Microsoft Office User" w:date="2024-11-01T13:05:00Z"/>
          <w:rPrChange w:id="260" w:author="Microsoft Office User" w:date="2024-10-29T09:47:00Z">
            <w:rPr>
              <w:del w:id="261" w:author="Microsoft Office User" w:date="2024-11-01T13:05:00Z"/>
              <w:rFonts w:ascii="Arial" w:eastAsia="Times New Roman" w:hAnsi="Arial" w:cs="Arial"/>
              <w:color w:val="000000" w:themeColor="text1"/>
              <w:sz w:val="20"/>
              <w:szCs w:val="20"/>
            </w:rPr>
          </w:rPrChange>
        </w:rPr>
        <w:pPrChange w:id="262" w:author="Microsoft Office User" w:date="2024-10-29T09:47:00Z">
          <w:pPr/>
        </w:pPrChange>
      </w:pP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75C2272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ins w:id="263" w:author="Microsoft Office User" w:date="2024-11-01T14:00:00Z">
        <w:r w:rsidR="00807677">
          <w:rPr>
            <w:rFonts w:ascii="Arial" w:eastAsia="Times New Roman" w:hAnsi="Arial" w:cs="Arial"/>
            <w:sz w:val="20"/>
            <w:szCs w:val="20"/>
          </w:rPr>
          <w:t xml:space="preserve">tissue-associated </w:t>
        </w:r>
      </w:ins>
      <w:r w:rsidRPr="00961490">
        <w:rPr>
          <w:rFonts w:ascii="Arial" w:eastAsia="Times New Roman" w:hAnsi="Arial" w:cs="Arial"/>
          <w:i/>
          <w:sz w:val="20"/>
          <w:szCs w:val="20"/>
        </w:rPr>
        <w:t>Endozoicomonas</w:t>
      </w:r>
      <w:ins w:id="264" w:author="Microsoft Office User" w:date="2024-11-01T14:00:00Z">
        <w:r w:rsidR="00807677">
          <w:rPr>
            <w:rFonts w:ascii="Arial" w:eastAsia="Times New Roman" w:hAnsi="Arial" w:cs="Arial"/>
            <w:i/>
            <w:sz w:val="20"/>
            <w:szCs w:val="20"/>
          </w:rPr>
          <w:t xml:space="preserve"> </w:t>
        </w:r>
        <w:r w:rsidR="00807677">
          <w:rPr>
            <w:rFonts w:ascii="Arial" w:eastAsia="Times New Roman" w:hAnsi="Arial" w:cs="Arial"/>
            <w:iCs/>
            <w:sz w:val="20"/>
            <w:szCs w:val="20"/>
          </w:rPr>
          <w:t>populations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lastRenderedPageBreak/>
        <w:t xml:space="preserve">Endozoicomonas </w:t>
      </w:r>
      <w:r w:rsidRPr="00961490">
        <w:rPr>
          <w:rFonts w:ascii="Arial" w:eastAsia="Times New Roman" w:hAnsi="Arial" w:cs="Arial"/>
          <w:sz w:val="20"/>
          <w:szCs w:val="20"/>
        </w:rPr>
        <w:t>metabolic mutualism</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{"citationID":"kTZtFZ6Z","properties":{"formattedCitation":"\\super 32,35\\nosupersub{}","plainCitation":"32,35","noteIndex":0},"citationItems":[{"id":1354,"uris":["http://zotero.org/groups/2769688/items/BIJGWRYF"],"itemData":{"id":1354,"type":"article-journal","container-title":"Science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G."},{"family":"Tang","given":"Sen-Lin"}],"issued":{"date-parts":[["2022",7,6]]}}},{"id":1165,"uris":["http://zotero.org/groups/2769688/items/AIA2Q5Y9"],"itemData":{"id":1165,"type":"article-journal","abstract":"Endozoicomonas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C04DDF" w:rsidRPr="00C04DDF">
        <w:rPr>
          <w:rFonts w:ascii="Arial" w:hAnsi="Arial" w:cs="Arial"/>
          <w:sz w:val="20"/>
          <w:vertAlign w:val="superscript"/>
        </w:rPr>
        <w:t>32,35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{"citationID":"51MusAbb","properties":{"formattedCitation":"\\super 43\\nosupersub{}","plainCitation":"43","noteIndex":0},"citationItems":[{"id":1432,"uris":["http://zotero.org/groups/2769688/items/HDNR7F4G"],"itemData":{"id":1432,"type":"article-journal","abstract":"Symbiotic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43</w:t>
      </w:r>
      <w:r w:rsidR="00AE7C6A">
        <w:rPr>
          <w:rFonts w:ascii="Arial" w:eastAsia="Times New Roman" w:hAnsi="Arial" w:cs="Arial"/>
          <w:sz w:val="20"/>
          <w:szCs w:val="20"/>
        </w:rPr>
        <w:fldChar w:fldCharType="end"/>
      </w:r>
      <w:r w:rsidRPr="00961490">
        <w:rPr>
          <w:rFonts w:ascii="Arial" w:eastAsia="Times New Roman" w:hAnsi="Arial" w:cs="Arial"/>
          <w:sz w:val="20"/>
          <w:szCs w:val="20"/>
        </w:rPr>
        <w:t>.</w:t>
      </w:r>
    </w:p>
    <w:p w14:paraId="7D97DC9F" w14:textId="2079E56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w:t>
      </w:r>
      <w:ins w:id="265" w:author="Microsoft Office User" w:date="2024-10-28T13:47:00Z">
        <w:r w:rsidR="005A4D34">
          <w:rPr>
            <w:rFonts w:ascii="Arial" w:eastAsia="Times New Roman" w:hAnsi="Arial" w:cs="Arial"/>
            <w:sz w:val="20"/>
            <w:szCs w:val="20"/>
          </w:rPr>
          <w:t xml:space="preserve"> may shed light on their role</w:t>
        </w:r>
      </w:ins>
      <w:ins w:id="266" w:author="Microsoft Office User" w:date="2024-10-28T13:48:00Z">
        <w:r w:rsidR="005A4D34">
          <w:rPr>
            <w:rFonts w:ascii="Arial" w:eastAsia="Times New Roman" w:hAnsi="Arial" w:cs="Arial"/>
            <w:sz w:val="20"/>
            <w:szCs w:val="20"/>
          </w:rPr>
          <w:t xml:space="preserve"> in coral symbiosis</w:t>
        </w:r>
      </w:ins>
      <w:ins w:id="267" w:author="Microsoft Office User" w:date="2024-10-28T13:47:00Z">
        <w:r w:rsidR="005A4D34">
          <w:rPr>
            <w:rFonts w:ascii="Arial" w:eastAsia="Times New Roman" w:hAnsi="Arial" w:cs="Arial"/>
            <w:sz w:val="20"/>
            <w:szCs w:val="20"/>
          </w:rPr>
          <w:t>.</w:t>
        </w:r>
      </w:ins>
      <w:ins w:id="268" w:author="Microsoft Office User" w:date="2024-10-28T15:36:00Z">
        <w:r w:rsidR="009E7CFE">
          <w:rPr>
            <w:rFonts w:ascii="Arial" w:eastAsia="Times New Roman" w:hAnsi="Arial" w:cs="Arial"/>
            <w:sz w:val="20"/>
            <w:szCs w:val="20"/>
          </w:rPr>
          <w:t xml:space="preserve"> </w:t>
        </w:r>
      </w:ins>
      <w:del w:id="269" w:author="Microsoft Office User" w:date="2024-10-28T15:36:00Z">
        <w:r w:rsidRPr="00961490" w:rsidDel="009E7CFE">
          <w:rPr>
            <w:rFonts w:ascii="Arial" w:eastAsia="Times New Roman" w:hAnsi="Arial" w:cs="Arial"/>
            <w:sz w:val="20"/>
            <w:szCs w:val="20"/>
          </w:rPr>
          <w:delText xml:space="preserve"> </w:delText>
        </w:r>
      </w:del>
      <w:ins w:id="270" w:author="Microsoft Office User" w:date="2024-10-28T13:48:00Z">
        <w:r w:rsidR="005A4D34">
          <w:rPr>
            <w:rFonts w:ascii="Arial" w:eastAsia="Times New Roman" w:hAnsi="Arial" w:cs="Arial"/>
            <w:sz w:val="20"/>
            <w:szCs w:val="20"/>
          </w:rPr>
          <w:t>P</w:t>
        </w:r>
      </w:ins>
      <w:del w:id="271" w:author="Microsoft Office User" w:date="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3FB2795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{"citationID":"52TLUaOL","properties":{"formattedCitation":"\\super 24\\nosupersub{}","plainCitation":"24","noteIndex":0},"citationItems":[{"id":1343,"uris":["http://zotero.org/groups/2769688/items/W7KF478B"],"itemData":{"id":1343,"type":"article-journal","abstract":"Global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{"citationID":"6oh7QTgv","properties":{"formattedCitation":"\\super 25\\nosupersub{}","plainCitation":"25","noteIndex":0},"citationItems":[{"id":1970,"uris":["http://zotero.org/groups/2769688/items/KIPVZSC9"],"itemData":{"id":1970,"type":"article-journal","abstract":"In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{"citationID":"L7ulLWHk","properties":{"formattedCitation":"\\super 26\\nosupersub{}","plainCitation":"26","noteIndex":0},"citationItems":[{"id":1351,"uris":["http://zotero.org/groups/2769688/items/LY4TUSGY"],"itemData":{"id":1351,"type":"article-journal","container-title":"Coral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272" w:author="Microsoft Office User" w:date="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273" w:author="Microsoft Office User" w:date="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274" w:author="Microsoft Office User" w:date="2024-10-28T14:16:00Z">
        <w:r w:rsidRPr="00961490" w:rsidDel="008242C9">
          <w:rPr>
            <w:rFonts w:ascii="Arial" w:eastAsia="Times New Roman" w:hAnsi="Arial" w:cs="Arial"/>
            <w:sz w:val="20"/>
            <w:szCs w:val="20"/>
          </w:rPr>
          <w:delText>abundance may interact with other aspects of coral microbial ecology</w:delText>
        </w:r>
      </w:del>
      <w:ins w:id="275" w:author="Microsoft Office User" w:date="2024-10-28T14:17:00Z">
        <w:r w:rsidR="008242C9">
          <w:rPr>
            <w:rFonts w:ascii="Arial" w:eastAsia="Times New Roman" w:hAnsi="Arial" w:cs="Arial"/>
            <w:sz w:val="20"/>
            <w:szCs w:val="20"/>
          </w:rPr>
          <w:t xml:space="preserve">may </w:t>
        </w:r>
      </w:ins>
      <w:ins w:id="276" w:author="Microsoft Office User" w:date="2024-10-28T14:18:00Z">
        <w:r w:rsidR="008242C9">
          <w:rPr>
            <w:rFonts w:ascii="Arial" w:eastAsia="Times New Roman" w:hAnsi="Arial" w:cs="Arial"/>
            <w:sz w:val="20"/>
            <w:szCs w:val="20"/>
          </w:rPr>
          <w:t xml:space="preserve">impact </w:t>
        </w:r>
      </w:ins>
      <w:ins w:id="277" w:author="Microsoft Office User" w:date="2024-10-28T14:17:00Z">
        <w:r w:rsidR="008242C9">
          <w:rPr>
            <w:rFonts w:ascii="Arial" w:eastAsia="Times New Roman" w:hAnsi="Arial" w:cs="Arial"/>
            <w:sz w:val="20"/>
            <w:szCs w:val="20"/>
          </w:rPr>
          <w:t xml:space="preserve">the </w:t>
        </w:r>
      </w:ins>
      <w:ins w:id="278" w:author="Microsoft Office User" w:date="2024-10-28T14:19:00Z">
        <w:r w:rsidR="008242C9">
          <w:rPr>
            <w:rFonts w:ascii="Arial" w:eastAsia="Times New Roman" w:hAnsi="Arial" w:cs="Arial"/>
            <w:sz w:val="20"/>
            <w:szCs w:val="20"/>
          </w:rPr>
          <w:t xml:space="preserve">overall </w:t>
        </w:r>
      </w:ins>
      <w:ins w:id="279" w:author="Microsoft Office User" w:date="2024-10-28T14:17:00Z">
        <w:r w:rsidR="008242C9">
          <w:rPr>
            <w:rFonts w:ascii="Arial" w:eastAsia="Times New Roman" w:hAnsi="Arial" w:cs="Arial"/>
            <w:sz w:val="20"/>
            <w:szCs w:val="20"/>
          </w:rPr>
          <w:t>diversity or richness of the coral microbiome, effectively</w:t>
        </w:r>
      </w:ins>
      <w:ins w:id="280" w:author="Microsoft Office User" w:date="2024-10-28T14:18:00Z">
        <w:r w:rsidR="008242C9">
          <w:rPr>
            <w:rFonts w:ascii="Arial" w:eastAsia="Times New Roman" w:hAnsi="Arial" w:cs="Arial"/>
            <w:sz w:val="20"/>
            <w:szCs w:val="20"/>
          </w:rPr>
          <w:t xml:space="preserve"> </w:t>
        </w:r>
      </w:ins>
      <w:del w:id="281" w:author="Microsoft Office User" w:date="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282" w:author="Microsoft Office User" w:date="2024-10-28T15:36:00Z">
        <w:r w:rsidRPr="00961490" w:rsidDel="009E7CFE">
          <w:rPr>
            <w:rFonts w:ascii="Arial" w:eastAsia="Times New Roman" w:hAnsi="Arial" w:cs="Arial"/>
            <w:sz w:val="20"/>
            <w:szCs w:val="20"/>
          </w:rPr>
          <w:delText>educing</w:delText>
        </w:r>
      </w:del>
      <w:ins w:id="283" w:author="Microsoft Office User" w:date="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284" w:author="Microsoft Office User" w:date="2024-10-28T14:17:00Z">
        <w:r w:rsidR="008242C9">
          <w:rPr>
            <w:rFonts w:ascii="Arial" w:eastAsia="Times New Roman" w:hAnsi="Arial" w:cs="Arial"/>
            <w:sz w:val="20"/>
            <w:szCs w:val="20"/>
          </w:rPr>
          <w:t xml:space="preserve">the </w:t>
        </w:r>
      </w:ins>
      <w:ins w:id="285" w:author="Microsoft Office User" w:date="2024-10-28T14:18:00Z">
        <w:r w:rsidR="008242C9">
          <w:rPr>
            <w:rFonts w:ascii="Arial" w:eastAsia="Times New Roman" w:hAnsi="Arial" w:cs="Arial"/>
            <w:sz w:val="20"/>
            <w:szCs w:val="20"/>
          </w:rPr>
          <w:t xml:space="preserve">diversity of </w:t>
        </w:r>
      </w:ins>
      <w:ins w:id="286" w:author="Microsoft Office User" w:date="2024-10-28T14:19:00Z">
        <w:r w:rsidR="008242C9">
          <w:rPr>
            <w:rFonts w:ascii="Arial" w:eastAsia="Times New Roman" w:hAnsi="Arial" w:cs="Arial"/>
            <w:sz w:val="20"/>
            <w:szCs w:val="20"/>
          </w:rPr>
          <w:t xml:space="preserve">potential </w:t>
        </w:r>
      </w:ins>
      <w:ins w:id="287" w:author="Microsoft Office User" w:date="2024-10-28T14:18:00Z">
        <w:r w:rsidR="008242C9">
          <w:rPr>
            <w:rFonts w:ascii="Arial" w:eastAsia="Times New Roman" w:hAnsi="Arial" w:cs="Arial"/>
            <w:sz w:val="20"/>
            <w:szCs w:val="20"/>
          </w:rPr>
          <w:t>microbi</w:t>
        </w:r>
      </w:ins>
      <w:ins w:id="288" w:author="Microsoft Office User" w:date="2024-10-28T14:19:00Z">
        <w:r w:rsidR="008242C9">
          <w:rPr>
            <w:rFonts w:ascii="Arial" w:eastAsia="Times New Roman" w:hAnsi="Arial" w:cs="Arial"/>
            <w:sz w:val="20"/>
            <w:szCs w:val="20"/>
          </w:rPr>
          <w:t xml:space="preserve">al </w:t>
        </w:r>
      </w:ins>
      <w:ins w:id="289" w:author="Microsoft Office User" w:date="2024-10-28T14:18:00Z">
        <w:r w:rsidR="008242C9">
          <w:rPr>
            <w:rFonts w:ascii="Arial" w:eastAsia="Times New Roman" w:hAnsi="Arial" w:cs="Arial"/>
            <w:sz w:val="20"/>
            <w:szCs w:val="20"/>
          </w:rPr>
          <w:t>defense</w:t>
        </w:r>
      </w:ins>
      <w:ins w:id="290" w:author="Microsoft Office User" w:date="2024-10-28T14:19:00Z">
        <w:r w:rsidR="008242C9">
          <w:rPr>
            <w:rFonts w:ascii="Arial" w:eastAsia="Times New Roman" w:hAnsi="Arial" w:cs="Arial"/>
            <w:sz w:val="20"/>
            <w:szCs w:val="20"/>
          </w:rPr>
          <w:t>s</w:t>
        </w:r>
      </w:ins>
      <w:ins w:id="291" w:author="Microsoft Office User" w:date="2024-10-28T14:18:00Z">
        <w:r w:rsidR="008242C9">
          <w:rPr>
            <w:rFonts w:ascii="Arial" w:eastAsia="Times New Roman" w:hAnsi="Arial" w:cs="Arial"/>
            <w:sz w:val="20"/>
            <w:szCs w:val="20"/>
          </w:rPr>
          <w:t xml:space="preserve"> that may benefit the </w:t>
        </w:r>
      </w:ins>
      <w:ins w:id="292" w:author="Microsoft Office User" w:date="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293" w:author="Microsoft Office User" w:date="2024-10-28T14:21:00Z">
        <w:r w:rsidR="008242C9">
          <w:rPr>
            <w:rFonts w:ascii="Arial" w:eastAsia="Times New Roman" w:hAnsi="Arial" w:cs="Arial"/>
            <w:sz w:val="20"/>
            <w:szCs w:val="20"/>
          </w:rPr>
          <w:t xml:space="preserve">directly </w:t>
        </w:r>
      </w:ins>
      <w:ins w:id="294" w:author="Microsoft Office User" w:date="2024-10-28T14:20:00Z">
        <w:r w:rsidR="008242C9">
          <w:rPr>
            <w:rFonts w:ascii="Arial" w:eastAsia="Times New Roman" w:hAnsi="Arial" w:cs="Arial"/>
            <w:sz w:val="20"/>
            <w:szCs w:val="20"/>
          </w:rPr>
          <w:t xml:space="preserve">with </w:t>
        </w:r>
      </w:ins>
      <w:ins w:id="295" w:author="Microsoft Office User" w:date="2024-10-28T14:21:00Z">
        <w:r w:rsidR="008242C9">
          <w:rPr>
            <w:rFonts w:ascii="Arial" w:eastAsia="Times New Roman" w:hAnsi="Arial" w:cs="Arial"/>
            <w:sz w:val="20"/>
            <w:szCs w:val="20"/>
          </w:rPr>
          <w:t>other microbiome members in a way that reduces</w:t>
        </w:r>
      </w:ins>
      <w:ins w:id="296" w:author="Microsoft Office User" w:date="2024-10-28T14:18:00Z">
        <w:r w:rsidR="008242C9">
          <w:rPr>
            <w:rFonts w:ascii="Arial" w:eastAsia="Times New Roman" w:hAnsi="Arial" w:cs="Arial"/>
            <w:sz w:val="20"/>
            <w:szCs w:val="20"/>
          </w:rPr>
          <w:t xml:space="preserve"> </w:t>
        </w:r>
      </w:ins>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297" w:author="Microsoft Office User" w:date="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{"citationID":"vZmW63Hi","properties":{"formattedCitation":"\\super 33\\nosupersub{}","plainCitation":"33","noteIndex":0},"citationItems":[{"id":"0fF4X9LB/Zc1A2AFY","uris":["http://zotero.org/users/5951735/items/VFSLLWK8"],"itemData":{"id":157,"type":"article-journal","container-title":"The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5F24857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as a result of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786E7F">
        <w:rPr>
          <w:rFonts w:ascii="Arial" w:eastAsia="Times New Roman" w:hAnsi="Arial" w:cs="Arial"/>
          <w:i/>
          <w:sz w:val="20"/>
          <w:szCs w:val="20"/>
        </w:rPr>
        <w:instrText xml:space="preserve"> ADDIN ZOTERO_ITEM CSL_CITATION {"citationID":"MwJh6Tna","properties":{"formattedCitation":"\\super 32\\nosupersub{}","plainCitation":"32","noteIndex":0},"citationItems":[{"id":1354,"uris":["http://zotero.org/groups/2769688/items/BIJGWRYF"],"itemData":{"id":1354,"type":"article-journal","container-title":"Science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{"citationID":"6wREOkP6","properties":{"formattedCitation":"\\super 44\\nosupersub{}","plainCitation":"44","noteIndex":0},"citationItems":[{"id":1720,"uris":["http://zotero.org/groups/2769688/items/UUNJ7FD5"],"itemData":{"id":1720,"type":"article-journal","abstract":"Septate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44</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167B1FF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{"citationID":"x2R6Cqus","properties":{"formattedCitation":"\\super 45\\nosupersub{}","plainCitation":"45","noteIndex":0},"citationItems":[{"id":1725,"uris":["http://zotero.org/groups/2769688/items/6MRULHAE"],"itemData":{"id":1725,"type":"article-journal","abstract":"Immunity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45</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{"citationID":"gHeygVii","properties":{"formattedCitation":"\\super 46\\nosupersub{}","plainCitation":"46","noteIndex":0},"citationItems":[{"id":1429,"uris":["http://zotero.org/groups/2769688/items/H87MPI5R"],"itemData":{"id":1429,"type":"article-journal","abstract":"The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46</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{"citationID":"nPLLhP2a","properties":{"formattedCitation":"\\super 47\\nosupersub{}","plainCitation":"47","noteIndex":0},"citationItems":[{"id":1968,"uris":["http://zotero.org/groups/2769688/items/QVSGZYSU"],"itemData":{"id":1968,"type":"article-journal","abstract":"The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47</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{"citationID":"huf7IQK1","properties":{"formattedCitation":"\\super 48\\nosupersub{}","plainCitation":"48","noteIndex":0},"citationItems":[{"id":1756,"uris":["http://zotero.org/groups/2769688/items/589BVLFM"],"itemData":{"id":1756,"type":"article","abstract":"Tropical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CF248A" w:rsidRPr="00CF248A">
        <w:rPr>
          <w:rFonts w:ascii="Arial" w:hAnsi="Arial" w:cs="Arial"/>
          <w:sz w:val="20"/>
          <w:vertAlign w:val="superscript"/>
        </w:rPr>
        <w:t>48</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promote lower </w:t>
      </w:r>
      <w:r w:rsidRPr="00961490">
        <w:rPr>
          <w:rFonts w:ascii="Arial" w:eastAsia="Times New Roman" w:hAnsi="Arial" w:cs="Arial"/>
          <w:sz w:val="20"/>
          <w:szCs w:val="20"/>
        </w:rPr>
        <w:lastRenderedPageBreak/>
        <w:t>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2070F8F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298" w:author="Microsoft Office User" w:date="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{"citationID":"nC6SZtSf","properties":{"formattedCitation":"\\super 49\\nosupersub{}","plainCitation":"49","noteIndex":0},"citationItems":[{"id":1409,"uris":["http://zotero.org/groups/2769688/items/63QGZW6F"],"itemData":{"id":1409,"type":"article-journal","abstract":"Endozoicomonas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CF248A" w:rsidRPr="00CF248A">
        <w:rPr>
          <w:rFonts w:ascii="Arial" w:hAnsi="Arial" w:cs="Arial"/>
          <w:sz w:val="20"/>
          <w:vertAlign w:val="superscript"/>
        </w:rPr>
        <w:t>49</w:t>
      </w:r>
      <w:r w:rsidR="00A32B03">
        <w:rPr>
          <w:rFonts w:ascii="Arial" w:eastAsia="Times New Roman" w:hAnsi="Arial" w:cs="Arial"/>
          <w:sz w:val="20"/>
          <w:szCs w:val="20"/>
        </w:rPr>
        <w:fldChar w:fldCharType="end"/>
      </w:r>
      <w:r w:rsidRPr="00961490">
        <w:rPr>
          <w:rFonts w:ascii="Arial" w:eastAsia="Times New Roman" w:hAnsi="Arial" w:cs="Arial"/>
          <w:sz w:val="20"/>
          <w:szCs w:val="20"/>
        </w:rPr>
        <w:t>.</w:t>
      </w:r>
      <w:ins w:id="299" w:author="Microsoft Office User" w:date="2024-11-01T13:00:00Z">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ins>
      <w:ins w:id="300" w:author="Microsoft Office User" w:date="2024-11-01T13:24:00Z">
        <w:r w:rsidR="00EF57E3">
          <w:rPr>
            <w:rFonts w:ascii="Arial" w:hAnsi="Arial" w:cs="Arial"/>
            <w:sz w:val="20"/>
            <w:szCs w:val="20"/>
          </w:rPr>
          <w:fldChar w:fldCharType="begin"/>
        </w:r>
      </w:ins>
      <w:r w:rsidR="00786E7F">
        <w:rPr>
          <w:rFonts w:ascii="Arial" w:hAnsi="Arial" w:cs="Arial"/>
          <w:sz w:val="20"/>
          <w:szCs w:val="20"/>
        </w:rPr>
        <w:instrText xml:space="preserve"> ADDIN ZOTERO_ITEM CSL_CITATION {"citationID":"mTQs7wk5","properties":{"formattedCitation":"\\super 37\\nosupersub{}","plainCitation":"37","noteIndex":0},"citationItems":[{"id":2015,"uris":["http://zotero.org/groups/2769688/items/8ZCEF283"],"itemData":{"id":2015,"type":"article","abstract":"Summary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ins w:id="301" w:author="Microsoft Office User" w:date="2024-11-01T13:24:00Z">
        <w:r w:rsidR="00EF57E3">
          <w:rPr>
            <w:rFonts w:ascii="Arial" w:hAnsi="Arial" w:cs="Arial"/>
            <w:sz w:val="20"/>
            <w:szCs w:val="20"/>
          </w:rPr>
          <w:fldChar w:fldCharType="separate"/>
        </w:r>
        <w:r w:rsidR="00EF57E3" w:rsidRPr="00F44CA0">
          <w:rPr>
            <w:rFonts w:ascii="Arial" w:hAnsi="Arial" w:cs="Arial"/>
            <w:sz w:val="20"/>
            <w:vertAlign w:val="superscript"/>
          </w:rPr>
          <w:t>37</w:t>
        </w:r>
        <w:r w:rsidR="00EF57E3">
          <w:rPr>
            <w:rFonts w:ascii="Arial" w:hAnsi="Arial" w:cs="Arial"/>
            <w:sz w:val="20"/>
            <w:szCs w:val="20"/>
          </w:rPr>
          <w:fldChar w:fldCharType="end"/>
        </w:r>
      </w:ins>
      <w:ins w:id="302" w:author="Microsoft Office User" w:date="2024-11-01T13:00:00Z">
        <w:r w:rsidR="00A143DC">
          <w:rPr>
            <w:rFonts w:ascii="Arial" w:eastAsia="Times New Roman" w:hAnsi="Arial" w:cs="Arial"/>
            <w:sz w:val="20"/>
            <w:szCs w:val="20"/>
          </w:rPr>
          <w:t>, which could have multiple physiological effects</w:t>
        </w:r>
      </w:ins>
      <w:ins w:id="303" w:author="Microsoft Office User" w:date="2024-11-01T13:03:00Z">
        <w:r w:rsidR="00A143DC">
          <w:rPr>
            <w:rFonts w:ascii="Arial" w:eastAsia="Times New Roman" w:hAnsi="Arial" w:cs="Arial"/>
            <w:sz w:val="20"/>
            <w:szCs w:val="20"/>
          </w:rPr>
          <w:t xml:space="preserve"> on coral tissue</w:t>
        </w:r>
      </w:ins>
      <w:ins w:id="304" w:author="Microsoft Office User" w:date="2024-11-01T13:04:00Z">
        <w:r w:rsidR="00A143DC">
          <w:rPr>
            <w:rFonts w:ascii="Arial" w:eastAsia="Times New Roman" w:hAnsi="Arial" w:cs="Arial"/>
            <w:sz w:val="20"/>
            <w:szCs w:val="20"/>
          </w:rPr>
          <w:t>s (even those not in direct contact with CAMAs)</w:t>
        </w:r>
      </w:ins>
      <w:ins w:id="305" w:author="Microsoft Office User" w:date="2024-11-01T13:00:00Z">
        <w:r w:rsidR="00A143DC">
          <w:rPr>
            <w:rFonts w:ascii="Arial" w:eastAsia="Times New Roman" w:hAnsi="Arial" w:cs="Arial"/>
            <w:sz w:val="20"/>
            <w:szCs w:val="20"/>
          </w:rPr>
          <w:t>, including potentially influencing both growth rate and immunity.</w:t>
        </w:r>
      </w:ins>
      <w:ins w:id="306" w:author="Microsoft Office User" w:date="2024-11-01T12:57:00Z">
        <w:r w:rsidR="00A143DC">
          <w:rPr>
            <w:rFonts w:ascii="Arial" w:eastAsia="Times New Roman" w:hAnsi="Arial" w:cs="Arial"/>
            <w:sz w:val="20"/>
            <w:szCs w:val="20"/>
          </w:rPr>
          <w:t xml:space="preserve"> </w:t>
        </w:r>
      </w:ins>
      <w:del w:id="307" w:author="Microsoft Office User" w:date="2024-11-01T13:00:00Z">
        <w:r w:rsidRPr="00961490" w:rsidDel="00A143DC">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If representatives of </w:t>
      </w:r>
      <w:ins w:id="308" w:author="Microsoft Office User" w:date="2024-11-01T13:00:00Z">
        <w:r w:rsidR="00A143DC">
          <w:rPr>
            <w:rFonts w:ascii="Arial" w:eastAsia="Times New Roman" w:hAnsi="Arial" w:cs="Arial"/>
            <w:sz w:val="20"/>
            <w:szCs w:val="20"/>
          </w:rPr>
          <w:t xml:space="preserve">diverse </w:t>
        </w:r>
      </w:ins>
      <w:del w:id="309" w:author="Microsoft Office User" w:date="2024-11-01T13:00:00Z">
        <w:r w:rsidRPr="00961490" w:rsidDel="00A143DC">
          <w:rPr>
            <w:rFonts w:ascii="Arial" w:eastAsia="Times New Roman" w:hAnsi="Arial" w:cs="Arial"/>
            <w:sz w:val="20"/>
            <w:szCs w:val="20"/>
          </w:rPr>
          <w:delText xml:space="preserve">those different </w:delText>
        </w:r>
      </w:del>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ins w:id="310" w:author="Microsoft Office User" w:date="2024-11-01T13:00:00Z">
        <w:r w:rsidR="00A143DC">
          <w:rPr>
            <w:rFonts w:ascii="Arial" w:eastAsia="Times New Roman" w:hAnsi="Arial" w:cs="Arial"/>
            <w:sz w:val="20"/>
            <w:szCs w:val="20"/>
          </w:rPr>
          <w:t xml:space="preserve"> </w:t>
        </w:r>
      </w:ins>
    </w:p>
    <w:p w14:paraId="087F21B3" w14:textId="20317F3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mediate growth vs. disease resistance</w:t>
      </w:r>
      <w:del w:id="311" w:author="Microsoft Office User" w:date="2024-11-01T13:02:00Z">
        <w:r w:rsidRPr="00961490" w:rsidDel="00A143DC">
          <w:rPr>
            <w:rFonts w:ascii="Arial" w:eastAsia="Times New Roman" w:hAnsi="Arial" w:cs="Arial"/>
            <w:sz w:val="20"/>
            <w:szCs w:val="20"/>
          </w:rPr>
          <w:delText xml:space="preserve"> (defensive)</w:delText>
        </w:r>
      </w:del>
      <w:r w:rsidRPr="00961490">
        <w:rPr>
          <w:rFonts w:ascii="Arial" w:eastAsia="Times New Roman" w:hAnsi="Arial" w:cs="Arial"/>
          <w:sz w:val="20"/>
          <w:szCs w:val="20"/>
        </w:rPr>
        <w:t xml:space="preserve"> tradeoffs. While further manipulative studies are necessary to confirm this finding and determine the directionality of the relationship, evidence for this trend across the coral tree of life is compelling. </w:t>
      </w:r>
    </w:p>
    <w:p w14:paraId="7E70A7CE" w14:textId="7879399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{"citationID":"c71QApSo","properties":{"formattedCitation":"\\super 50,51\\nosupersub{}","plainCitation":"50,51","noteIndex":0},"citationItems":[{"id":1352,"uris":["http://zotero.org/groups/2769688/items/NWBQPNLP"],"itemData":{"id":1352,"type":"article-journal","abstract":"Although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CF248A">
        <w:rPr>
          <w:rFonts w:ascii="Cambria Math" w:eastAsia="Times New Roman" w:hAnsi="Cambria Math" w:cs="Cambria Math"/>
          <w:sz w:val="20"/>
          <w:szCs w:val="20"/>
        </w:rPr>
        <w:instrText>∼</w:instrText>
      </w:r>
      <w:r w:rsidR="00CF248A">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A."}],"issued":{"date-parts":[["2022",7,1]]}}},{"id":1162,"uris":["http://zotero.org/groups/2769688/items/97SA2FIN"],"itemData":{"id":1162,"type":"article-journal","abstract":"Diseases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C."},{"family":"Garren","given":"Melissa"},{"family":"Lamb","given":"Joleah"}],"accessed":{"date-parts":[["2022",7,11]]},"issued":{"date-parts":[["2020"]]}}}],"schema":"https://github.com/citation-style-language/schema/raw/master/csl-citation.json"} </w:instrText>
      </w:r>
      <w:r w:rsidR="00A32B03">
        <w:rPr>
          <w:rFonts w:ascii="Arial" w:eastAsia="Times New Roman" w:hAnsi="Arial" w:cs="Arial"/>
          <w:sz w:val="20"/>
          <w:szCs w:val="20"/>
        </w:rPr>
        <w:fldChar w:fldCharType="separate"/>
      </w:r>
      <w:r w:rsidR="00CF248A" w:rsidRPr="00CF248A">
        <w:rPr>
          <w:rFonts w:ascii="Arial" w:hAnsi="Arial" w:cs="Arial"/>
          <w:sz w:val="20"/>
          <w:vertAlign w:val="superscript"/>
        </w:rPr>
        <w:t>50,51</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312" w:author="Microsoft Office User" w:date="2024-10-28T15:41:00Z">
        <w:r w:rsidR="00133DAB">
          <w:rPr>
            <w:rFonts w:ascii="Arial" w:eastAsia="Times New Roman" w:hAnsi="Arial" w:cs="Arial"/>
            <w:sz w:val="20"/>
            <w:szCs w:val="20"/>
          </w:rPr>
          <w:t>I</w:t>
        </w:r>
      </w:ins>
      <w:ins w:id="313" w:author="Microsoft Office User" w:date="2024-10-28T15:42:00Z">
        <w:r w:rsidR="00133DAB">
          <w:rPr>
            <w:rFonts w:ascii="Arial" w:eastAsia="Times New Roman" w:hAnsi="Arial" w:cs="Arial"/>
            <w:sz w:val="20"/>
            <w:szCs w:val="20"/>
          </w:rPr>
          <w:t xml:space="preserve">t has even been suggested that </w:t>
        </w:r>
      </w:ins>
      <w:ins w:id="314" w:author="Microsoft Office User" w:date="2024-10-28T15:41:00Z">
        <w:r w:rsidR="00133DAB">
          <w:rPr>
            <w:rFonts w:ascii="Arial" w:eastAsia="Times New Roman" w:hAnsi="Arial" w:cs="Arial"/>
            <w:sz w:val="20"/>
            <w:szCs w:val="20"/>
          </w:rPr>
          <w:t>high dominance</w:t>
        </w:r>
      </w:ins>
      <w:ins w:id="315" w:author="Microsoft Office User" w:date="2024-10-28T15:42:00Z">
        <w:r w:rsidR="00133DAB">
          <w:rPr>
            <w:rFonts w:ascii="Arial" w:eastAsia="Times New Roman" w:hAnsi="Arial" w:cs="Arial"/>
            <w:sz w:val="20"/>
            <w:szCs w:val="20"/>
          </w:rPr>
          <w:t xml:space="preserve"> of one microbial taxon</w:t>
        </w:r>
      </w:ins>
      <w:ins w:id="316" w:author="Microsoft Office User" w:date="2024-10-28T15:47:00Z">
        <w:r w:rsidR="00133DAB">
          <w:rPr>
            <w:rFonts w:ascii="Arial" w:eastAsia="Times New Roman" w:hAnsi="Arial" w:cs="Arial"/>
            <w:sz w:val="20"/>
            <w:szCs w:val="20"/>
          </w:rPr>
          <w:t xml:space="preserve"> </w:t>
        </w:r>
      </w:ins>
      <w:ins w:id="317" w:author="Microsoft Office User" w:date="2024-10-28T15:46:00Z">
        <w:r w:rsidR="00133DAB">
          <w:rPr>
            <w:rFonts w:ascii="Arial" w:eastAsia="Times New Roman" w:hAnsi="Arial" w:cs="Arial"/>
            <w:sz w:val="20"/>
            <w:szCs w:val="20"/>
          </w:rPr>
          <w:t xml:space="preserve">in the coral microbiome </w:t>
        </w:r>
      </w:ins>
      <w:ins w:id="318" w:author="Microsoft Office User" w:date="2024-10-28T15:41:00Z">
        <w:r w:rsidR="00133DAB">
          <w:rPr>
            <w:rFonts w:ascii="Arial" w:eastAsia="Times New Roman" w:hAnsi="Arial" w:cs="Arial"/>
            <w:sz w:val="20"/>
            <w:szCs w:val="20"/>
          </w:rPr>
          <w:t xml:space="preserve">may </w:t>
        </w:r>
      </w:ins>
      <w:ins w:id="319" w:author="Microsoft Office User" w:date="2024-10-28T15:43:00Z">
        <w:r w:rsidR="00133DAB">
          <w:rPr>
            <w:rFonts w:ascii="Arial" w:eastAsia="Times New Roman" w:hAnsi="Arial" w:cs="Arial"/>
            <w:sz w:val="20"/>
            <w:szCs w:val="20"/>
          </w:rPr>
          <w:t xml:space="preserve">have a stabilizing effect </w:t>
        </w:r>
      </w:ins>
      <w:ins w:id="320" w:author="Microsoft Office User" w:date="2024-10-28T15:46:00Z">
        <w:r w:rsidR="00133DAB">
          <w:rPr>
            <w:rFonts w:ascii="Arial" w:eastAsia="Times New Roman" w:hAnsi="Arial" w:cs="Arial"/>
            <w:sz w:val="20"/>
            <w:szCs w:val="20"/>
          </w:rPr>
          <w:t xml:space="preserve">on the rest of </w:t>
        </w:r>
      </w:ins>
      <w:ins w:id="321" w:author="Microsoft Office User" w:date="2024-10-28T15:48:00Z">
        <w:r w:rsidR="00133DAB">
          <w:rPr>
            <w:rFonts w:ascii="Arial" w:eastAsia="Times New Roman" w:hAnsi="Arial" w:cs="Arial"/>
            <w:sz w:val="20"/>
            <w:szCs w:val="20"/>
          </w:rPr>
          <w:t xml:space="preserve">the </w:t>
        </w:r>
      </w:ins>
      <w:ins w:id="322" w:author="Microsoft Office User" w:date="2024-10-28T15:46:00Z">
        <w:r w:rsidR="00133DAB">
          <w:rPr>
            <w:rFonts w:ascii="Arial" w:eastAsia="Times New Roman" w:hAnsi="Arial" w:cs="Arial"/>
            <w:sz w:val="20"/>
            <w:szCs w:val="20"/>
          </w:rPr>
          <w:t>community</w:t>
        </w:r>
      </w:ins>
      <w:r w:rsidR="00133DAB">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{"citationID":"OsKaSXgh","properties":{"formattedCitation":"\\super 52\\nosupersub{}","plainCitation":"52","noteIndex":0},"citationItems":[{"id":2259,"uris":["http://zotero.org/groups/2769688/items/6FHAB459"],"itemData":{"id":2259,"type":"article-journal","abstract":"The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R."}],"issued":{"date-parts":[["2019",7,12]]}}}],"schema":"https://github.com/citation-style-language/schema/raw/master/csl-citation.json"} </w:instrText>
      </w:r>
      <w:r w:rsidR="00133DAB">
        <w:rPr>
          <w:rFonts w:ascii="Arial" w:eastAsia="Times New Roman" w:hAnsi="Arial" w:cs="Arial"/>
          <w:sz w:val="20"/>
          <w:szCs w:val="20"/>
        </w:rPr>
        <w:fldChar w:fldCharType="separate"/>
      </w:r>
      <w:r w:rsidR="00CF248A" w:rsidRPr="00CF248A">
        <w:rPr>
          <w:rFonts w:ascii="Arial" w:hAnsi="Arial" w:cs="Arial"/>
          <w:sz w:val="20"/>
          <w:vertAlign w:val="superscript"/>
        </w:rPr>
        <w:t>52</w:t>
      </w:r>
      <w:r w:rsidR="00133DAB">
        <w:rPr>
          <w:rFonts w:ascii="Arial" w:eastAsia="Times New Roman" w:hAnsi="Arial" w:cs="Arial"/>
          <w:sz w:val="20"/>
          <w:szCs w:val="20"/>
        </w:rPr>
        <w:fldChar w:fldCharType="end"/>
      </w:r>
      <w:ins w:id="323" w:author="Microsoft Office User" w:date="2024-10-28T15:47:00Z">
        <w:r w:rsidR="00133DAB">
          <w:rPr>
            <w:rFonts w:ascii="Arial" w:eastAsia="Times New Roman" w:hAnsi="Arial" w:cs="Arial"/>
            <w:sz w:val="20"/>
            <w:szCs w:val="20"/>
          </w:rPr>
          <w:t xml:space="preserve">, thereby </w:t>
        </w:r>
      </w:ins>
      <w:ins w:id="324" w:author="Microsoft Office User" w:date="2024-10-28T15:43:00Z">
        <w:r w:rsidR="00133DAB">
          <w:rPr>
            <w:rFonts w:ascii="Arial" w:eastAsia="Times New Roman" w:hAnsi="Arial" w:cs="Arial"/>
            <w:sz w:val="20"/>
            <w:szCs w:val="20"/>
          </w:rPr>
          <w:t>l</w:t>
        </w:r>
      </w:ins>
      <w:ins w:id="325" w:author="Microsoft Office User" w:date="2024-10-28T15:41:00Z">
        <w:r w:rsidR="00133DAB">
          <w:rPr>
            <w:rFonts w:ascii="Arial" w:eastAsia="Times New Roman" w:hAnsi="Arial" w:cs="Arial"/>
            <w:sz w:val="20"/>
            <w:szCs w:val="20"/>
          </w:rPr>
          <w:t>imit</w:t>
        </w:r>
      </w:ins>
      <w:ins w:id="326" w:author="Microsoft Office User" w:date="2024-10-28T15:47:00Z">
        <w:r w:rsidR="00133DAB">
          <w:rPr>
            <w:rFonts w:ascii="Arial" w:eastAsia="Times New Roman" w:hAnsi="Arial" w:cs="Arial"/>
            <w:sz w:val="20"/>
            <w:szCs w:val="20"/>
          </w:rPr>
          <w:t xml:space="preserve">ing </w:t>
        </w:r>
      </w:ins>
      <w:ins w:id="327" w:author="Microsoft Office User" w:date="2024-10-28T15:41:00Z">
        <w:r w:rsidR="00133DAB">
          <w:rPr>
            <w:rFonts w:ascii="Arial" w:eastAsia="Times New Roman" w:hAnsi="Arial" w:cs="Arial"/>
            <w:sz w:val="20"/>
            <w:szCs w:val="20"/>
          </w:rPr>
          <w:t xml:space="preserve">the </w:t>
        </w:r>
      </w:ins>
      <w:ins w:id="328" w:author="Microsoft Office User" w:date="2024-10-28T15:44:00Z">
        <w:r w:rsidR="00133DAB">
          <w:rPr>
            <w:rFonts w:ascii="Arial" w:eastAsia="Times New Roman" w:hAnsi="Arial" w:cs="Arial"/>
            <w:sz w:val="20"/>
            <w:szCs w:val="20"/>
          </w:rPr>
          <w:t xml:space="preserve">flexibility of the microbiome to </w:t>
        </w:r>
      </w:ins>
      <w:ins w:id="329" w:author="Microsoft Office User" w:date="2024-10-28T15:47:00Z">
        <w:r w:rsidR="00133DAB">
          <w:rPr>
            <w:rFonts w:ascii="Arial" w:eastAsia="Times New Roman" w:hAnsi="Arial" w:cs="Arial"/>
            <w:sz w:val="20"/>
            <w:szCs w:val="20"/>
          </w:rPr>
          <w:t>func</w:t>
        </w:r>
      </w:ins>
      <w:ins w:id="330" w:author="Microsoft Office User" w:date="2024-10-28T15:48:00Z">
        <w:r w:rsidR="00133DAB">
          <w:rPr>
            <w:rFonts w:ascii="Arial" w:eastAsia="Times New Roman" w:hAnsi="Arial" w:cs="Arial"/>
            <w:sz w:val="20"/>
            <w:szCs w:val="20"/>
          </w:rPr>
          <w:t>tionally adapt</w:t>
        </w:r>
      </w:ins>
      <w:ins w:id="331" w:author="Microsoft Office User" w:date="2024-10-28T15:44:00Z">
        <w:r w:rsidR="00133DAB">
          <w:rPr>
            <w:rFonts w:ascii="Arial" w:eastAsia="Times New Roman" w:hAnsi="Arial" w:cs="Arial"/>
            <w:sz w:val="20"/>
            <w:szCs w:val="20"/>
          </w:rPr>
          <w:t xml:space="preserve"> </w:t>
        </w:r>
      </w:ins>
      <w:ins w:id="332" w:author="Microsoft Office User" w:date="2024-10-28T15:48:00Z">
        <w:r w:rsidR="00133DAB">
          <w:rPr>
            <w:rFonts w:ascii="Arial" w:eastAsia="Times New Roman" w:hAnsi="Arial" w:cs="Arial"/>
            <w:sz w:val="20"/>
            <w:szCs w:val="20"/>
          </w:rPr>
          <w:t xml:space="preserve">through restructuring </w:t>
        </w:r>
      </w:ins>
      <w:ins w:id="333" w:author="Microsoft Office User" w:date="2024-10-28T15:45:00Z">
        <w:r w:rsidR="00133DAB">
          <w:rPr>
            <w:rFonts w:ascii="Arial" w:eastAsia="Times New Roman" w:hAnsi="Arial" w:cs="Arial"/>
            <w:sz w:val="20"/>
            <w:szCs w:val="20"/>
          </w:rPr>
          <w:t>when exposed to environmental stressors</w:t>
        </w:r>
      </w:ins>
      <w:r w:rsidR="004730E9">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{"citationID":"sgOzXcsA","properties":{"formattedCitation":"\\super 53\\nosupersub{}","plainCitation":"53","noteIndex":0},"citationItems":[{"id":2261,"uris":["http://zotero.org/groups/2769688/items/VRYN77EI"],"itemData":{"id":2261,"type":"article-journal","abstract":"Animals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instrText>
      </w:r>
      <w:r w:rsidR="004730E9">
        <w:rPr>
          <w:rFonts w:ascii="Arial" w:eastAsia="Times New Roman" w:hAnsi="Arial" w:cs="Arial"/>
          <w:sz w:val="20"/>
          <w:szCs w:val="20"/>
        </w:rPr>
        <w:fldChar w:fldCharType="separate"/>
      </w:r>
      <w:r w:rsidR="00CF248A" w:rsidRPr="00CF248A">
        <w:rPr>
          <w:rFonts w:ascii="Arial" w:hAnsi="Arial" w:cs="Arial"/>
          <w:sz w:val="20"/>
          <w:vertAlign w:val="superscript"/>
        </w:rPr>
        <w:t>53</w:t>
      </w:r>
      <w:r w:rsidR="004730E9">
        <w:rPr>
          <w:rFonts w:ascii="Arial" w:eastAsia="Times New Roman" w:hAnsi="Arial" w:cs="Arial"/>
          <w:sz w:val="20"/>
          <w:szCs w:val="20"/>
        </w:rPr>
        <w:fldChar w:fldCharType="end"/>
      </w:r>
      <w:ins w:id="334" w:author="Microsoft Office User" w:date="2024-10-28T15:43:00Z">
        <w:r w:rsidR="00133DAB">
          <w:rPr>
            <w:rFonts w:ascii="Arial" w:eastAsia="Times New Roman" w:hAnsi="Arial" w:cs="Arial"/>
            <w:sz w:val="20"/>
            <w:szCs w:val="20"/>
          </w:rPr>
          <w:t>.</w:t>
        </w:r>
      </w:ins>
    </w:p>
    <w:p w14:paraId="2D9CAB3F" w14:textId="425CD482"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{"citationID":"TqtFiuVz","properties":{"formattedCitation":"\\super 54\\nosupersub{}","plainCitation":"54","noteIndex":0},"citationItems":[{"id":1356,"uris":["http://zotero.org/groups/2769688/items/CTDZX3JD"],"itemData":{"id":1356,"type":"article-journal","container-title":"Marine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CF248A" w:rsidRPr="00CF248A">
        <w:rPr>
          <w:rFonts w:ascii="Arial" w:hAnsi="Arial" w:cs="Arial"/>
          <w:sz w:val="20"/>
          <w:vertAlign w:val="superscript"/>
        </w:rPr>
        <w:t>54</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{"citationID":"cEoUrwA2","properties":{"formattedCitation":"\\super 55\\nosupersub{}","plainCitation":"55","noteIndex":0},"citationItems":[{"id":"0fF4X9LB/0vNcQFoz","uris":["http://zotero.org/users/5951735/items/PMV83AYZ"],"itemData":{"id":63,"type":"article-journal","container-title":"Frontiers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CF248A" w:rsidRPr="00CF248A">
        <w:rPr>
          <w:rFonts w:ascii="Arial" w:hAnsi="Arial" w:cs="Arial"/>
          <w:sz w:val="20"/>
          <w:vertAlign w:val="superscript"/>
        </w:rPr>
        <w:t>55</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{"citationID":"mgrk7CCS","properties":{"formattedCitation":"\\super 14,56\\nosupersub{}","plainCitation":"14,56","noteIndex":0},"citationItems":[{"id":1329,"uris":["http://zotero.org/groups/2769688/items/SMX32XZZ"],"itemData":{"id":1329,"type":"article-journal","abstract":"Although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S."}],"issued":{"date-parts":[["2019",4]]}}},{"id":"0fF4X9LB/DW5PGwF3","uris":["http://zotero.org/users/5951735/items/A53MUWJQ"],"itemData":{"id":88,"type":"article-journal","abstract":"Emerging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CF248A" w:rsidRPr="00CF248A">
        <w:rPr>
          <w:rFonts w:ascii="Arial" w:hAnsi="Arial" w:cs="Arial"/>
          <w:sz w:val="20"/>
          <w:vertAlign w:val="superscript"/>
        </w:rPr>
        <w:t>14,56</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r w:rsidR="00993F13">
        <w:rPr>
          <w:rFonts w:ascii="Arial" w:eastAsia="Times New Roman" w:hAnsi="Arial" w:cs="Arial"/>
          <w:sz w:val="20"/>
          <w:szCs w:val="20"/>
        </w:rPr>
        <w:t>S</w:t>
      </w:r>
      <w:r w:rsidRPr="00961490">
        <w:rPr>
          <w:rFonts w:ascii="Arial" w:eastAsia="Times New Roman" w:hAnsi="Arial" w:cs="Arial"/>
          <w:sz w:val="20"/>
          <w:szCs w:val="20"/>
        </w:rPr>
        <w:t>cleractinian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lastRenderedPageBreak/>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264FA4F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{"citationID":"4Bn6ZRSv","properties":{"formattedCitation":"\\super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r w:rsidR="00E227EE" w:rsidRPr="00C64009">
        <w:rPr>
          <w:rFonts w:ascii="Arial" w:hAnsi="Arial" w:cs="Arial"/>
          <w:i/>
          <w:iCs/>
          <w:color w:val="000000"/>
          <w:sz w:val="20"/>
          <w:szCs w:val="20"/>
        </w:rPr>
        <w:t>Lithophyllon</w:t>
      </w:r>
      <w:r w:rsidR="00E227EE">
        <w:rPr>
          <w:rFonts w:ascii="Arial" w:hAnsi="Arial" w:cs="Arial"/>
          <w:color w:val="000000"/>
          <w:sz w:val="20"/>
          <w:szCs w:val="20"/>
        </w:rPr>
        <w:t xml:space="preserve"> (Supplementary Data Table 1a, d).</w:t>
      </w:r>
    </w:p>
    <w:p w14:paraId="20A1B39B" w14:textId="0DBE946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{"citationID":"5i8tGA0z","properties":{"formattedCitation":"\\super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{"citationID":"VzBTbrhD","properties":{"formattedCitation":"\\super 57\\nosupersub{}","plainCitation":"57","noteIndex":0},"citationItems":[{"id":"0fF4X9LB/p8i2k5As","uris":["http://zotero.org/users/5951735/items/VPIIKRUS"],"itemData":{"id":656,"type":"article-journal","container-title":"Nature","DOI":"10.1038/nature24621","ISSN":"0028-0836,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626C5E3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CF248A">
        <w:rPr>
          <w:rFonts w:ascii="Arial" w:eastAsia="Times New Roman" w:hAnsi="Arial" w:cs="Arial"/>
          <w:color w:val="222222"/>
          <w:sz w:val="20"/>
          <w:szCs w:val="20"/>
          <w:highlight w:val="white"/>
        </w:rPr>
        <w:instrText xml:space="preserve"> ADDIN ZOTERO_ITEM CSL_CITATION {"citationID":"y3F4tVUc","properties":{"formattedCitation":"\\super 58\\nosupersub{}","plainCitation":"58","noteIndex":0},"citationItems":[{"id":"0fF4X9LB/ayVyjawW","uris":["http://zotero.org/users/5951735/items/A6GHDKZC"],"itemData":{"id":645,"type":"article-journal","abstract":"Microbial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CF248A">
        <w:rPr>
          <w:rFonts w:ascii="Cambria Math" w:eastAsia="Times New Roman" w:hAnsi="Cambria Math" w:cs="Cambria Math"/>
          <w:color w:val="222222"/>
          <w:sz w:val="20"/>
          <w:szCs w:val="20"/>
          <w:highlight w:val="white"/>
        </w:rPr>
        <w:instrText>∼</w:instrText>
      </w:r>
      <w:r w:rsidR="00CF248A">
        <w:rPr>
          <w:rFonts w:ascii="Arial" w:eastAsia="Times New Roman" w:hAnsi="Arial" w:cs="Arial"/>
          <w:color w:val="222222"/>
          <w:sz w:val="20"/>
          <w:szCs w:val="20"/>
          <w:highlight w:val="white"/>
        </w:rPr>
        <w:instrText xml:space="preserve"> 0.5). Unexpectedly, biases with 515F-Y/806R against SAR11 in field samples (</w:instrText>
      </w:r>
      <w:r w:rsidR="00CF248A">
        <w:rPr>
          <w:rFonts w:ascii="Cambria Math" w:eastAsia="Times New Roman" w:hAnsi="Cambria Math" w:cs="Cambria Math"/>
          <w:color w:val="222222"/>
          <w:sz w:val="20"/>
          <w:szCs w:val="20"/>
          <w:highlight w:val="white"/>
        </w:rPr>
        <w:instrText>∼</w:instrText>
      </w:r>
      <w:r w:rsidR="00CF248A">
        <w:rPr>
          <w:rFonts w:ascii="Arial" w:eastAsia="Times New Roman" w:hAnsi="Arial" w:cs="Arial"/>
          <w:color w:val="222222"/>
          <w:sz w:val="20"/>
          <w:szCs w:val="20"/>
          <w:highlight w:val="white"/>
        </w:rPr>
        <w:instrText>4–10-fold) were stronger than in mock communities (</w:instrText>
      </w:r>
      <w:r w:rsidR="00CF248A">
        <w:rPr>
          <w:rFonts w:ascii="Cambria Math" w:eastAsia="Times New Roman" w:hAnsi="Cambria Math" w:cs="Cambria Math"/>
          <w:color w:val="222222"/>
          <w:sz w:val="20"/>
          <w:szCs w:val="20"/>
          <w:highlight w:val="white"/>
        </w:rPr>
        <w:instrText>∼</w:instrText>
      </w:r>
      <w:r w:rsidR="00CF248A">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CF248A">
        <w:rPr>
          <w:rFonts w:ascii="Cambria Math" w:eastAsia="Times New Roman" w:hAnsi="Cambria Math" w:cs="Cambria Math"/>
          <w:color w:val="222222"/>
          <w:sz w:val="20"/>
          <w:szCs w:val="20"/>
          <w:highlight w:val="white"/>
        </w:rPr>
        <w:instrText>∼</w:instrText>
      </w:r>
      <w:r w:rsidR="00CF248A">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CF248A" w:rsidRPr="00CF248A">
        <w:rPr>
          <w:rFonts w:ascii="Arial" w:hAnsi="Arial" w:cs="Arial"/>
          <w:color w:val="000000"/>
          <w:sz w:val="20"/>
          <w:vertAlign w:val="superscript"/>
        </w:rPr>
        <w:t>58</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CF248A">
        <w:rPr>
          <w:rFonts w:ascii="Arial" w:eastAsia="Times New Roman" w:hAnsi="Arial" w:cs="Arial"/>
          <w:color w:val="222222"/>
          <w:sz w:val="20"/>
          <w:szCs w:val="20"/>
          <w:highlight w:val="white"/>
        </w:rPr>
        <w:instrText xml:space="preserve"> ADDIN ZOTERO_ITEM CSL_CITATION {"citationID":"1Btb1NVN","properties":{"formattedCitation":"\\super 59\\nosupersub{}","plainCitation":"59","noteIndex":0},"citationItems":[{"id":"0fF4X9LB/P3z0LHos","uris":["http://zotero.org/users/5951735/items/8AHWGNVY"],"itemData":{"id":649,"type":"article-journal","abstract":"High-throughput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CF248A" w:rsidRPr="00CF248A">
        <w:rPr>
          <w:rFonts w:ascii="Arial" w:hAnsi="Arial" w:cs="Arial"/>
          <w:color w:val="000000"/>
          <w:sz w:val="20"/>
          <w:vertAlign w:val="superscript"/>
        </w:rPr>
        <w:t>59</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{"citationID":"3HWGi8Mp","properties":{"formattedCitation":"\\super 57\\nosupersub{}","plainCitation":"57","noteIndex":0},"citationItems":[{"id":"0fF4X9LB/p8i2k5As","uris":["http://zotero.org/users/5951735/items/VPIIKRUS"],"itemData":{"id":656,"type":"article-journal","container-title":"Nature","DOI":"10.1038/nature24621","ISSN":"0028-0836,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All raw sequencing data and associated metadata for the samples used in this study are available on Qiita (qiita.ucsd.edu) under project ID 10895, prep ID 3439.</w:t>
      </w:r>
    </w:p>
    <w:p w14:paraId="671BD1D4" w14:textId="0340362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{"citationID":"Qznv4P0H","properties":{"formattedCitation":"\\super 60\\nosupersub{}","plainCitation":"60","noteIndex":0},"citationItems":[{"id":865,"uris":["http://zotero.org/groups/2769688/items/8U4P3I3P"],"itemData":{"id":865,"type":"article-journal","abstract":"Multi-omic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Golay barcodes using “split_libraries” with default parameters in QIIME1.9.1</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{"citationID":"9ReI5NEY","properties":{"formattedCitation":"\\super 61\\nosupersub{}","plainCitation":"61","noteIndex":0},"citationItems":[{"id":1178,"uris":["http://zotero.org/groups/2769688/items/KIXXMBDZ"],"itemData":{"id":1178,"type":"article-journal","container-title":"Nature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{"citationID":"CKfqZUSC","properties":{"formattedCitation":"\\super 62\\nosupersub{}","plainCitation":"62","noteIndex":0},"citationItems":[{"id":1176,"uris":["http://zotero.org/groups/2769688/items/X4A6XRDH"],"itemData":{"id":1176,"type":"article-journal","abstract":"High-throughput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biom and taxonomy tables were obtained from Qiita (CRC32 id: 8817b8b8 and CRC32 id: ac925c85) and processed using a customized QIIME2 v. 2020.8.0</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{"citationID":"jXuYPD9v","properties":{"formattedCitation":"\\super 63\\nosupersub{}","plainCitation":"63","noteIndex":0},"citationItems":[{"id":"0fF4X9LB/OFGMqzP5","uris":["http://zotero.org/users/5951735/items/47KYT4CP"],"itemData":{"id":119,"type":"report","abstract":"We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(github.com/zaneveld/GCMP_global_disease). Taxonomic assignment of ASVs was performed using vsearch</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{"citationID":"IysQVuc0","properties":{"formattedCitation":"\\super 64\\nosupersub{}","plainCitation":"64","noteIndex":0},"citationItems":[{"id":"0fF4X9LB/b2AKLfrT","uris":["http://zotero.org/users/5951735/items/WWLAZXTJ"],"itemData":{"id":741,"type":"article-journal","abstract":"Background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{"citationID":"zoWq9T8R","properties":{"formattedCitation":"\\super 65\\nosupersub{}","plainCitation":"65","noteIndex":0},"citationItems":[{"id":"0fF4X9LB/XGcWwyqp","uris":["http://zotero.org/users/5951735/items/TFDS55IL"],"itemData":{"id":744,"type":"article-journal","abstract":"Abstract.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65</w:t>
      </w:r>
      <w:r w:rsidR="00DA6924">
        <w:rPr>
          <w:rFonts w:ascii="Arial" w:eastAsia="Times New Roman" w:hAnsi="Arial" w:cs="Arial"/>
          <w:sz w:val="20"/>
          <w:szCs w:val="20"/>
        </w:rPr>
        <w:fldChar w:fldCharType="end"/>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5E7681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{"citationID":"q1j1Emy0","properties":{"formattedCitation":"\\super 66\\nosupersub{}","plainCitation":"66","noteIndex":0},"citationItems":[{"id":876,"uris":["http://zotero.org/groups/2769688/items/CFYXLCTN"],"itemData":{"id":876,"type":"article-journal","abstract":"The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{"citationID":"9yxwQfKp","properties":{"formattedCitation":"\\super 67\\nosupersub{}","plainCitation":"67","noteIndex":0},"citationItems":[{"id":1175,"uris":["http://zotero.org/groups/2769688/items/V6MEBRI7"],"itemData":{"id":1175,"type":"report","abstract":"The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 refer to this expanded taxonomy as “silva_metaxa2” in </w:t>
      </w:r>
      <w:r w:rsidRPr="00961490">
        <w:rPr>
          <w:rFonts w:ascii="Arial" w:eastAsia="Times New Roman" w:hAnsi="Arial" w:cs="Arial"/>
          <w:sz w:val="20"/>
          <w:szCs w:val="20"/>
        </w:rPr>
        <w:lastRenderedPageBreak/>
        <w:t>code. After taxonomic assignment, all mitochondrial and chloroplast reads were removed. The bacterial phylogenetic tree was built using the SATé-enabled phylogenetic placement (SEPP) insertion technique with the q2-fragment-insertion plugin</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{"citationID":"XlvNqntM","properties":{"formattedCitation":"\\super 68\\nosupersub{}","plainCitation":"68","noteIndex":0},"citationItems":[{"id":875,"uris":["http://zotero.org/groups/2769688/items/LSFPS5IX"],"itemData":{"id":875,"type":"article-journal","abstract":"Recent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{"citationID":"fqT4VNqt","properties":{"formattedCitation":"\\super 65\\nosupersub{}","plainCitation":"65","noteIndex":0},"citationItems":[{"id":"0fF4X9LB/XGcWwyqp","uris":["http://zotero.org/users/5951735/items/TFDS55IL"],"itemData":{"id":744,"type":"article-journal","abstract":"Abstract.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19C4F82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{"citationID":"9I6Hvus2","properties":{"formattedCitation":"\\super 69\\nosupersub{}","plainCitation":"69","noteIndex":0},"citationItems":[{"id":1174,"uris":["http://zotero.org/groups/2769688/items/EZBGJK3N"],"itemData":{"id":1174,"type":"article-journal","abstract":"The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69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{"citationID":"1cJQGelB","properties":{"formattedCitation":"\\super 70\\nosupersub{}","plainCitation":"70","noteIndex":0},"citationItems":[{"id":"0fF4X9LB/PwGOndja","uris":["http://zotero.org/users/5951735/items/DHWEEN58"],"itemData":{"id":761,"type":"software","event-place":"Vienna,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70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29289EC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r w:rsidR="001E7B35" w:rsidRPr="002F1CD2">
        <w:rPr>
          <w:rFonts w:ascii="Arial" w:hAnsi="Arial" w:cs="Arial"/>
          <w:color w:val="000000"/>
          <w:sz w:val="20"/>
        </w:rPr>
        <w:t>Hawaiʻi</w:t>
      </w:r>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786E7F">
        <w:rPr>
          <w:rFonts w:ascii="Arial" w:eastAsia="Tahoma" w:hAnsi="Arial" w:cs="Arial"/>
          <w:sz w:val="20"/>
          <w:szCs w:val="20"/>
        </w:rPr>
        <w:instrText xml:space="preserve"> ADDIN ZOTERO_ITEM CSL_CITATION {"citationID":"TwTOiE8H","properties":{"formattedCitation":"\\super 29\\nosupersub{}","plainCitation":"29","noteIndex":0},"citationItems":[{"id":1131,"uris":["http://zotero.org/groups/2769688/items/BM8A9XTG"],"itemData":{"id":1131,"type":"article-journal","abstract":"The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{"citationID":"ZbG3NJO3","properties":{"formattedCitation":"\\super 71\\nosupersub{}","plainCitation":"71","noteIndex":0},"citationItems":[{"id":1681,"uris":["http://zotero.org/groups/2769688/items/R9PBCUPI"],"itemData":{"id":1681,"type":"article-journal","abstract":"No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CF248A" w:rsidRPr="00CF248A">
        <w:rPr>
          <w:rFonts w:ascii="Arial" w:hAnsi="Arial" w:cs="Arial"/>
          <w:sz w:val="20"/>
          <w:vertAlign w:val="superscript"/>
        </w:rPr>
        <w:t>71</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{"citationID":"MdSiNq2w","properties":{"formattedCitation":"\\super 72\\nosupersub{}","plainCitation":"72","noteIndex":0},"citationItems":[{"id":888,"uris":["http://zotero.org/groups/2769688/items/V2QSYIF7"],"itemData":{"id":888,"type":"article-journal","abstract":"Corals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CF248A" w:rsidRPr="00CF248A">
        <w:rPr>
          <w:rFonts w:ascii="Arial" w:hAnsi="Arial" w:cs="Arial"/>
          <w:sz w:val="20"/>
          <w:vertAlign w:val="superscript"/>
        </w:rPr>
        <w:t>72</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in an attempt to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4A74842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{"citationID":"15mWVzv9","properties":{"formattedCitation":"\\super 63\\nosupersub{}","plainCitation":"63","noteIndex":0},"citationItems":[{"id":"0fF4X9LB/OFGMqzP5","uris":["http://zotero.org/users/5951735/items/47KYT4CP"],"itemData":{"id":119,"type":"report","abstract":"We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CF248A" w:rsidRPr="00CF248A">
        <w:rPr>
          <w:rFonts w:ascii="Arial" w:hAnsi="Arial" w:cs="Arial"/>
          <w:sz w:val="20"/>
          <w:vertAlign w:val="superscript"/>
        </w:rPr>
        <w:t>63</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mucus  —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Simpson’s Index, which is of particular importance in these results, is at its highest when a single taxon is the only one present in microbiome, and at its lowest when there are both a large number of taxa, and all taxa have equal abundance</w:t>
      </w:r>
      <w:ins w:id="335" w:author="Microsoft Office User" w:date="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0FC434A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{"citationID":"AwIoQnD5","properties":{"formattedCitation":"\\super 31\\nosupersub{}","plainCitation":"31","noteIndex":0},"citationItems":[{"id":893,"uris":["http://zotero.org/groups/2769688/items/3INIID6L"],"itemData":{"id":893,"type":"article-journal","abstract":"One-third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phylosymbiosis in corals</w:t>
      </w:r>
      <w:r w:rsidR="002F1CD2">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{"citationID":"5lIR9a5n","properties":{"formattedCitation":"\\super 16\\nosupersub{}","plainCitation":"16","noteIndex":0},"citationItems":[{"id":892,"uris":["http://zotero.org/groups/2769688/items/8XBZWD3W"],"itemData":{"id":892,"type":"article-journal","abstract":"Associations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0F49792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786E7F">
        <w:rPr>
          <w:rFonts w:ascii="Arial" w:eastAsia="Times New Roman" w:hAnsi="Arial" w:cs="Arial"/>
          <w:sz w:val="20"/>
          <w:szCs w:val="20"/>
        </w:rPr>
        <w:instrText xml:space="preserve"> ADDIN ZOTERO_ITEM CSL_CITATION {"citationID":"DJgqwHBZ","properties":{"formattedCitation":"\\super 30\\nosupersub{}","plainCitation":"30","noteIndex":0},"citationItems":[{"id":1969,"uris":["http://zotero.org/groups/2769688/items/3GF6EKAH"],"itemData":{"id":1969,"type":"article-journal","abstract":"Trait-based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(mm/yr). This resulted in growth rate data from 18 coral genera that were subsequently combined with our genus-level trait table (Supplementary Data Table 1d). </w:t>
      </w:r>
    </w:p>
    <w:p w14:paraId="750FD980" w14:textId="70F0C36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w:t>
      </w:r>
      <w:r w:rsidR="002F1CD2">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{"citationID":"xowjpLoV","properties":{"formattedCitation":"\\super 73\\nosupersub{}","plainCitation":"73","noteIndex":0},"citationItems":[{"id":1728,"uris":["http://zotero.org/groups/2769688/items/89LV36XJ"],"itemData":{"id":1728,"type":"article-journal","container-title":"Methods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CF248A" w:rsidRPr="00CF248A">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{"citationID":"9sEX2TCl","properties":{"formattedCitation":"\\super 74\\nosupersub{}","plainCitation":"74","noteIndex":0},"citationItems":[{"id":1172,"uris":["http://zotero.org/groups/2769688/items/VZGLF8SW"],"itemData":{"id":1172,"type":"software","title":"caper: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CF248A" w:rsidRPr="00CF248A">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In the first model, we used PGLS with no branch length transformation (i.e. holding λ,</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48B821E2" w:rsidR="00961490" w:rsidRDefault="00961490" w:rsidP="00961490">
      <w:pPr>
        <w:rPr>
          <w:ins w:id="336" w:author="Microsoft Office User" w:date="2024-11-01T10:12:00Z"/>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w:t>
      </w:r>
      <w:r w:rsidR="002F1CD2">
        <w:rPr>
          <w:rFonts w:ascii="Arial" w:eastAsia="Times New Roman" w:hAnsi="Arial" w:cs="Arial"/>
          <w:sz w:val="20"/>
          <w:szCs w:val="20"/>
        </w:rPr>
        <w:fldChar w:fldCharType="begin"/>
      </w:r>
      <w:r w:rsidR="00CF248A">
        <w:rPr>
          <w:rFonts w:ascii="Arial" w:eastAsia="Times New Roman" w:hAnsi="Arial" w:cs="Arial"/>
          <w:sz w:val="20"/>
          <w:szCs w:val="20"/>
        </w:rPr>
        <w:instrText xml:space="preserve"> ADDIN ZOTERO_ITEM CSL_CITATION {"citationID":"Yh4lK38J","properties":{"formattedCitation":"\\super 73\\nosupersub{}","plainCitation":"73","noteIndex":0},"citationItems":[{"id":1728,"uris":["http://zotero.org/groups/2769688/items/89LV36XJ"],"itemData":{"id":1728,"type":"article-journal","container-title":"Methods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CF248A" w:rsidRPr="00CF248A">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which in turn estimates internal states using fast maximum-likelihood (ML) ancestral state reconstruct as implemented in the fastAnc phytools function.</w:t>
      </w:r>
    </w:p>
    <w:p w14:paraId="09A1FD66" w14:textId="71207DF1" w:rsidR="00346790" w:rsidRPr="00961490" w:rsidRDefault="005859EF" w:rsidP="00961490">
      <w:pPr>
        <w:rPr>
          <w:rFonts w:ascii="Arial" w:eastAsia="Times New Roman" w:hAnsi="Arial" w:cs="Arial"/>
          <w:sz w:val="20"/>
          <w:szCs w:val="20"/>
        </w:rPr>
      </w:pPr>
      <w:ins w:id="337" w:author="Microsoft Office User" w:date="2024-11-01T10:17:00Z">
        <w:r>
          <w:rPr>
            <w:rFonts w:ascii="Arial" w:eastAsia="Times New Roman" w:hAnsi="Arial" w:cs="Arial"/>
            <w:sz w:val="20"/>
            <w:szCs w:val="20"/>
          </w:rPr>
          <w:lastRenderedPageBreak/>
          <w:t>Annotated c</w:t>
        </w:r>
      </w:ins>
      <w:ins w:id="338" w:author="Microsoft Office User" w:date="2024-11-01T10:12:00Z">
        <w:r w:rsidR="00346790">
          <w:rPr>
            <w:rFonts w:ascii="Arial" w:eastAsia="Times New Roman" w:hAnsi="Arial" w:cs="Arial"/>
            <w:sz w:val="20"/>
            <w:szCs w:val="20"/>
          </w:rPr>
          <w:t xml:space="preserve">ode for all phylogenetic correlations are available </w:t>
        </w:r>
      </w:ins>
      <w:ins w:id="339" w:author="Microsoft Office User" w:date="2024-11-01T10:13:00Z">
        <w:r w:rsidR="00346790">
          <w:rPr>
            <w:rFonts w:ascii="Arial" w:eastAsia="Times New Roman" w:hAnsi="Arial" w:cs="Arial"/>
            <w:sz w:val="20"/>
            <w:szCs w:val="20"/>
          </w:rPr>
          <w:t xml:space="preserve">within </w:t>
        </w:r>
      </w:ins>
      <w:ins w:id="340" w:author="Microsoft Office User" w:date="2024-11-01T10:16:00Z">
        <w:r>
          <w:rPr>
            <w:rFonts w:ascii="Arial" w:eastAsia="Times New Roman" w:hAnsi="Arial" w:cs="Arial"/>
            <w:sz w:val="20"/>
            <w:szCs w:val="20"/>
          </w:rPr>
          <w:t xml:space="preserve">the run_all_PICs.ipynb script </w:t>
        </w:r>
      </w:ins>
      <w:ins w:id="341" w:author="Microsoft Office User" w:date="2024-11-01T10:17:00Z">
        <w:r>
          <w:rPr>
            <w:rFonts w:ascii="Arial" w:eastAsia="Times New Roman" w:hAnsi="Arial" w:cs="Arial"/>
            <w:sz w:val="20"/>
            <w:szCs w:val="20"/>
          </w:rPr>
          <w:t xml:space="preserve">on GitHub </w:t>
        </w:r>
        <w:r>
          <w:rPr>
            <w:rFonts w:ascii="Arial" w:eastAsia="Times New Roman" w:hAnsi="Arial" w:cs="Arial"/>
            <w:sz w:val="20"/>
            <w:szCs w:val="20"/>
          </w:rPr>
          <w:fldChar w:fldCharType="begin"/>
        </w:r>
        <w:r>
          <w:rPr>
            <w:rFonts w:ascii="Arial" w:eastAsia="Times New Roman" w:hAnsi="Arial" w:cs="Arial"/>
            <w:sz w:val="20"/>
            <w:szCs w:val="20"/>
          </w:rPr>
          <w:instrText xml:space="preserve"> HYPERLINK "</w:instrText>
        </w:r>
        <w:r w:rsidRPr="005859EF">
          <w:rPr>
            <w:rFonts w:ascii="Arial" w:eastAsia="Times New Roman" w:hAnsi="Arial" w:cs="Arial"/>
            <w:sz w:val="20"/>
            <w:szCs w:val="20"/>
          </w:rPr>
          <w:instrText>https://github.com/zaneveld/GCMP_Global_Disease/blob/master/analysis/core_analysis/procedure/run_all_PICs.ipynb</w:instrText>
        </w:r>
        <w:r>
          <w:rPr>
            <w:rFonts w:ascii="Arial" w:eastAsia="Times New Roman" w:hAnsi="Arial" w:cs="Arial"/>
            <w:sz w:val="20"/>
            <w:szCs w:val="20"/>
          </w:rPr>
          <w:instrText xml:space="preserve">" </w:instrText>
        </w:r>
        <w:r>
          <w:rPr>
            <w:rFonts w:ascii="Arial" w:eastAsia="Times New Roman" w:hAnsi="Arial" w:cs="Arial"/>
            <w:sz w:val="20"/>
            <w:szCs w:val="20"/>
          </w:rPr>
          <w:fldChar w:fldCharType="separate"/>
        </w:r>
        <w:r w:rsidRPr="007300AC">
          <w:rPr>
            <w:rStyle w:val="Hyperlink"/>
            <w:rFonts w:ascii="Arial" w:eastAsia="Times New Roman" w:hAnsi="Arial" w:cs="Arial"/>
            <w:sz w:val="20"/>
            <w:szCs w:val="20"/>
          </w:rPr>
          <w:t>https://github.com/zaneveld/GCMP_Global_Disease/blob/master/analysis/core_analysis/procedure/run_all_PICs.ipynb</w:t>
        </w:r>
        <w:r>
          <w:rPr>
            <w:rFonts w:ascii="Arial" w:eastAsia="Times New Roman" w:hAnsi="Arial" w:cs="Arial"/>
            <w:sz w:val="20"/>
            <w:szCs w:val="20"/>
          </w:rPr>
          <w:fldChar w:fldCharType="end"/>
        </w:r>
        <w:r>
          <w:rPr>
            <w:rFonts w:ascii="Arial" w:eastAsia="Times New Roman" w:hAnsi="Arial" w:cs="Arial"/>
            <w:sz w:val="20"/>
            <w:szCs w:val="20"/>
          </w:rPr>
          <w:t xml:space="preserve">) with correlation results and stats </w:t>
        </w:r>
      </w:ins>
      <w:ins w:id="342" w:author="Microsoft Office User" w:date="2024-11-01T10:13:00Z">
        <w:r w:rsidR="00346790">
          <w:rPr>
            <w:rFonts w:ascii="Arial" w:eastAsia="Times New Roman" w:hAnsi="Arial" w:cs="Arial"/>
            <w:sz w:val="20"/>
            <w:szCs w:val="20"/>
          </w:rPr>
          <w:t>organized by analysis numbe</w:t>
        </w:r>
      </w:ins>
      <w:ins w:id="343" w:author="Microsoft Office User" w:date="2024-11-01T10:16:00Z">
        <w:r>
          <w:rPr>
            <w:rFonts w:ascii="Arial" w:eastAsia="Times New Roman" w:hAnsi="Arial" w:cs="Arial"/>
            <w:sz w:val="20"/>
            <w:szCs w:val="20"/>
          </w:rPr>
          <w:t>r (</w:t>
        </w:r>
      </w:ins>
      <w:ins w:id="344" w:author="Microsoft Office User" w:date="2024-11-01T10:17:00Z">
        <w:r>
          <w:rPr>
            <w:rFonts w:ascii="Arial" w:eastAsia="Times New Roman" w:hAnsi="Arial" w:cs="Arial"/>
            <w:sz w:val="20"/>
            <w:szCs w:val="20"/>
          </w:rPr>
          <w:t>A</w:t>
        </w:r>
      </w:ins>
      <w:ins w:id="345" w:author="Microsoft Office User" w:date="2024-11-01T10:16:00Z">
        <w:r>
          <w:rPr>
            <w:rFonts w:ascii="Arial" w:eastAsia="Times New Roman" w:hAnsi="Arial" w:cs="Arial"/>
            <w:sz w:val="20"/>
            <w:szCs w:val="20"/>
          </w:rPr>
          <w:t>1-15)</w:t>
        </w:r>
      </w:ins>
    </w:p>
    <w:p w14:paraId="4EEAE8C9" w14:textId="45F86AAE" w:rsidR="00980C22" w:rsidRDefault="00961490" w:rsidP="00961490">
      <w:pPr>
        <w:rPr>
          <w:ins w:id="346" w:author="Microsoft Office User" w:date="2024-11-01T10:18:00Z"/>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CF248A">
        <w:rPr>
          <w:rFonts w:ascii="Arial" w:eastAsia="Times New Roman" w:hAnsi="Arial" w:cs="Arial"/>
          <w:color w:val="24292F"/>
          <w:sz w:val="20"/>
          <w:szCs w:val="20"/>
        </w:rPr>
        <w:instrText xml:space="preserve"> ADDIN ZOTERO_ITEM CSL_CITATION {"citationID":"9VqR7nfv","properties":{"formattedCitation":"\\super 75\\nosupersub{}","plainCitation":"75","noteIndex":0},"citationItems":[{"id":1404,"uris":["http://zotero.org/groups/2769688/items/Y5EZFNNC"],"itemData":{"id":1404,"type":"article-journal","abstract":"Confirmatory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CF248A" w:rsidRPr="00CF248A">
        <w:rPr>
          <w:rFonts w:ascii="Arial" w:hAnsi="Arial" w:cs="Arial"/>
          <w:color w:val="000000"/>
          <w:sz w:val="20"/>
          <w:vertAlign w:val="superscript"/>
        </w:rPr>
        <w:t>75</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347" w:author="Microsoft Office User" w:date="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348" w:author="Microsoft Office User" w:date="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4D918D19" w14:textId="0F060454" w:rsidR="005859EF" w:rsidRPr="005859EF" w:rsidRDefault="005859EF" w:rsidP="00961490">
      <w:pPr>
        <w:rPr>
          <w:rFonts w:ascii="Arial" w:eastAsia="Times New Roman" w:hAnsi="Arial" w:cs="Arial"/>
          <w:color w:val="24292F"/>
          <w:sz w:val="20"/>
          <w:szCs w:val="20"/>
        </w:rPr>
      </w:pPr>
      <w:ins w:id="349" w:author="Microsoft Office User" w:date="2024-11-01T10:18:00Z">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 xml:space="preserve">at the genus level were extracted from the </w:t>
        </w:r>
      </w:ins>
      <w:ins w:id="350" w:author="Microsoft Office User" w:date="2024-11-01T10:19:00Z">
        <w:r>
          <w:rPr>
            <w:rFonts w:ascii="Arial" w:eastAsia="Times New Roman" w:hAnsi="Arial" w:cs="Arial"/>
            <w:color w:val="24292F"/>
            <w:sz w:val="20"/>
            <w:szCs w:val="20"/>
          </w:rPr>
          <w:t xml:space="preserve">rarefied </w:t>
        </w:r>
      </w:ins>
      <w:ins w:id="351" w:author="Microsoft Office User" w:date="2024-11-01T10:18:00Z">
        <w:r>
          <w:rPr>
            <w:rFonts w:ascii="Arial" w:eastAsia="Times New Roman" w:hAnsi="Arial" w:cs="Arial"/>
            <w:color w:val="24292F"/>
            <w:sz w:val="20"/>
            <w:szCs w:val="20"/>
          </w:rPr>
          <w:t xml:space="preserve">QIIME2 </w:t>
        </w:r>
      </w:ins>
      <w:ins w:id="352" w:author="Microsoft Office User" w:date="2024-11-01T10:19:00Z">
        <w:r>
          <w:rPr>
            <w:rFonts w:ascii="Arial" w:eastAsia="Times New Roman" w:hAnsi="Arial" w:cs="Arial"/>
            <w:color w:val="24292F"/>
            <w:sz w:val="20"/>
            <w:szCs w:val="20"/>
          </w:rPr>
          <w:t xml:space="preserve">coral microbiome </w:t>
        </w:r>
      </w:ins>
      <w:ins w:id="353" w:author="Microsoft Office User" w:date="2024-11-01T10:18:00Z">
        <w:r>
          <w:rPr>
            <w:rFonts w:ascii="Arial" w:eastAsia="Times New Roman" w:hAnsi="Arial" w:cs="Arial"/>
            <w:color w:val="24292F"/>
            <w:sz w:val="20"/>
            <w:szCs w:val="20"/>
          </w:rPr>
          <w:t>feature table</w:t>
        </w:r>
      </w:ins>
      <w:ins w:id="354" w:author="Microsoft Office User" w:date="2024-11-01T10:22:00Z">
        <w:r w:rsidR="00AF3C99">
          <w:rPr>
            <w:rFonts w:ascii="Arial" w:eastAsia="Times New Roman" w:hAnsi="Arial" w:cs="Arial"/>
            <w:color w:val="24292F"/>
            <w:sz w:val="20"/>
            <w:szCs w:val="20"/>
          </w:rPr>
          <w:t xml:space="preserve">. Differences in ASV diversity </w:t>
        </w:r>
        <w:r w:rsidR="00AF3C99">
          <w:rPr>
            <w:rFonts w:ascii="Arial" w:eastAsia="Times New Roman" w:hAnsi="Arial" w:cs="Arial"/>
            <w:i/>
            <w:iCs/>
            <w:color w:val="24292F"/>
            <w:sz w:val="20"/>
            <w:szCs w:val="20"/>
          </w:rPr>
          <w:t xml:space="preserve">within Endozoicomonas </w:t>
        </w:r>
        <w:r w:rsidR="00AF3C99">
          <w:rPr>
            <w:rFonts w:ascii="Arial" w:eastAsia="Times New Roman" w:hAnsi="Arial" w:cs="Arial"/>
            <w:color w:val="24292F"/>
            <w:sz w:val="20"/>
            <w:szCs w:val="20"/>
          </w:rPr>
          <w:t>was assessed by PERMANOVA of Weighted UniFrac or Aitchison beta-diver</w:t>
        </w:r>
      </w:ins>
      <w:ins w:id="355" w:author="Microsoft Office User" w:date="2024-11-01T10:23:00Z">
        <w:r w:rsidR="00AF3C99">
          <w:rPr>
            <w:rFonts w:ascii="Arial" w:eastAsia="Times New Roman" w:hAnsi="Arial" w:cs="Arial"/>
            <w:color w:val="24292F"/>
            <w:sz w:val="20"/>
            <w:szCs w:val="20"/>
          </w:rPr>
          <w:t xml:space="preserve">sity </w:t>
        </w:r>
      </w:ins>
      <w:ins w:id="356" w:author="Microsoft Office User" w:date="2024-11-01T10:22:00Z">
        <w:r w:rsidR="00AF3C99">
          <w:rPr>
            <w:rFonts w:ascii="Arial" w:eastAsia="Times New Roman" w:hAnsi="Arial" w:cs="Arial"/>
            <w:color w:val="24292F"/>
            <w:sz w:val="20"/>
            <w:szCs w:val="20"/>
          </w:rPr>
          <w:t>distance matrices</w:t>
        </w:r>
      </w:ins>
      <w:ins w:id="357" w:author="Microsoft Office User" w:date="2024-11-01T10:23:00Z">
        <w:r w:rsidR="00AF3C99">
          <w:rPr>
            <w:rFonts w:ascii="Arial" w:eastAsia="Times New Roman" w:hAnsi="Arial" w:cs="Arial"/>
            <w:color w:val="24292F"/>
            <w:sz w:val="20"/>
            <w:szCs w:val="20"/>
          </w:rPr>
          <w:t xml:space="preserve">.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r w:rsidR="00AF3C99">
          <w:rPr>
            <w:rFonts w:ascii="Arial" w:eastAsia="Times New Roman" w:hAnsi="Arial" w:cs="Arial"/>
            <w:i/>
            <w:iCs/>
            <w:color w:val="24292F"/>
            <w:sz w:val="20"/>
            <w:szCs w:val="20"/>
          </w:rPr>
          <w:t xml:space="preserve"> </w:t>
        </w:r>
      </w:ins>
      <w:ins w:id="358" w:author="Microsoft Office User" w:date="2024-11-01T10:22:00Z">
        <w:r w:rsidR="00AF3C99">
          <w:rPr>
            <w:rFonts w:ascii="Arial" w:eastAsia="Times New Roman" w:hAnsi="Arial" w:cs="Arial"/>
            <w:color w:val="24292F"/>
            <w:sz w:val="20"/>
            <w:szCs w:val="20"/>
          </w:rPr>
          <w:t xml:space="preserve"> </w:t>
        </w:r>
      </w:ins>
      <w:ins w:id="359" w:author="Microsoft Office User" w:date="2024-11-01T10:19:00Z">
        <w:r>
          <w:rPr>
            <w:rFonts w:ascii="Arial" w:eastAsia="Times New Roman" w:hAnsi="Arial" w:cs="Arial"/>
            <w:color w:val="24292F"/>
            <w:sz w:val="20"/>
            <w:szCs w:val="20"/>
          </w:rPr>
          <w:t xml:space="preserve">, and pooled according to whether they had greatest abundance in mucus, tissue or skeleton. The relative abundance of </w:t>
        </w:r>
      </w:ins>
      <w:ins w:id="360" w:author="Microsoft Office User" w:date="2024-11-01T10:20:00Z">
        <w:r>
          <w:rPr>
            <w:rFonts w:ascii="Arial" w:eastAsia="Times New Roman" w:hAnsi="Arial" w:cs="Arial"/>
            <w:color w:val="24292F"/>
            <w:sz w:val="20"/>
            <w:szCs w:val="20"/>
          </w:rPr>
          <w:t>these compartment-specific pools were then regressed against host traits using PGLS</w:t>
        </w:r>
      </w:ins>
      <w:ins w:id="361" w:author="Microsoft Office User" w:date="2024-11-01T10:21:00Z">
        <w:r>
          <w:rPr>
            <w:rFonts w:ascii="Arial" w:eastAsia="Times New Roman" w:hAnsi="Arial" w:cs="Arial"/>
            <w:color w:val="24292F"/>
            <w:sz w:val="20"/>
            <w:szCs w:val="20"/>
          </w:rPr>
          <w:t>.</w:t>
        </w:r>
      </w:ins>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samples used in this study are available on Qiita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These include coral disease data from open-access surveys in the Florida Keys (the Florida Reef Resilience Program (FRRP); https://frrp.org/) and Hawaiʻi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The authors declare no competing interests.</w:t>
      </w:r>
    </w:p>
    <w:p w14:paraId="21C19A42" w14:textId="77777777" w:rsidR="007A7BE8" w:rsidRDefault="007A7BE8" w:rsidP="007A7BE8">
      <w:pPr>
        <w:contextualSpacing/>
        <w:rPr>
          <w:rFonts w:ascii="Arial" w:eastAsia="Times New Roman" w:hAnsi="Arial" w:cs="Arial"/>
          <w:sz w:val="20"/>
          <w:szCs w:val="20"/>
        </w:rPr>
      </w:pPr>
    </w:p>
    <w:p w14:paraId="1B478D34"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The authors would like to acknowledge many contributors for their field assistance during collection of Global Coral Microbiome Project data in this manuscript. These include: Tasman Douglass, Margaux Hein, Frazer McGregor, Kathy Morrow, Katia Nicolet, Cathie Page, Gergely Torda</w:t>
      </w:r>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Weinheimer,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Plongée Suwan Macha and Jean-Pascal Quod for assistance in Réunion; </w:t>
      </w:r>
      <w:r w:rsidRPr="00961490">
        <w:rPr>
          <w:rFonts w:ascii="Arial" w:eastAsia="Times New Roman" w:hAnsi="Arial" w:cs="Arial"/>
          <w:color w:val="222222"/>
          <w:sz w:val="20"/>
          <w:szCs w:val="20"/>
          <w:highlight w:val="white"/>
        </w:rPr>
        <w:t xml:space="preserve"> Ruth Gates, Katie Barrott, Courtney Couch, and Keoki Stender for field assistance in </w:t>
      </w:r>
      <w:r w:rsidRPr="002F1CD2">
        <w:rPr>
          <w:rFonts w:ascii="Arial" w:hAnsi="Arial" w:cs="Arial"/>
          <w:color w:val="000000"/>
          <w:sz w:val="20"/>
        </w:rPr>
        <w:t>Hawaiʻi</w:t>
      </w:r>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Lyndsy Gazda, Jamie Lee Proffitt, Gabriele Swain, and Alaina Weinheimer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616F4E79" w14:textId="77777777" w:rsidR="00CF248A" w:rsidRPr="00CF248A" w:rsidRDefault="002F1CD2" w:rsidP="00CF248A">
      <w:pPr>
        <w:pStyle w:val="Bibliography"/>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CF248A" w:rsidRPr="00CF248A">
        <w:t>1.</w:t>
      </w:r>
      <w:r w:rsidR="00CF248A" w:rsidRPr="00CF248A">
        <w:tab/>
        <w:t xml:space="preserve">Healy, K., Ezard, T. H. G., Jones, O. R., Salguero-Gómez, R. &amp; Buckley, Y. M. Animal life history is shaped by the pace of life and the distribution of age-specific mortality and reproduction. </w:t>
      </w:r>
      <w:r w:rsidR="00CF248A" w:rsidRPr="00CF248A">
        <w:rPr>
          <w:i/>
          <w:iCs/>
        </w:rPr>
        <w:t>Nat Ecol Evol</w:t>
      </w:r>
      <w:r w:rsidR="00CF248A" w:rsidRPr="00CF248A">
        <w:t xml:space="preserve"> </w:t>
      </w:r>
      <w:r w:rsidR="00CF248A" w:rsidRPr="00CF248A">
        <w:rPr>
          <w:b/>
          <w:bCs/>
        </w:rPr>
        <w:t>3</w:t>
      </w:r>
      <w:r w:rsidR="00CF248A" w:rsidRPr="00CF248A">
        <w:t>, 1217–1224 (2019).</w:t>
      </w:r>
    </w:p>
    <w:p w14:paraId="062254A6" w14:textId="77777777" w:rsidR="00CF248A" w:rsidRPr="00CF248A" w:rsidRDefault="00CF248A" w:rsidP="00CF248A">
      <w:pPr>
        <w:pStyle w:val="Bibliography"/>
      </w:pPr>
      <w:r w:rsidRPr="00CF248A">
        <w:t>2.</w:t>
      </w:r>
      <w:r w:rsidRPr="00CF248A">
        <w:tab/>
        <w:t xml:space="preserve">Darling, E. S., Alvarez-Filip, L., Oliver, T. A., McClanahan, T. R. &amp; Côté, I. M. Evaluating life-history strategies of reef corals from species traits. </w:t>
      </w:r>
      <w:r w:rsidRPr="00CF248A">
        <w:rPr>
          <w:i/>
          <w:iCs/>
        </w:rPr>
        <w:t>Ecology Letters</w:t>
      </w:r>
      <w:r w:rsidRPr="00CF248A">
        <w:t xml:space="preserve"> </w:t>
      </w:r>
      <w:r w:rsidRPr="00CF248A">
        <w:rPr>
          <w:b/>
          <w:bCs/>
        </w:rPr>
        <w:t>15</w:t>
      </w:r>
      <w:r w:rsidRPr="00CF248A">
        <w:t>, 1378–1386 (2012).</w:t>
      </w:r>
    </w:p>
    <w:p w14:paraId="6E160BDD" w14:textId="77777777" w:rsidR="00CF248A" w:rsidRPr="00CF248A" w:rsidRDefault="00CF248A" w:rsidP="00CF248A">
      <w:pPr>
        <w:pStyle w:val="Bibliography"/>
      </w:pPr>
      <w:r w:rsidRPr="00CF248A">
        <w:lastRenderedPageBreak/>
        <w:t>3.</w:t>
      </w:r>
      <w:r w:rsidRPr="00CF248A">
        <w:tab/>
        <w:t xml:space="preserve">Most, P. J. van der, Jong, B. de, Parmentier, H. K. &amp; Verhulst, S. Trade-off between growth and immune function: a meta-analysis of selection experiments. </w:t>
      </w:r>
      <w:r w:rsidRPr="00CF248A">
        <w:rPr>
          <w:i/>
          <w:iCs/>
        </w:rPr>
        <w:t>Functional Ecology</w:t>
      </w:r>
      <w:r w:rsidRPr="00CF248A">
        <w:t xml:space="preserve"> </w:t>
      </w:r>
      <w:r w:rsidRPr="00CF248A">
        <w:rPr>
          <w:b/>
          <w:bCs/>
        </w:rPr>
        <w:t>25</w:t>
      </w:r>
      <w:r w:rsidRPr="00CF248A">
        <w:t>, 74–80 (2011).</w:t>
      </w:r>
    </w:p>
    <w:p w14:paraId="5ED219E4" w14:textId="77777777" w:rsidR="00CF248A" w:rsidRPr="00CF248A" w:rsidRDefault="00CF248A" w:rsidP="00CF248A">
      <w:pPr>
        <w:pStyle w:val="Bibliography"/>
      </w:pPr>
      <w:r w:rsidRPr="00CF248A">
        <w:t>4.</w:t>
      </w:r>
      <w:r w:rsidRPr="00CF248A">
        <w:tab/>
        <w:t xml:space="preserve">Badyaev, A. V. &amp; Ghalambor, C. K. Evolution of Life Histories Along Elevational Gradients: Trade-Off Between Parental Care and Fecundity. </w:t>
      </w:r>
      <w:r w:rsidRPr="00CF248A">
        <w:rPr>
          <w:i/>
          <w:iCs/>
        </w:rPr>
        <w:t>Ecology</w:t>
      </w:r>
      <w:r w:rsidRPr="00CF248A">
        <w:t xml:space="preserve"> </w:t>
      </w:r>
      <w:r w:rsidRPr="00CF248A">
        <w:rPr>
          <w:b/>
          <w:bCs/>
        </w:rPr>
        <w:t>82</w:t>
      </w:r>
      <w:r w:rsidRPr="00CF248A">
        <w:t>, 2948–2960 (2001).</w:t>
      </w:r>
    </w:p>
    <w:p w14:paraId="3D381C5D" w14:textId="77777777" w:rsidR="00CF248A" w:rsidRPr="00CF248A" w:rsidRDefault="00CF248A" w:rsidP="00CF248A">
      <w:pPr>
        <w:pStyle w:val="Bibliography"/>
      </w:pPr>
      <w:r w:rsidRPr="00CF248A">
        <w:t>5.</w:t>
      </w:r>
      <w:r w:rsidRPr="00CF248A">
        <w:tab/>
        <w:t xml:space="preserve">Padda, S. S., Glass, J. R. &amp; Stahlschmidt, Z. R. When it’s hot and dry: life-history strategy influences the effects of heat waves and water limitation. </w:t>
      </w:r>
      <w:r w:rsidRPr="00CF248A">
        <w:rPr>
          <w:i/>
          <w:iCs/>
        </w:rPr>
        <w:t>Journal of Experimental Biology</w:t>
      </w:r>
      <w:r w:rsidRPr="00CF248A">
        <w:t xml:space="preserve"> </w:t>
      </w:r>
      <w:r w:rsidRPr="00CF248A">
        <w:rPr>
          <w:b/>
          <w:bCs/>
        </w:rPr>
        <w:t>224</w:t>
      </w:r>
      <w:r w:rsidRPr="00CF248A">
        <w:t>, jeb236398 (2021).</w:t>
      </w:r>
    </w:p>
    <w:p w14:paraId="2CA50224" w14:textId="77777777" w:rsidR="00CF248A" w:rsidRPr="00CF248A" w:rsidRDefault="00CF248A" w:rsidP="00CF248A">
      <w:pPr>
        <w:pStyle w:val="Bibliography"/>
      </w:pPr>
      <w:r w:rsidRPr="00CF248A">
        <w:t>6.</w:t>
      </w:r>
      <w:r w:rsidRPr="00CF248A">
        <w:tab/>
        <w:t xml:space="preserve">Tollrian, R. Predator-Induced Morphological Defenses: Costs, Life History Shifts, and Maternal Effects in Daphnia Pulex. </w:t>
      </w:r>
      <w:r w:rsidRPr="00CF248A">
        <w:rPr>
          <w:i/>
          <w:iCs/>
        </w:rPr>
        <w:t>Ecology</w:t>
      </w:r>
      <w:r w:rsidRPr="00CF248A">
        <w:t xml:space="preserve"> </w:t>
      </w:r>
      <w:r w:rsidRPr="00CF248A">
        <w:rPr>
          <w:b/>
          <w:bCs/>
        </w:rPr>
        <w:t>76</w:t>
      </w:r>
      <w:r w:rsidRPr="00CF248A">
        <w:t>, 1691–1705 (1995).</w:t>
      </w:r>
    </w:p>
    <w:p w14:paraId="514FD733" w14:textId="77777777" w:rsidR="00CF248A" w:rsidRPr="00CF248A" w:rsidRDefault="00CF248A" w:rsidP="00CF248A">
      <w:pPr>
        <w:pStyle w:val="Bibliography"/>
      </w:pPr>
      <w:r w:rsidRPr="00CF248A">
        <w:t>7.</w:t>
      </w:r>
      <w:r w:rsidRPr="00CF248A">
        <w:tab/>
        <w:t xml:space="preserve">Lochmiller, R. L. &amp; Deerenberg, C. Trade-offs in evolutionary immunology: just what is the cost of immunity? </w:t>
      </w:r>
      <w:r w:rsidRPr="00CF248A">
        <w:rPr>
          <w:i/>
          <w:iCs/>
        </w:rPr>
        <w:t>Oikos</w:t>
      </w:r>
      <w:r w:rsidRPr="00CF248A">
        <w:t xml:space="preserve"> </w:t>
      </w:r>
      <w:r w:rsidRPr="00CF248A">
        <w:rPr>
          <w:b/>
          <w:bCs/>
        </w:rPr>
        <w:t>88</w:t>
      </w:r>
      <w:r w:rsidRPr="00CF248A">
        <w:t>, 87–98 (2000).</w:t>
      </w:r>
    </w:p>
    <w:p w14:paraId="7EFF9B3C" w14:textId="77777777" w:rsidR="00CF248A" w:rsidRPr="00CF248A" w:rsidRDefault="00CF248A" w:rsidP="00CF248A">
      <w:pPr>
        <w:pStyle w:val="Bibliography"/>
      </w:pPr>
      <w:r w:rsidRPr="00CF248A">
        <w:t>8.</w:t>
      </w:r>
      <w:r w:rsidRPr="00CF248A">
        <w:tab/>
        <w:t xml:space="preserve">Maynard, J. </w:t>
      </w:r>
      <w:r w:rsidRPr="00CF248A">
        <w:rPr>
          <w:i/>
          <w:iCs/>
        </w:rPr>
        <w:t>et al.</w:t>
      </w:r>
      <w:r w:rsidRPr="00CF248A">
        <w:t xml:space="preserve"> Projections of climate conditions that increase coral disease susceptibility and pathogen abundance and virulence. </w:t>
      </w:r>
      <w:r w:rsidRPr="00CF248A">
        <w:rPr>
          <w:i/>
          <w:iCs/>
        </w:rPr>
        <w:t>Nature Clim Change</w:t>
      </w:r>
      <w:r w:rsidRPr="00CF248A">
        <w:t xml:space="preserve"> </w:t>
      </w:r>
      <w:r w:rsidRPr="00CF248A">
        <w:rPr>
          <w:b/>
          <w:bCs/>
        </w:rPr>
        <w:t>5</w:t>
      </w:r>
      <w:r w:rsidRPr="00CF248A">
        <w:t>, 688–694 (2015).</w:t>
      </w:r>
    </w:p>
    <w:p w14:paraId="2EF35997" w14:textId="77777777" w:rsidR="00CF248A" w:rsidRPr="00CF248A" w:rsidRDefault="00CF248A" w:rsidP="00CF248A">
      <w:pPr>
        <w:pStyle w:val="Bibliography"/>
      </w:pPr>
      <w:r w:rsidRPr="00CF248A">
        <w:t>9.</w:t>
      </w:r>
      <w:r w:rsidRPr="00CF248A">
        <w:tab/>
        <w:t xml:space="preserve">Mora, C. </w:t>
      </w:r>
      <w:r w:rsidRPr="00CF248A">
        <w:rPr>
          <w:i/>
          <w:iCs/>
        </w:rPr>
        <w:t>et al.</w:t>
      </w:r>
      <w:r w:rsidRPr="00CF248A">
        <w:t xml:space="preserve"> Over half of known human pathogenic diseases can be aggravated by climate change. </w:t>
      </w:r>
      <w:r w:rsidRPr="00CF248A">
        <w:rPr>
          <w:i/>
          <w:iCs/>
        </w:rPr>
        <w:t>Nat. Clim. Chang.</w:t>
      </w:r>
      <w:r w:rsidRPr="00CF248A">
        <w:t xml:space="preserve"> </w:t>
      </w:r>
      <w:r w:rsidRPr="00CF248A">
        <w:rPr>
          <w:b/>
          <w:bCs/>
        </w:rPr>
        <w:t>12</w:t>
      </w:r>
      <w:r w:rsidRPr="00CF248A">
        <w:t>, 869–875 (2022).</w:t>
      </w:r>
    </w:p>
    <w:p w14:paraId="48C0B505" w14:textId="77777777" w:rsidR="00CF248A" w:rsidRPr="00CF248A" w:rsidRDefault="00CF248A" w:rsidP="00CF248A">
      <w:pPr>
        <w:pStyle w:val="Bibliography"/>
      </w:pPr>
      <w:r w:rsidRPr="00CF248A">
        <w:t>10.</w:t>
      </w:r>
      <w:r w:rsidRPr="00CF248A">
        <w:tab/>
        <w:t xml:space="preserve">Parker, B. J., Barribeau, S. M., Laughton, A. M., Griffin, L. H. &amp; Gerardo, N. M. Life-history strategy determines constraints on immune function. </w:t>
      </w:r>
      <w:r w:rsidRPr="00CF248A">
        <w:rPr>
          <w:i/>
          <w:iCs/>
        </w:rPr>
        <w:t>Journal of Animal Ecology</w:t>
      </w:r>
      <w:r w:rsidRPr="00CF248A">
        <w:t xml:space="preserve"> </w:t>
      </w:r>
      <w:r w:rsidRPr="00CF248A">
        <w:rPr>
          <w:b/>
          <w:bCs/>
        </w:rPr>
        <w:t>86</w:t>
      </w:r>
      <w:r w:rsidRPr="00CF248A">
        <w:t>, 473–483 (2017).</w:t>
      </w:r>
    </w:p>
    <w:p w14:paraId="23ED5F61" w14:textId="77777777" w:rsidR="00CF248A" w:rsidRPr="00CF248A" w:rsidRDefault="00CF248A" w:rsidP="00CF248A">
      <w:pPr>
        <w:pStyle w:val="Bibliography"/>
      </w:pPr>
      <w:r w:rsidRPr="00CF248A">
        <w:t>11.</w:t>
      </w:r>
      <w:r w:rsidRPr="00CF248A">
        <w:tab/>
        <w:t xml:space="preserve">Baldassarre, L., Ying, H., Reitzel, A. M., Franzenburg, S. &amp; Fraune, S. Microbiota mediated plasticity promotes thermal adaptation in the sea anemone Nematostella vectensis. </w:t>
      </w:r>
      <w:r w:rsidRPr="00CF248A">
        <w:rPr>
          <w:i/>
          <w:iCs/>
        </w:rPr>
        <w:t>Nat Commun</w:t>
      </w:r>
      <w:r w:rsidRPr="00CF248A">
        <w:t xml:space="preserve"> </w:t>
      </w:r>
      <w:r w:rsidRPr="00CF248A">
        <w:rPr>
          <w:b/>
          <w:bCs/>
        </w:rPr>
        <w:t>13</w:t>
      </w:r>
      <w:r w:rsidRPr="00CF248A">
        <w:t>, 3804 (2022).</w:t>
      </w:r>
    </w:p>
    <w:p w14:paraId="6470C88E" w14:textId="77777777" w:rsidR="00CF248A" w:rsidRPr="00CF248A" w:rsidRDefault="00CF248A" w:rsidP="00CF248A">
      <w:pPr>
        <w:pStyle w:val="Bibliography"/>
      </w:pPr>
      <w:r w:rsidRPr="00CF248A">
        <w:lastRenderedPageBreak/>
        <w:t>12.</w:t>
      </w:r>
      <w:r w:rsidRPr="00CF248A">
        <w:tab/>
        <w:t xml:space="preserve">Ezenwa, V. O., Gerardo, N. M., Inouye, D. W., Medina, M. &amp; Xavier, J. B. Animal Behavior and the Microbiome. </w:t>
      </w:r>
      <w:r w:rsidRPr="00CF248A">
        <w:rPr>
          <w:i/>
          <w:iCs/>
        </w:rPr>
        <w:t>Science</w:t>
      </w:r>
      <w:r w:rsidRPr="00CF248A">
        <w:t xml:space="preserve"> </w:t>
      </w:r>
      <w:r w:rsidRPr="00CF248A">
        <w:rPr>
          <w:b/>
          <w:bCs/>
        </w:rPr>
        <w:t>338</w:t>
      </w:r>
      <w:r w:rsidRPr="00CF248A">
        <w:t>, 198–199 (2012).</w:t>
      </w:r>
    </w:p>
    <w:p w14:paraId="55CAD1E4" w14:textId="77777777" w:rsidR="00CF248A" w:rsidRPr="00CF248A" w:rsidRDefault="00CF248A" w:rsidP="00CF248A">
      <w:pPr>
        <w:pStyle w:val="Bibliography"/>
      </w:pPr>
      <w:r w:rsidRPr="00CF248A">
        <w:t>13.</w:t>
      </w:r>
      <w:r w:rsidRPr="00CF248A">
        <w:tab/>
        <w:t xml:space="preserve">Walters, A. W. </w:t>
      </w:r>
      <w:r w:rsidRPr="00CF248A">
        <w:rPr>
          <w:i/>
          <w:iCs/>
        </w:rPr>
        <w:t>et al.</w:t>
      </w:r>
      <w:r w:rsidRPr="00CF248A">
        <w:t xml:space="preserve"> The microbiota influences the Drosophila melanogaster life history strategy. </w:t>
      </w:r>
      <w:r w:rsidRPr="00CF248A">
        <w:rPr>
          <w:i/>
          <w:iCs/>
        </w:rPr>
        <w:t>Molecular Ecology</w:t>
      </w:r>
      <w:r w:rsidRPr="00CF248A">
        <w:t xml:space="preserve"> </w:t>
      </w:r>
      <w:r w:rsidRPr="00CF248A">
        <w:rPr>
          <w:b/>
          <w:bCs/>
        </w:rPr>
        <w:t>29</w:t>
      </w:r>
      <w:r w:rsidRPr="00CF248A">
        <w:t>, 639–653 (2020).</w:t>
      </w:r>
    </w:p>
    <w:p w14:paraId="60E2FDA7" w14:textId="77777777" w:rsidR="00CF248A" w:rsidRPr="00CF248A" w:rsidRDefault="00CF248A" w:rsidP="00CF248A">
      <w:pPr>
        <w:pStyle w:val="Bibliography"/>
      </w:pPr>
      <w:r w:rsidRPr="00CF248A">
        <w:t>14.</w:t>
      </w:r>
      <w:r w:rsidRPr="00CF248A">
        <w:tab/>
        <w:t xml:space="preserve">Rosado, P. M. </w:t>
      </w:r>
      <w:r w:rsidRPr="00CF248A">
        <w:rPr>
          <w:i/>
          <w:iCs/>
        </w:rPr>
        <w:t>et al.</w:t>
      </w:r>
      <w:r w:rsidRPr="00CF248A">
        <w:t xml:space="preserve"> Marine probiotics: increasing coral resistance to bleaching through microbiome manipulation. </w:t>
      </w:r>
      <w:r w:rsidRPr="00CF248A">
        <w:rPr>
          <w:i/>
          <w:iCs/>
        </w:rPr>
        <w:t>ISME J</w:t>
      </w:r>
      <w:r w:rsidRPr="00CF248A">
        <w:t xml:space="preserve"> </w:t>
      </w:r>
      <w:r w:rsidRPr="00CF248A">
        <w:rPr>
          <w:b/>
          <w:bCs/>
        </w:rPr>
        <w:t>13</w:t>
      </w:r>
      <w:r w:rsidRPr="00CF248A">
        <w:t>, 921–936 (2019).</w:t>
      </w:r>
    </w:p>
    <w:p w14:paraId="7F29EA19" w14:textId="77777777" w:rsidR="00CF248A" w:rsidRPr="00CF248A" w:rsidRDefault="00CF248A" w:rsidP="00CF248A">
      <w:pPr>
        <w:pStyle w:val="Bibliography"/>
      </w:pPr>
      <w:r w:rsidRPr="00CF248A">
        <w:t>15.</w:t>
      </w:r>
      <w:r w:rsidRPr="00CF248A">
        <w:tab/>
        <w:t>Hoeksema, B. W. &amp; Cairns, S. World list of Scleractinia. https://www.marinespecies.org/scleractinia/.</w:t>
      </w:r>
    </w:p>
    <w:p w14:paraId="0606B9A5" w14:textId="77777777" w:rsidR="00CF248A" w:rsidRPr="00CF248A" w:rsidRDefault="00CF248A" w:rsidP="00CF248A">
      <w:pPr>
        <w:pStyle w:val="Bibliography"/>
      </w:pPr>
      <w:r w:rsidRPr="00CF248A">
        <w:t>16.</w:t>
      </w:r>
      <w:r w:rsidRPr="00CF248A">
        <w:tab/>
        <w:t xml:space="preserve">Pollock, F. J. </w:t>
      </w:r>
      <w:r w:rsidRPr="00CF248A">
        <w:rPr>
          <w:i/>
          <w:iCs/>
        </w:rPr>
        <w:t>et al.</w:t>
      </w:r>
      <w:r w:rsidRPr="00CF248A">
        <w:t xml:space="preserve"> Coral-associated bacteria demonstrate phylosymbiosis and cophylogeny. </w:t>
      </w:r>
      <w:r w:rsidRPr="00CF248A">
        <w:rPr>
          <w:i/>
          <w:iCs/>
        </w:rPr>
        <w:t>Nature Communications</w:t>
      </w:r>
      <w:r w:rsidRPr="00CF248A">
        <w:t xml:space="preserve"> </w:t>
      </w:r>
      <w:r w:rsidRPr="00CF248A">
        <w:rPr>
          <w:b/>
          <w:bCs/>
        </w:rPr>
        <w:t>9</w:t>
      </w:r>
      <w:r w:rsidRPr="00CF248A">
        <w:t>, 1–13 (2018).</w:t>
      </w:r>
    </w:p>
    <w:p w14:paraId="4B0CAC75" w14:textId="77777777" w:rsidR="00CF248A" w:rsidRPr="00CF248A" w:rsidRDefault="00CF248A" w:rsidP="00CF248A">
      <w:pPr>
        <w:pStyle w:val="Bibliography"/>
      </w:pPr>
      <w:r w:rsidRPr="00CF248A">
        <w:t>17.</w:t>
      </w:r>
      <w:r w:rsidRPr="00CF248A">
        <w:tab/>
        <w:t xml:space="preserve">Huggett, M. J. &amp; Apprill, A. Coral microbiome database: Integration of sequences reveals high diversity and relatedness of coral-associated microbes. </w:t>
      </w:r>
      <w:r w:rsidRPr="00CF248A">
        <w:rPr>
          <w:i/>
          <w:iCs/>
        </w:rPr>
        <w:t>Environmental Microbiology Reports</w:t>
      </w:r>
      <w:r w:rsidRPr="00CF248A">
        <w:t xml:space="preserve"> </w:t>
      </w:r>
      <w:r w:rsidRPr="00CF248A">
        <w:rPr>
          <w:b/>
          <w:bCs/>
        </w:rPr>
        <w:t>11</w:t>
      </w:r>
      <w:r w:rsidRPr="00CF248A">
        <w:t>, 372–385 (2019).</w:t>
      </w:r>
    </w:p>
    <w:p w14:paraId="4040E337" w14:textId="77777777" w:rsidR="00CF248A" w:rsidRPr="00CF248A" w:rsidRDefault="00CF248A" w:rsidP="00CF248A">
      <w:pPr>
        <w:pStyle w:val="Bibliography"/>
      </w:pPr>
      <w:r w:rsidRPr="00CF248A">
        <w:t>18.</w:t>
      </w:r>
      <w:r w:rsidRPr="00CF248A">
        <w:tab/>
        <w:t xml:space="preserve">Dunphy, C. M., Gouhier, T. C., Chu, N. D. &amp; Vollmer, S. V. Structure and stability of the coral microbiome in space and time. </w:t>
      </w:r>
      <w:r w:rsidRPr="00CF248A">
        <w:rPr>
          <w:i/>
          <w:iCs/>
        </w:rPr>
        <w:t>Sci Rep</w:t>
      </w:r>
      <w:r w:rsidRPr="00CF248A">
        <w:t xml:space="preserve"> </w:t>
      </w:r>
      <w:r w:rsidRPr="00CF248A">
        <w:rPr>
          <w:b/>
          <w:bCs/>
        </w:rPr>
        <w:t>9</w:t>
      </w:r>
      <w:r w:rsidRPr="00CF248A">
        <w:t>, 6785 (2019).</w:t>
      </w:r>
    </w:p>
    <w:p w14:paraId="14597F3D" w14:textId="77777777" w:rsidR="00CF248A" w:rsidRPr="00CF248A" w:rsidRDefault="00CF248A" w:rsidP="00CF248A">
      <w:pPr>
        <w:pStyle w:val="Bibliography"/>
      </w:pPr>
      <w:r w:rsidRPr="00CF248A">
        <w:t>19.</w:t>
      </w:r>
      <w:r w:rsidRPr="00CF248A">
        <w:tab/>
        <w:t xml:space="preserve">Moberg, F. &amp; Folke, C. Ecological goods and services of coral reef ecosystems. </w:t>
      </w:r>
      <w:r w:rsidRPr="00CF248A">
        <w:rPr>
          <w:i/>
          <w:iCs/>
        </w:rPr>
        <w:t>Ecological Economics</w:t>
      </w:r>
      <w:r w:rsidRPr="00CF248A">
        <w:t xml:space="preserve"> </w:t>
      </w:r>
      <w:r w:rsidRPr="00CF248A">
        <w:rPr>
          <w:b/>
          <w:bCs/>
        </w:rPr>
        <w:t>29</w:t>
      </w:r>
      <w:r w:rsidRPr="00CF248A">
        <w:t>, 215–233 (1999).</w:t>
      </w:r>
    </w:p>
    <w:p w14:paraId="4872FADC" w14:textId="77777777" w:rsidR="00CF248A" w:rsidRPr="00CF248A" w:rsidRDefault="00CF248A" w:rsidP="00CF248A">
      <w:pPr>
        <w:pStyle w:val="Bibliography"/>
      </w:pPr>
      <w:r w:rsidRPr="00CF248A">
        <w:t>20.</w:t>
      </w:r>
      <w:r w:rsidRPr="00CF248A">
        <w:tab/>
        <w:t xml:space="preserve">Berkelmans, R. &amp; van Oppen, M. J. H. The role of zooxanthellae in the thermal tolerance of corals: a ‘nugget of hope’ for coral reefs in an era of climate change. </w:t>
      </w:r>
      <w:r w:rsidRPr="00CF248A">
        <w:rPr>
          <w:i/>
          <w:iCs/>
        </w:rPr>
        <w:t>Proceedings of the Royal Society B: Biological Sciences</w:t>
      </w:r>
      <w:r w:rsidRPr="00CF248A">
        <w:t xml:space="preserve"> </w:t>
      </w:r>
      <w:r w:rsidRPr="00CF248A">
        <w:rPr>
          <w:b/>
          <w:bCs/>
        </w:rPr>
        <w:t>273</w:t>
      </w:r>
      <w:r w:rsidRPr="00CF248A">
        <w:t>, 2305–2312 (2006).</w:t>
      </w:r>
    </w:p>
    <w:p w14:paraId="7E0EB07F" w14:textId="77777777" w:rsidR="00CF248A" w:rsidRPr="00CF248A" w:rsidRDefault="00CF248A" w:rsidP="00CF248A">
      <w:pPr>
        <w:pStyle w:val="Bibliography"/>
      </w:pPr>
      <w:r w:rsidRPr="00CF248A">
        <w:t>21.</w:t>
      </w:r>
      <w:r w:rsidRPr="00CF248A">
        <w:tab/>
        <w:t xml:space="preserve">Silverstein, R. N., Cunning, R. &amp; Baker, A. C. Tenacious D: Symbiodinium in clade D remain in reef corals at both high and low temperature extremes despite impairment. </w:t>
      </w:r>
      <w:r w:rsidRPr="00CF248A">
        <w:rPr>
          <w:i/>
          <w:iCs/>
        </w:rPr>
        <w:t>Journal of Experimental Biology</w:t>
      </w:r>
      <w:r w:rsidRPr="00CF248A">
        <w:t xml:space="preserve"> </w:t>
      </w:r>
      <w:r w:rsidRPr="00CF248A">
        <w:rPr>
          <w:b/>
          <w:bCs/>
        </w:rPr>
        <w:t>220</w:t>
      </w:r>
      <w:r w:rsidRPr="00CF248A">
        <w:t>, 1192–1196 (2017).</w:t>
      </w:r>
    </w:p>
    <w:p w14:paraId="1495EB87" w14:textId="77777777" w:rsidR="00CF248A" w:rsidRPr="00CF248A" w:rsidRDefault="00CF248A" w:rsidP="00CF248A">
      <w:pPr>
        <w:pStyle w:val="Bibliography"/>
      </w:pPr>
      <w:r w:rsidRPr="00CF248A">
        <w:lastRenderedPageBreak/>
        <w:t>22.</w:t>
      </w:r>
      <w:r w:rsidRPr="00CF248A">
        <w:tab/>
        <w:t xml:space="preserve">Hartmann, A. C., Baird, A. H., Knowlton, N. &amp; Huang, D. The Paradox of Environmental Symbiont Acquisition in Obligate Mutualisms. </w:t>
      </w:r>
      <w:r w:rsidRPr="00CF248A">
        <w:rPr>
          <w:i/>
          <w:iCs/>
        </w:rPr>
        <w:t>Current Biology</w:t>
      </w:r>
      <w:r w:rsidRPr="00CF248A">
        <w:t xml:space="preserve"> </w:t>
      </w:r>
      <w:r w:rsidRPr="00CF248A">
        <w:rPr>
          <w:b/>
          <w:bCs/>
        </w:rPr>
        <w:t>27</w:t>
      </w:r>
      <w:r w:rsidRPr="00CF248A">
        <w:t>, 3711-3716.e3 (2017).</w:t>
      </w:r>
    </w:p>
    <w:p w14:paraId="56796964" w14:textId="77777777" w:rsidR="00CF248A" w:rsidRPr="00CF248A" w:rsidRDefault="00CF248A" w:rsidP="00CF248A">
      <w:pPr>
        <w:pStyle w:val="Bibliography"/>
      </w:pPr>
      <w:r w:rsidRPr="00CF248A">
        <w:t>23.</w:t>
      </w:r>
      <w:r w:rsidRPr="00CF248A">
        <w:tab/>
        <w:t xml:space="preserve">Bonacolta, A. M. </w:t>
      </w:r>
      <w:r w:rsidRPr="00CF248A">
        <w:rPr>
          <w:i/>
          <w:iCs/>
        </w:rPr>
        <w:t>et al.</w:t>
      </w:r>
      <w:r w:rsidRPr="00CF248A">
        <w:t xml:space="preserve"> Beyond the Symbiodiniaceae: diversity and role of microeukaryotic coral symbionts. </w:t>
      </w:r>
      <w:r w:rsidRPr="00CF248A">
        <w:rPr>
          <w:i/>
          <w:iCs/>
        </w:rPr>
        <w:t>Coral Reefs</w:t>
      </w:r>
      <w:r w:rsidRPr="00CF248A">
        <w:t xml:space="preserve"> </w:t>
      </w:r>
      <w:r w:rsidRPr="00CF248A">
        <w:rPr>
          <w:b/>
          <w:bCs/>
        </w:rPr>
        <w:t>42</w:t>
      </w:r>
      <w:r w:rsidRPr="00CF248A">
        <w:t>, 567–577 (2023).</w:t>
      </w:r>
    </w:p>
    <w:p w14:paraId="0ACD08E2" w14:textId="77777777" w:rsidR="00CF248A" w:rsidRPr="00CF248A" w:rsidRDefault="00CF248A" w:rsidP="00CF248A">
      <w:pPr>
        <w:pStyle w:val="Bibliography"/>
      </w:pPr>
      <w:r w:rsidRPr="00CF248A">
        <w:t>24.</w:t>
      </w:r>
      <w:r w:rsidRPr="00CF248A">
        <w:tab/>
        <w:t xml:space="preserve">van de Water, J. A. J. M. </w:t>
      </w:r>
      <w:r w:rsidRPr="00CF248A">
        <w:rPr>
          <w:i/>
          <w:iCs/>
        </w:rPr>
        <w:t>et al.</w:t>
      </w:r>
      <w:r w:rsidRPr="00CF248A">
        <w:t xml:space="preserve"> Antimicrobial and stress responses to increased temperature and bacterial pathogen challenge in the holobiont of a reef-building coral. </w:t>
      </w:r>
      <w:r w:rsidRPr="00CF248A">
        <w:rPr>
          <w:i/>
          <w:iCs/>
        </w:rPr>
        <w:t>Molecular Ecology</w:t>
      </w:r>
      <w:r w:rsidRPr="00CF248A">
        <w:t xml:space="preserve"> </w:t>
      </w:r>
      <w:r w:rsidRPr="00CF248A">
        <w:rPr>
          <w:b/>
          <w:bCs/>
        </w:rPr>
        <w:t>27</w:t>
      </w:r>
      <w:r w:rsidRPr="00CF248A">
        <w:t>, 1065–1080 (2018).</w:t>
      </w:r>
    </w:p>
    <w:p w14:paraId="76DA7AA0" w14:textId="77777777" w:rsidR="00CF248A" w:rsidRPr="00CF248A" w:rsidRDefault="00CF248A" w:rsidP="00CF248A">
      <w:pPr>
        <w:pStyle w:val="Bibliography"/>
      </w:pPr>
      <w:r w:rsidRPr="00CF248A">
        <w:t>25.</w:t>
      </w:r>
      <w:r w:rsidRPr="00CF248A">
        <w:tab/>
        <w:t xml:space="preserve">Welsh, R. M. </w:t>
      </w:r>
      <w:r w:rsidRPr="00CF248A">
        <w:rPr>
          <w:i/>
          <w:iCs/>
        </w:rPr>
        <w:t>et al.</w:t>
      </w:r>
      <w:r w:rsidRPr="00CF248A">
        <w:t xml:space="preserve"> Bacterial predation in a marine host-associated microbiome. </w:t>
      </w:r>
      <w:r w:rsidRPr="00CF248A">
        <w:rPr>
          <w:i/>
          <w:iCs/>
        </w:rPr>
        <w:t>ISME J</w:t>
      </w:r>
      <w:r w:rsidRPr="00CF248A">
        <w:t xml:space="preserve"> </w:t>
      </w:r>
      <w:r w:rsidRPr="00CF248A">
        <w:rPr>
          <w:b/>
          <w:bCs/>
        </w:rPr>
        <w:t>10</w:t>
      </w:r>
      <w:r w:rsidRPr="00CF248A">
        <w:t>, 1540–1544 (2016).</w:t>
      </w:r>
    </w:p>
    <w:p w14:paraId="369F32A1" w14:textId="77777777" w:rsidR="00CF248A" w:rsidRPr="00CF248A" w:rsidRDefault="00CF248A" w:rsidP="00CF248A">
      <w:pPr>
        <w:pStyle w:val="Bibliography"/>
      </w:pPr>
      <w:r w:rsidRPr="00CF248A">
        <w:t>26.</w:t>
      </w:r>
      <w:r w:rsidRPr="00CF248A">
        <w:tab/>
        <w:t xml:space="preserve">Li, J., Kuang, W., Long, L. &amp; Zhang, S. Production of quorum-sensing signals by bacteria in the coral mucus layer. </w:t>
      </w:r>
      <w:r w:rsidRPr="00CF248A">
        <w:rPr>
          <w:i/>
          <w:iCs/>
        </w:rPr>
        <w:t>Coral Reefs</w:t>
      </w:r>
      <w:r w:rsidRPr="00CF248A">
        <w:t xml:space="preserve"> </w:t>
      </w:r>
      <w:r w:rsidRPr="00CF248A">
        <w:rPr>
          <w:b/>
          <w:bCs/>
        </w:rPr>
        <w:t>36</w:t>
      </w:r>
      <w:r w:rsidRPr="00CF248A">
        <w:t>, 1235–1241 (2017).</w:t>
      </w:r>
    </w:p>
    <w:p w14:paraId="1466108D" w14:textId="77777777" w:rsidR="00CF248A" w:rsidRPr="00CF248A" w:rsidRDefault="00CF248A" w:rsidP="00CF248A">
      <w:pPr>
        <w:pStyle w:val="Bibliography"/>
      </w:pPr>
      <w:r w:rsidRPr="00CF248A">
        <w:t>27.</w:t>
      </w:r>
      <w:r w:rsidRPr="00CF248A">
        <w:tab/>
        <w:t xml:space="preserve">Casey, J. M., Ainsworth, T. D., Choat, J. H. &amp; Connolly, S. R. Farming behaviour of reef fishes increases the prevalence of coral disease associated microbes and black band disease. </w:t>
      </w:r>
      <w:r w:rsidRPr="00CF248A">
        <w:rPr>
          <w:i/>
          <w:iCs/>
        </w:rPr>
        <w:t>Proceedings of the Royal Society B: Biological Sciences</w:t>
      </w:r>
      <w:r w:rsidRPr="00CF248A">
        <w:t xml:space="preserve"> </w:t>
      </w:r>
      <w:r w:rsidRPr="00CF248A">
        <w:rPr>
          <w:b/>
          <w:bCs/>
        </w:rPr>
        <w:t>281</w:t>
      </w:r>
      <w:r w:rsidRPr="00CF248A">
        <w:t>, 20141032 (2014).</w:t>
      </w:r>
    </w:p>
    <w:p w14:paraId="2A959E55" w14:textId="77777777" w:rsidR="00CF248A" w:rsidRPr="00CF248A" w:rsidRDefault="00CF248A" w:rsidP="00CF248A">
      <w:pPr>
        <w:pStyle w:val="Bibliography"/>
      </w:pPr>
      <w:r w:rsidRPr="00CF248A">
        <w:t>28.</w:t>
      </w:r>
      <w:r w:rsidRPr="00CF248A">
        <w:tab/>
        <w:t xml:space="preserve">Rosales, S. M. </w:t>
      </w:r>
      <w:r w:rsidRPr="00CF248A">
        <w:rPr>
          <w:i/>
          <w:iCs/>
        </w:rPr>
        <w:t>et al.</w:t>
      </w:r>
      <w:r w:rsidRPr="00CF248A">
        <w:t xml:space="preserve"> Microbiome differences in disease-resistant vs. susceptible Acropora corals subjected to disease challenge assays. </w:t>
      </w:r>
      <w:r w:rsidRPr="00CF248A">
        <w:rPr>
          <w:i/>
          <w:iCs/>
        </w:rPr>
        <w:t>Sci Rep</w:t>
      </w:r>
      <w:r w:rsidRPr="00CF248A">
        <w:t xml:space="preserve"> </w:t>
      </w:r>
      <w:r w:rsidRPr="00CF248A">
        <w:rPr>
          <w:b/>
          <w:bCs/>
        </w:rPr>
        <w:t>9</w:t>
      </w:r>
      <w:r w:rsidRPr="00CF248A">
        <w:t>, 18279 (2019).</w:t>
      </w:r>
    </w:p>
    <w:p w14:paraId="48E7E3B1" w14:textId="77777777" w:rsidR="00CF248A" w:rsidRPr="00CF248A" w:rsidRDefault="00CF248A" w:rsidP="00CF248A">
      <w:pPr>
        <w:pStyle w:val="Bibliography"/>
      </w:pPr>
      <w:r w:rsidRPr="00CF248A">
        <w:t>29.</w:t>
      </w:r>
      <w:r w:rsidRPr="00CF248A">
        <w:tab/>
        <w:t xml:space="preserve">Caldwell, J. M. </w:t>
      </w:r>
      <w:r w:rsidRPr="00CF248A">
        <w:rPr>
          <w:i/>
          <w:iCs/>
        </w:rPr>
        <w:t>et al.</w:t>
      </w:r>
      <w:r w:rsidRPr="00CF248A">
        <w:t xml:space="preserve"> Hawaiʻi Coral Disease database (HICORDIS): species-specific coral health data from across the Hawaiian archipelago. </w:t>
      </w:r>
      <w:r w:rsidRPr="00CF248A">
        <w:rPr>
          <w:i/>
          <w:iCs/>
        </w:rPr>
        <w:t>Data in Brief</w:t>
      </w:r>
      <w:r w:rsidRPr="00CF248A">
        <w:t xml:space="preserve"> </w:t>
      </w:r>
      <w:r w:rsidRPr="00CF248A">
        <w:rPr>
          <w:b/>
          <w:bCs/>
        </w:rPr>
        <w:t>8</w:t>
      </w:r>
      <w:r w:rsidRPr="00CF248A">
        <w:t>, 1054–1058 (2016).</w:t>
      </w:r>
    </w:p>
    <w:p w14:paraId="0316DBB7" w14:textId="77777777" w:rsidR="00CF248A" w:rsidRPr="00CF248A" w:rsidRDefault="00CF248A" w:rsidP="00CF248A">
      <w:pPr>
        <w:pStyle w:val="Bibliography"/>
      </w:pPr>
      <w:r w:rsidRPr="00CF248A">
        <w:t>30.</w:t>
      </w:r>
      <w:r w:rsidRPr="00CF248A">
        <w:tab/>
        <w:t xml:space="preserve">Madin, J. S. </w:t>
      </w:r>
      <w:r w:rsidRPr="00CF248A">
        <w:rPr>
          <w:i/>
          <w:iCs/>
        </w:rPr>
        <w:t>et al.</w:t>
      </w:r>
      <w:r w:rsidRPr="00CF248A">
        <w:t xml:space="preserve"> The Coral Trait Database, a curated database of trait information for coral species from the global oceans. </w:t>
      </w:r>
      <w:r w:rsidRPr="00CF248A">
        <w:rPr>
          <w:i/>
          <w:iCs/>
        </w:rPr>
        <w:t>Sci Data</w:t>
      </w:r>
      <w:r w:rsidRPr="00CF248A">
        <w:t xml:space="preserve"> </w:t>
      </w:r>
      <w:r w:rsidRPr="00CF248A">
        <w:rPr>
          <w:b/>
          <w:bCs/>
        </w:rPr>
        <w:t>3</w:t>
      </w:r>
      <w:r w:rsidRPr="00CF248A">
        <w:t>, 160017 (2016).</w:t>
      </w:r>
    </w:p>
    <w:p w14:paraId="1EF7A9DD" w14:textId="77777777" w:rsidR="00CF248A" w:rsidRPr="00CF248A" w:rsidRDefault="00CF248A" w:rsidP="00CF248A">
      <w:pPr>
        <w:pStyle w:val="Bibliography"/>
      </w:pPr>
      <w:r w:rsidRPr="00CF248A">
        <w:t>31.</w:t>
      </w:r>
      <w:r w:rsidRPr="00CF248A">
        <w:tab/>
        <w:t xml:space="preserve">Huang, D. &amp; Roy, K. The future of evolutionary diversity in reef corals. </w:t>
      </w:r>
      <w:r w:rsidRPr="00CF248A">
        <w:rPr>
          <w:i/>
          <w:iCs/>
        </w:rPr>
        <w:t>Philosophical Transactions of the Royal Society B: Biological Sciences</w:t>
      </w:r>
      <w:r w:rsidRPr="00CF248A">
        <w:t xml:space="preserve"> </w:t>
      </w:r>
      <w:r w:rsidRPr="00CF248A">
        <w:rPr>
          <w:b/>
          <w:bCs/>
        </w:rPr>
        <w:t>370</w:t>
      </w:r>
      <w:r w:rsidRPr="00CF248A">
        <w:t>, 20140010 (2015).</w:t>
      </w:r>
    </w:p>
    <w:p w14:paraId="1E3C477A" w14:textId="77777777" w:rsidR="00CF248A" w:rsidRPr="00CF248A" w:rsidRDefault="00CF248A" w:rsidP="00CF248A">
      <w:pPr>
        <w:pStyle w:val="Bibliography"/>
      </w:pPr>
      <w:r w:rsidRPr="00CF248A">
        <w:lastRenderedPageBreak/>
        <w:t>32.</w:t>
      </w:r>
      <w:r w:rsidRPr="00CF248A">
        <w:tab/>
        <w:t xml:space="preserve">Wada, N. </w:t>
      </w:r>
      <w:r w:rsidRPr="00CF248A">
        <w:rPr>
          <w:i/>
          <w:iCs/>
        </w:rPr>
        <w:t>et al.</w:t>
      </w:r>
      <w:r w:rsidRPr="00CF248A">
        <w:t xml:space="preserve"> High-resolution spatial and genomic characterization of coral-associated microbial aggregates in the coral Stylophora pistillata. </w:t>
      </w:r>
      <w:r w:rsidRPr="00CF248A">
        <w:rPr>
          <w:i/>
          <w:iCs/>
        </w:rPr>
        <w:t>Science Advances</w:t>
      </w:r>
      <w:r w:rsidRPr="00CF248A">
        <w:t xml:space="preserve"> </w:t>
      </w:r>
      <w:r w:rsidRPr="00CF248A">
        <w:rPr>
          <w:b/>
          <w:bCs/>
        </w:rPr>
        <w:t>8</w:t>
      </w:r>
      <w:r w:rsidRPr="00CF248A">
        <w:t>, eabo2431 (2022).</w:t>
      </w:r>
    </w:p>
    <w:p w14:paraId="098EC2AE" w14:textId="77777777" w:rsidR="00CF248A" w:rsidRPr="00CF248A" w:rsidRDefault="00CF248A" w:rsidP="00CF248A">
      <w:pPr>
        <w:pStyle w:val="Bibliography"/>
      </w:pPr>
      <w:r w:rsidRPr="00CF248A">
        <w:t>33.</w:t>
      </w:r>
      <w:r w:rsidRPr="00CF248A">
        <w:tab/>
        <w:t xml:space="preserve">Bourne, D., Iida, Y., Uthicke, S. &amp; Smith-Keune, C. Changes in coral-associated microbial communities during a bleaching event. </w:t>
      </w:r>
      <w:r w:rsidRPr="00CF248A">
        <w:rPr>
          <w:i/>
          <w:iCs/>
        </w:rPr>
        <w:t>ISME J</w:t>
      </w:r>
      <w:r w:rsidRPr="00CF248A">
        <w:t xml:space="preserve"> </w:t>
      </w:r>
      <w:r w:rsidRPr="00CF248A">
        <w:rPr>
          <w:b/>
          <w:bCs/>
        </w:rPr>
        <w:t>2</w:t>
      </w:r>
      <w:r w:rsidRPr="00CF248A">
        <w:t>, 350–363 (2008).</w:t>
      </w:r>
    </w:p>
    <w:p w14:paraId="44CF38E5" w14:textId="77777777" w:rsidR="00CF248A" w:rsidRPr="00CF248A" w:rsidRDefault="00CF248A" w:rsidP="00CF248A">
      <w:pPr>
        <w:pStyle w:val="Bibliography"/>
      </w:pPr>
      <w:r w:rsidRPr="00CF248A">
        <w:t>34.</w:t>
      </w:r>
      <w:r w:rsidRPr="00CF248A">
        <w:tab/>
        <w:t xml:space="preserve">Pogoreutz, C. &amp; Ziegler, M. Frenemies on the reef? Resolving the coral-Endozoicomonas association. </w:t>
      </w:r>
      <w:r w:rsidRPr="00CF248A">
        <w:rPr>
          <w:i/>
          <w:iCs/>
        </w:rPr>
        <w:t>Trends Microbiol</w:t>
      </w:r>
      <w:r w:rsidRPr="00CF248A">
        <w:t xml:space="preserve"> </w:t>
      </w:r>
      <w:r w:rsidRPr="00CF248A">
        <w:rPr>
          <w:b/>
          <w:bCs/>
        </w:rPr>
        <w:t>32</w:t>
      </w:r>
      <w:r w:rsidRPr="00CF248A">
        <w:t>, 422–434 (2024).</w:t>
      </w:r>
    </w:p>
    <w:p w14:paraId="5CC67F0F" w14:textId="77777777" w:rsidR="00CF248A" w:rsidRPr="00CF248A" w:rsidRDefault="00CF248A" w:rsidP="00CF248A">
      <w:pPr>
        <w:pStyle w:val="Bibliography"/>
      </w:pPr>
      <w:r w:rsidRPr="00CF248A">
        <w:t>35.</w:t>
      </w:r>
      <w:r w:rsidRPr="00CF248A">
        <w:tab/>
        <w:t xml:space="preserve">Neave, M. J., Michell, C. T., Apprill, A. &amp; Voolstra, C. R. Endozoicomonas genomes reveal functional adaptation and plasticity in bacterial strains symbiotically associated with diverse marine hosts. </w:t>
      </w:r>
      <w:r w:rsidRPr="00CF248A">
        <w:rPr>
          <w:i/>
          <w:iCs/>
        </w:rPr>
        <w:t>Sci Rep</w:t>
      </w:r>
      <w:r w:rsidRPr="00CF248A">
        <w:t xml:space="preserve"> </w:t>
      </w:r>
      <w:r w:rsidRPr="00CF248A">
        <w:rPr>
          <w:b/>
          <w:bCs/>
        </w:rPr>
        <w:t>7</w:t>
      </w:r>
      <w:r w:rsidRPr="00CF248A">
        <w:t>, 40579 (2017).</w:t>
      </w:r>
    </w:p>
    <w:p w14:paraId="4605426F" w14:textId="77777777" w:rsidR="00CF248A" w:rsidRPr="00CF248A" w:rsidRDefault="00CF248A" w:rsidP="00CF248A">
      <w:pPr>
        <w:pStyle w:val="Bibliography"/>
      </w:pPr>
      <w:r w:rsidRPr="00CF248A">
        <w:t>36.</w:t>
      </w:r>
      <w:r w:rsidRPr="00CF248A">
        <w:tab/>
        <w:t xml:space="preserve">Tandon, K. </w:t>
      </w:r>
      <w:r w:rsidRPr="00CF248A">
        <w:rPr>
          <w:i/>
          <w:iCs/>
        </w:rPr>
        <w:t>et al.</w:t>
      </w:r>
      <w:r w:rsidRPr="00CF248A">
        <w:t xml:space="preserve"> Comparative genomics: Dominant coral-bacterium Endozoicomonas acroporae metabolizes dimethylsulfoniopropionate (DMSP). </w:t>
      </w:r>
      <w:r w:rsidRPr="00CF248A">
        <w:rPr>
          <w:i/>
          <w:iCs/>
        </w:rPr>
        <w:t>ISME J</w:t>
      </w:r>
      <w:r w:rsidRPr="00CF248A">
        <w:t xml:space="preserve"> </w:t>
      </w:r>
      <w:r w:rsidRPr="00CF248A">
        <w:rPr>
          <w:b/>
          <w:bCs/>
        </w:rPr>
        <w:t>14</w:t>
      </w:r>
      <w:r w:rsidRPr="00CF248A">
        <w:t>, 1290–1303 (2020).</w:t>
      </w:r>
    </w:p>
    <w:p w14:paraId="52D269F3" w14:textId="77777777" w:rsidR="00CF248A" w:rsidRPr="00CF248A" w:rsidRDefault="00CF248A" w:rsidP="00CF248A">
      <w:pPr>
        <w:pStyle w:val="Bibliography"/>
      </w:pPr>
      <w:r w:rsidRPr="00CF248A">
        <w:t>37.</w:t>
      </w:r>
      <w:r w:rsidRPr="00CF248A">
        <w:tab/>
        <w:t xml:space="preserve">Ochsenkühn, M. A. </w:t>
      </w:r>
      <w:r w:rsidRPr="00CF248A">
        <w:rPr>
          <w:i/>
          <w:iCs/>
        </w:rPr>
        <w:t>et al.</w:t>
      </w:r>
      <w:r w:rsidRPr="00CF248A">
        <w:t xml:space="preserve"> Endozoicomonas provides corals with steroid hormones during thermal stress. 2023.09.19.558257 Preprint at https://doi.org/10.1101/2023.09.19.558257 (2023).</w:t>
      </w:r>
    </w:p>
    <w:p w14:paraId="6D377002" w14:textId="77777777" w:rsidR="00CF248A" w:rsidRPr="00CF248A" w:rsidRDefault="00CF248A" w:rsidP="00CF248A">
      <w:pPr>
        <w:pStyle w:val="Bibliography"/>
      </w:pPr>
      <w:r w:rsidRPr="00CF248A">
        <w:t>38.</w:t>
      </w:r>
      <w:r w:rsidRPr="00CF248A">
        <w:tab/>
        <w:t xml:space="preserve">Gignoux-Wolfsohn, S. A., Aronson, F. M. &amp; Vollmer, S. V. Complex interactions between potentially pathogenic, opportunistic, and resident bacteria emerge during infection on a reef-building coral. </w:t>
      </w:r>
      <w:r w:rsidRPr="00CF248A">
        <w:rPr>
          <w:i/>
          <w:iCs/>
        </w:rPr>
        <w:t>FEMS Microbiol Ecol</w:t>
      </w:r>
      <w:r w:rsidRPr="00CF248A">
        <w:t xml:space="preserve"> </w:t>
      </w:r>
      <w:r w:rsidRPr="00CF248A">
        <w:rPr>
          <w:b/>
          <w:bCs/>
        </w:rPr>
        <w:t>93</w:t>
      </w:r>
      <w:r w:rsidRPr="00CF248A">
        <w:t>, (2017).</w:t>
      </w:r>
    </w:p>
    <w:p w14:paraId="02D0E9AD" w14:textId="77777777" w:rsidR="00CF248A" w:rsidRPr="00CF248A" w:rsidRDefault="00CF248A" w:rsidP="00CF248A">
      <w:pPr>
        <w:pStyle w:val="Bibliography"/>
      </w:pPr>
      <w:r w:rsidRPr="00CF248A">
        <w:t>39.</w:t>
      </w:r>
      <w:r w:rsidRPr="00CF248A">
        <w:tab/>
        <w:t xml:space="preserve">Meyer, J. L., Paul, V. J. &amp; Teplitski, M. Community Shifts in the Surface Microbiomes of the Coral Porites astreoides with Unusual Lesions. </w:t>
      </w:r>
      <w:r w:rsidRPr="00CF248A">
        <w:rPr>
          <w:i/>
          <w:iCs/>
        </w:rPr>
        <w:t>PLOS ONE</w:t>
      </w:r>
      <w:r w:rsidRPr="00CF248A">
        <w:t xml:space="preserve"> </w:t>
      </w:r>
      <w:r w:rsidRPr="00CF248A">
        <w:rPr>
          <w:b/>
          <w:bCs/>
        </w:rPr>
        <w:t>9</w:t>
      </w:r>
      <w:r w:rsidRPr="00CF248A">
        <w:t>, e100316 (2014).</w:t>
      </w:r>
    </w:p>
    <w:p w14:paraId="23A14985" w14:textId="77777777" w:rsidR="00CF248A" w:rsidRPr="00CF248A" w:rsidRDefault="00CF248A" w:rsidP="00CF248A">
      <w:pPr>
        <w:pStyle w:val="Bibliography"/>
      </w:pPr>
      <w:r w:rsidRPr="00CF248A">
        <w:t>40.</w:t>
      </w:r>
      <w:r w:rsidRPr="00CF248A">
        <w:tab/>
        <w:t xml:space="preserve">Marchioro, G. M. </w:t>
      </w:r>
      <w:r w:rsidRPr="00CF248A">
        <w:rPr>
          <w:i/>
          <w:iCs/>
        </w:rPr>
        <w:t>et al.</w:t>
      </w:r>
      <w:r w:rsidRPr="00CF248A">
        <w:t xml:space="preserve"> Microbiome dynamics in the tissue and mucus of acroporid corals differ in relation to host and environmental parameters. </w:t>
      </w:r>
      <w:r w:rsidRPr="00CF248A">
        <w:rPr>
          <w:i/>
          <w:iCs/>
        </w:rPr>
        <w:t>PeerJ</w:t>
      </w:r>
      <w:r w:rsidRPr="00CF248A">
        <w:t xml:space="preserve"> </w:t>
      </w:r>
      <w:r w:rsidRPr="00CF248A">
        <w:rPr>
          <w:b/>
          <w:bCs/>
        </w:rPr>
        <w:t>8</w:t>
      </w:r>
      <w:r w:rsidRPr="00CF248A">
        <w:t>, e9644 (2020).</w:t>
      </w:r>
    </w:p>
    <w:p w14:paraId="7D8E4B95" w14:textId="77777777" w:rsidR="00CF248A" w:rsidRPr="00CF248A" w:rsidRDefault="00CF248A" w:rsidP="00CF248A">
      <w:pPr>
        <w:pStyle w:val="Bibliography"/>
      </w:pPr>
      <w:r w:rsidRPr="00CF248A">
        <w:t>41.</w:t>
      </w:r>
      <w:r w:rsidRPr="00CF248A">
        <w:tab/>
        <w:t xml:space="preserve">Wada, N. </w:t>
      </w:r>
      <w:r w:rsidRPr="00CF248A">
        <w:rPr>
          <w:i/>
          <w:iCs/>
        </w:rPr>
        <w:t>et al.</w:t>
      </w:r>
      <w:r w:rsidRPr="00CF248A">
        <w:t xml:space="preserve"> Characterization of coral-associated microbial aggregates (CAMAs) within tissues of the coral Acropora hyacinthus. </w:t>
      </w:r>
      <w:r w:rsidRPr="00CF248A">
        <w:rPr>
          <w:i/>
          <w:iCs/>
        </w:rPr>
        <w:t>Sci Rep</w:t>
      </w:r>
      <w:r w:rsidRPr="00CF248A">
        <w:t xml:space="preserve"> </w:t>
      </w:r>
      <w:r w:rsidRPr="00CF248A">
        <w:rPr>
          <w:b/>
          <w:bCs/>
        </w:rPr>
        <w:t>9</w:t>
      </w:r>
      <w:r w:rsidRPr="00CF248A">
        <w:t>, 14662 (2019).</w:t>
      </w:r>
    </w:p>
    <w:p w14:paraId="56F682EC" w14:textId="77777777" w:rsidR="00CF248A" w:rsidRPr="00CF248A" w:rsidRDefault="00CF248A" w:rsidP="00CF248A">
      <w:pPr>
        <w:pStyle w:val="Bibliography"/>
      </w:pPr>
      <w:r w:rsidRPr="00CF248A">
        <w:lastRenderedPageBreak/>
        <w:t>42.</w:t>
      </w:r>
      <w:r w:rsidRPr="00CF248A">
        <w:tab/>
        <w:t xml:space="preserve">Bollati, E., Hughes, D. J., Suggett, D. J., Raina, J.-B. &amp; Kühl, M. Microscale sampling of the coral gastrovascular cavity reveals a gut-like microbial community. </w:t>
      </w:r>
      <w:r w:rsidRPr="00CF248A">
        <w:rPr>
          <w:i/>
          <w:iCs/>
        </w:rPr>
        <w:t>Animal Microbiome</w:t>
      </w:r>
      <w:r w:rsidRPr="00CF248A">
        <w:t xml:space="preserve"> </w:t>
      </w:r>
      <w:r w:rsidRPr="00CF248A">
        <w:rPr>
          <w:b/>
          <w:bCs/>
        </w:rPr>
        <w:t>6</w:t>
      </w:r>
      <w:r w:rsidRPr="00CF248A">
        <w:t>, 55 (2024).</w:t>
      </w:r>
    </w:p>
    <w:p w14:paraId="4A0971DF" w14:textId="77777777" w:rsidR="00CF248A" w:rsidRPr="00CF248A" w:rsidRDefault="00CF248A" w:rsidP="00CF248A">
      <w:pPr>
        <w:pStyle w:val="Bibliography"/>
      </w:pPr>
      <w:r w:rsidRPr="00CF248A">
        <w:t>43.</w:t>
      </w:r>
      <w:r w:rsidRPr="00CF248A">
        <w:tab/>
        <w:t xml:space="preserve">Sabrina Pankey, M. </w:t>
      </w:r>
      <w:r w:rsidRPr="00CF248A">
        <w:rPr>
          <w:i/>
          <w:iCs/>
        </w:rPr>
        <w:t>et al.</w:t>
      </w:r>
      <w:r w:rsidRPr="00CF248A">
        <w:t xml:space="preserve"> Cophylogeny and convergence shape holobiont evolution in sponge–microbe symbioses. </w:t>
      </w:r>
      <w:r w:rsidRPr="00CF248A">
        <w:rPr>
          <w:i/>
          <w:iCs/>
        </w:rPr>
        <w:t>Nat Ecol Evol</w:t>
      </w:r>
      <w:r w:rsidRPr="00CF248A">
        <w:t xml:space="preserve"> </w:t>
      </w:r>
      <w:r w:rsidRPr="00CF248A">
        <w:rPr>
          <w:b/>
          <w:bCs/>
        </w:rPr>
        <w:t>6</w:t>
      </w:r>
      <w:r w:rsidRPr="00CF248A">
        <w:t>, 750–762 (2022).</w:t>
      </w:r>
    </w:p>
    <w:p w14:paraId="6762658E" w14:textId="77777777" w:rsidR="00CF248A" w:rsidRPr="00CF248A" w:rsidRDefault="00CF248A" w:rsidP="00CF248A">
      <w:pPr>
        <w:pStyle w:val="Bibliography"/>
      </w:pPr>
      <w:r w:rsidRPr="00CF248A">
        <w:t>44.</w:t>
      </w:r>
      <w:r w:rsidRPr="00CF248A">
        <w:tab/>
        <w:t xml:space="preserve">Ganot, P. </w:t>
      </w:r>
      <w:r w:rsidRPr="00CF248A">
        <w:rPr>
          <w:i/>
          <w:iCs/>
        </w:rPr>
        <w:t>et al.</w:t>
      </w:r>
      <w:r w:rsidRPr="00CF248A">
        <w:t xml:space="preserve"> Structural molecular components of septate junctions in cnidarians point to the origin of epithelial junctions in eukaryotes. </w:t>
      </w:r>
      <w:r w:rsidRPr="00CF248A">
        <w:rPr>
          <w:i/>
          <w:iCs/>
        </w:rPr>
        <w:t>Mol Biol Evol</w:t>
      </w:r>
      <w:r w:rsidRPr="00CF248A">
        <w:t xml:space="preserve"> </w:t>
      </w:r>
      <w:r w:rsidRPr="00CF248A">
        <w:rPr>
          <w:b/>
          <w:bCs/>
        </w:rPr>
        <w:t>32</w:t>
      </w:r>
      <w:r w:rsidRPr="00CF248A">
        <w:t>, 44–62 (2015).</w:t>
      </w:r>
    </w:p>
    <w:p w14:paraId="44DEE7DB" w14:textId="77777777" w:rsidR="00CF248A" w:rsidRPr="00CF248A" w:rsidRDefault="00CF248A" w:rsidP="00CF248A">
      <w:pPr>
        <w:pStyle w:val="Bibliography"/>
      </w:pPr>
      <w:r w:rsidRPr="00CF248A">
        <w:t>45.</w:t>
      </w:r>
      <w:r w:rsidRPr="00CF248A">
        <w:tab/>
        <w:t xml:space="preserve">Palmer, C. V., Bythell, J. C. &amp; Willis, B. L. Levels of immunity parameters underpin bleaching and disease susceptibility of reef corals. </w:t>
      </w:r>
      <w:r w:rsidRPr="00CF248A">
        <w:rPr>
          <w:i/>
          <w:iCs/>
        </w:rPr>
        <w:t>FASEB J</w:t>
      </w:r>
      <w:r w:rsidRPr="00CF248A">
        <w:t xml:space="preserve"> </w:t>
      </w:r>
      <w:r w:rsidRPr="00CF248A">
        <w:rPr>
          <w:b/>
          <w:bCs/>
        </w:rPr>
        <w:t>24</w:t>
      </w:r>
      <w:r w:rsidRPr="00CF248A">
        <w:t>, 1935–1946 (2010).</w:t>
      </w:r>
    </w:p>
    <w:p w14:paraId="36718C49" w14:textId="77777777" w:rsidR="00CF248A" w:rsidRPr="00CF248A" w:rsidRDefault="00CF248A" w:rsidP="00CF248A">
      <w:pPr>
        <w:pStyle w:val="Bibliography"/>
      </w:pPr>
      <w:r w:rsidRPr="00CF248A">
        <w:t>46.</w:t>
      </w:r>
      <w:r w:rsidRPr="00CF248A">
        <w:tab/>
        <w:t xml:space="preserve">Metcalf, C. J. E. &amp; Koskella, B. Protective microbiomes can limit the evolution of host pathogen defense. </w:t>
      </w:r>
      <w:r w:rsidRPr="00CF248A">
        <w:rPr>
          <w:i/>
          <w:iCs/>
        </w:rPr>
        <w:t>Evolution Letters</w:t>
      </w:r>
      <w:r w:rsidRPr="00CF248A">
        <w:t xml:space="preserve"> </w:t>
      </w:r>
      <w:r w:rsidRPr="00CF248A">
        <w:rPr>
          <w:b/>
          <w:bCs/>
        </w:rPr>
        <w:t>3</w:t>
      </w:r>
      <w:r w:rsidRPr="00CF248A">
        <w:t>, 534–543 (2019).</w:t>
      </w:r>
    </w:p>
    <w:p w14:paraId="3D1F8A30" w14:textId="77777777" w:rsidR="00CF248A" w:rsidRPr="00CF248A" w:rsidRDefault="00CF248A" w:rsidP="00CF248A">
      <w:pPr>
        <w:pStyle w:val="Bibliography"/>
      </w:pPr>
      <w:r w:rsidRPr="00CF248A">
        <w:t>47.</w:t>
      </w:r>
      <w:r w:rsidRPr="00CF248A">
        <w:tab/>
        <w:t xml:space="preserve">Poole, A. Z. &amp; Weis, V. M. TIR-domain-containing protein repertoire of nine anthozoan species reveals coral–specific expansions and uncharacterized proteins. </w:t>
      </w:r>
      <w:r w:rsidRPr="00CF248A">
        <w:rPr>
          <w:i/>
          <w:iCs/>
        </w:rPr>
        <w:t>Developmental &amp; Comparative Immunology</w:t>
      </w:r>
      <w:r w:rsidRPr="00CF248A">
        <w:t xml:space="preserve"> </w:t>
      </w:r>
      <w:r w:rsidRPr="00CF248A">
        <w:rPr>
          <w:b/>
          <w:bCs/>
        </w:rPr>
        <w:t>46</w:t>
      </w:r>
      <w:r w:rsidRPr="00CF248A">
        <w:t>, 480–488 (2014).</w:t>
      </w:r>
    </w:p>
    <w:p w14:paraId="7E0519B7" w14:textId="77777777" w:rsidR="00CF248A" w:rsidRPr="00CF248A" w:rsidRDefault="00CF248A" w:rsidP="00CF248A">
      <w:pPr>
        <w:pStyle w:val="Bibliography"/>
      </w:pPr>
      <w:r w:rsidRPr="00CF248A">
        <w:t>48.</w:t>
      </w:r>
      <w:r w:rsidRPr="00CF248A">
        <w:tab/>
        <w:t xml:space="preserve">Brown, T. </w:t>
      </w:r>
      <w:r w:rsidRPr="00CF248A">
        <w:rPr>
          <w:i/>
          <w:iCs/>
        </w:rPr>
        <w:t>et al.</w:t>
      </w:r>
      <w:r w:rsidRPr="00CF248A">
        <w:t xml:space="preserve"> Anatomically-specific coupling between innate immune gene repertoire and microbiome structure during coral evolution. 2023.04.26.538298 Preprint at https://doi.org/10.1101/2023.04.26.538298 (2023).</w:t>
      </w:r>
    </w:p>
    <w:p w14:paraId="24B89039" w14:textId="77777777" w:rsidR="00CF248A" w:rsidRPr="00CF248A" w:rsidRDefault="00CF248A" w:rsidP="00CF248A">
      <w:pPr>
        <w:pStyle w:val="Bibliography"/>
      </w:pPr>
      <w:r w:rsidRPr="00CF248A">
        <w:t>49.</w:t>
      </w:r>
      <w:r w:rsidRPr="00CF248A">
        <w:tab/>
        <w:t xml:space="preserve">Ide, K. </w:t>
      </w:r>
      <w:r w:rsidRPr="00CF248A">
        <w:rPr>
          <w:i/>
          <w:iCs/>
        </w:rPr>
        <w:t>et al.</w:t>
      </w:r>
      <w:r w:rsidRPr="00CF248A">
        <w:t xml:space="preserve"> Targeted single-cell genomics reveals novel host adaptation strategies of the symbiotic bacteria Endozoicomonas in Acropora tenuis coral. </w:t>
      </w:r>
      <w:r w:rsidRPr="00CF248A">
        <w:rPr>
          <w:i/>
          <w:iCs/>
        </w:rPr>
        <w:t>Microbiome</w:t>
      </w:r>
      <w:r w:rsidRPr="00CF248A">
        <w:t xml:space="preserve"> </w:t>
      </w:r>
      <w:r w:rsidRPr="00CF248A">
        <w:rPr>
          <w:b/>
          <w:bCs/>
        </w:rPr>
        <w:t>10</w:t>
      </w:r>
      <w:r w:rsidRPr="00CF248A">
        <w:t>, 220 (2022).</w:t>
      </w:r>
    </w:p>
    <w:p w14:paraId="57818F3B" w14:textId="77777777" w:rsidR="00CF248A" w:rsidRPr="00CF248A" w:rsidRDefault="00CF248A" w:rsidP="00CF248A">
      <w:pPr>
        <w:pStyle w:val="Bibliography"/>
      </w:pPr>
      <w:r w:rsidRPr="00CF248A">
        <w:t>50.</w:t>
      </w:r>
      <w:r w:rsidRPr="00CF248A">
        <w:tab/>
        <w:t xml:space="preserve">Morais, J., Cardoso, A. P. L. R. &amp; Santos, B. A. A global synthesis of the current knowledge on the taxonomic and geographic distribution of major coral diseases. </w:t>
      </w:r>
      <w:r w:rsidRPr="00CF248A">
        <w:rPr>
          <w:i/>
          <w:iCs/>
        </w:rPr>
        <w:t>Environmental Advances</w:t>
      </w:r>
      <w:r w:rsidRPr="00CF248A">
        <w:t xml:space="preserve"> </w:t>
      </w:r>
      <w:r w:rsidRPr="00CF248A">
        <w:rPr>
          <w:b/>
          <w:bCs/>
        </w:rPr>
        <w:t>8</w:t>
      </w:r>
      <w:r w:rsidRPr="00CF248A">
        <w:t>, 100231 (2022).</w:t>
      </w:r>
    </w:p>
    <w:p w14:paraId="2060B0F0" w14:textId="77777777" w:rsidR="00CF248A" w:rsidRPr="00CF248A" w:rsidRDefault="00CF248A" w:rsidP="00CF248A">
      <w:pPr>
        <w:pStyle w:val="Bibliography"/>
      </w:pPr>
      <w:r w:rsidRPr="00CF248A">
        <w:lastRenderedPageBreak/>
        <w:t>51.</w:t>
      </w:r>
      <w:r w:rsidRPr="00CF248A">
        <w:tab/>
        <w:t xml:space="preserve">Vega Thurber, R. </w:t>
      </w:r>
      <w:r w:rsidRPr="00CF248A">
        <w:rPr>
          <w:i/>
          <w:iCs/>
        </w:rPr>
        <w:t>et al.</w:t>
      </w:r>
      <w:r w:rsidRPr="00CF248A">
        <w:t xml:space="preserve"> Deciphering Coral Disease Dynamics: Integrating Host, Microbiome, and the Changing Environment. </w:t>
      </w:r>
      <w:r w:rsidRPr="00CF248A">
        <w:rPr>
          <w:i/>
          <w:iCs/>
        </w:rPr>
        <w:t>Frontiers in Ecology and Evolution</w:t>
      </w:r>
      <w:r w:rsidRPr="00CF248A">
        <w:t xml:space="preserve"> </w:t>
      </w:r>
      <w:r w:rsidRPr="00CF248A">
        <w:rPr>
          <w:b/>
          <w:bCs/>
        </w:rPr>
        <w:t>8</w:t>
      </w:r>
      <w:r w:rsidRPr="00CF248A">
        <w:t>, (2020).</w:t>
      </w:r>
    </w:p>
    <w:p w14:paraId="3870AD3F" w14:textId="77777777" w:rsidR="00CF248A" w:rsidRPr="00CF248A" w:rsidRDefault="00CF248A" w:rsidP="00CF248A">
      <w:pPr>
        <w:pStyle w:val="Bibliography"/>
      </w:pPr>
      <w:r w:rsidRPr="00CF248A">
        <w:t>52.</w:t>
      </w:r>
      <w:r w:rsidRPr="00CF248A">
        <w:tab/>
        <w:t xml:space="preserve">Ziegler, M. </w:t>
      </w:r>
      <w:r w:rsidRPr="00CF248A">
        <w:rPr>
          <w:i/>
          <w:iCs/>
        </w:rPr>
        <w:t>et al.</w:t>
      </w:r>
      <w:r w:rsidRPr="00CF248A">
        <w:t xml:space="preserve"> Coral bacterial community structure responds to environmental change in a host-specific manner. </w:t>
      </w:r>
      <w:r w:rsidRPr="00CF248A">
        <w:rPr>
          <w:i/>
          <w:iCs/>
        </w:rPr>
        <w:t>Nat Commun</w:t>
      </w:r>
      <w:r w:rsidRPr="00CF248A">
        <w:t xml:space="preserve"> </w:t>
      </w:r>
      <w:r w:rsidRPr="00CF248A">
        <w:rPr>
          <w:b/>
          <w:bCs/>
        </w:rPr>
        <w:t>10</w:t>
      </w:r>
      <w:r w:rsidRPr="00CF248A">
        <w:t>, 3092 (2019).</w:t>
      </w:r>
    </w:p>
    <w:p w14:paraId="55B31D5B" w14:textId="77777777" w:rsidR="00CF248A" w:rsidRPr="00CF248A" w:rsidRDefault="00CF248A" w:rsidP="00CF248A">
      <w:pPr>
        <w:pStyle w:val="Bibliography"/>
      </w:pPr>
      <w:r w:rsidRPr="00CF248A">
        <w:t>53.</w:t>
      </w:r>
      <w:r w:rsidRPr="00CF248A">
        <w:tab/>
        <w:t xml:space="preserve">Voolstra, C. R. &amp; Ziegler, M. Adapting with Microbial Help: Microbiome Flexibility Facilitates Rapid Responses to Environmental Change. </w:t>
      </w:r>
      <w:r w:rsidRPr="00CF248A">
        <w:rPr>
          <w:i/>
          <w:iCs/>
        </w:rPr>
        <w:t>BioEssays</w:t>
      </w:r>
      <w:r w:rsidRPr="00CF248A">
        <w:t xml:space="preserve"> </w:t>
      </w:r>
      <w:r w:rsidRPr="00CF248A">
        <w:rPr>
          <w:b/>
          <w:bCs/>
        </w:rPr>
        <w:t>42</w:t>
      </w:r>
      <w:r w:rsidRPr="00CF248A">
        <w:t>, 2000004 (2020).</w:t>
      </w:r>
    </w:p>
    <w:p w14:paraId="537A133C" w14:textId="77777777" w:rsidR="00CF248A" w:rsidRPr="00CF248A" w:rsidRDefault="00CF248A" w:rsidP="00CF248A">
      <w:pPr>
        <w:pStyle w:val="Bibliography"/>
      </w:pPr>
      <w:r w:rsidRPr="00CF248A">
        <w:t>54.</w:t>
      </w:r>
      <w:r w:rsidRPr="00CF248A">
        <w:tab/>
        <w:t xml:space="preserve">Glasl, B., Webster, N. S. &amp; Bourne, D. G. Microbial indicators as a diagnostic tool for assessing water quality and climate stress in coral reef ecosystems. </w:t>
      </w:r>
      <w:r w:rsidRPr="00CF248A">
        <w:rPr>
          <w:i/>
          <w:iCs/>
        </w:rPr>
        <w:t>Marine Biology</w:t>
      </w:r>
      <w:r w:rsidRPr="00CF248A">
        <w:t xml:space="preserve"> </w:t>
      </w:r>
      <w:r w:rsidRPr="00CF248A">
        <w:rPr>
          <w:b/>
          <w:bCs/>
        </w:rPr>
        <w:t>164</w:t>
      </w:r>
      <w:r w:rsidRPr="00CF248A">
        <w:t>, 1–18 (2017).</w:t>
      </w:r>
    </w:p>
    <w:p w14:paraId="0D40C336" w14:textId="77777777" w:rsidR="00CF248A" w:rsidRPr="00CF248A" w:rsidRDefault="00CF248A" w:rsidP="00CF248A">
      <w:pPr>
        <w:pStyle w:val="Bibliography"/>
      </w:pPr>
      <w:r w:rsidRPr="00CF248A">
        <w:t>55.</w:t>
      </w:r>
      <w:r w:rsidRPr="00CF248A">
        <w:tab/>
        <w:t xml:space="preserve">Epstein, H. E., Smith, H. A., Torda, G. &amp; Oppen, M. J. Microbiome engineering: enhancing climate resilience in corals. </w:t>
      </w:r>
      <w:r w:rsidRPr="00CF248A">
        <w:rPr>
          <w:i/>
          <w:iCs/>
        </w:rPr>
        <w:t>Front Ecol Environ</w:t>
      </w:r>
      <w:r w:rsidRPr="00CF248A">
        <w:t xml:space="preserve"> </w:t>
      </w:r>
      <w:r w:rsidRPr="00CF248A">
        <w:rPr>
          <w:b/>
          <w:bCs/>
        </w:rPr>
        <w:t>17</w:t>
      </w:r>
      <w:r w:rsidRPr="00CF248A">
        <w:t>, 100–108 (2019).</w:t>
      </w:r>
    </w:p>
    <w:p w14:paraId="088D9D00" w14:textId="77777777" w:rsidR="00CF248A" w:rsidRPr="00CF248A" w:rsidRDefault="00CF248A" w:rsidP="00CF248A">
      <w:pPr>
        <w:pStyle w:val="Bibliography"/>
      </w:pPr>
      <w:r w:rsidRPr="00CF248A">
        <w:t>56.</w:t>
      </w:r>
      <w:r w:rsidRPr="00CF248A">
        <w:tab/>
        <w:t xml:space="preserve">Reshef, L., Koren, O., Loya, Y., Zilber-Rosenberg, I. &amp; Rosenberg, E. The Coral Probiotic Hypothesis. </w:t>
      </w:r>
      <w:r w:rsidRPr="00CF248A">
        <w:rPr>
          <w:i/>
          <w:iCs/>
        </w:rPr>
        <w:t>Environ Microbiol</w:t>
      </w:r>
      <w:r w:rsidRPr="00CF248A">
        <w:t xml:space="preserve"> </w:t>
      </w:r>
      <w:r w:rsidRPr="00CF248A">
        <w:rPr>
          <w:b/>
          <w:bCs/>
        </w:rPr>
        <w:t>8</w:t>
      </w:r>
      <w:r w:rsidRPr="00CF248A">
        <w:t>, 2068–2073 (2006).</w:t>
      </w:r>
    </w:p>
    <w:p w14:paraId="3BCCCD2F" w14:textId="77777777" w:rsidR="00CF248A" w:rsidRPr="00CF248A" w:rsidRDefault="00CF248A" w:rsidP="00CF248A">
      <w:pPr>
        <w:pStyle w:val="Bibliography"/>
      </w:pPr>
      <w:r w:rsidRPr="00CF248A">
        <w:t>57.</w:t>
      </w:r>
      <w:r w:rsidRPr="00CF248A">
        <w:tab/>
        <w:t xml:space="preserve">The Earth Microbiome Project Consortium </w:t>
      </w:r>
      <w:r w:rsidRPr="00CF248A">
        <w:rPr>
          <w:i/>
          <w:iCs/>
        </w:rPr>
        <w:t>et al.</w:t>
      </w:r>
      <w:r w:rsidRPr="00CF248A">
        <w:t xml:space="preserve"> A communal catalogue reveals Earth’s multiscale microbial diversity. </w:t>
      </w:r>
      <w:r w:rsidRPr="00CF248A">
        <w:rPr>
          <w:i/>
          <w:iCs/>
        </w:rPr>
        <w:t>Nature</w:t>
      </w:r>
      <w:r w:rsidRPr="00CF248A">
        <w:t xml:space="preserve"> </w:t>
      </w:r>
      <w:r w:rsidRPr="00CF248A">
        <w:rPr>
          <w:b/>
          <w:bCs/>
        </w:rPr>
        <w:t>551</w:t>
      </w:r>
      <w:r w:rsidRPr="00CF248A">
        <w:t>, 457–463 (2017).</w:t>
      </w:r>
    </w:p>
    <w:p w14:paraId="3AE86927" w14:textId="77777777" w:rsidR="00CF248A" w:rsidRPr="00CF248A" w:rsidRDefault="00CF248A" w:rsidP="00CF248A">
      <w:pPr>
        <w:pStyle w:val="Bibliography"/>
      </w:pPr>
      <w:r w:rsidRPr="00CF248A">
        <w:t>58.</w:t>
      </w:r>
      <w:r w:rsidRPr="00CF248A">
        <w:tab/>
        <w:t xml:space="preserve">Parada, A. E., Needham, D. M. &amp; Fuhrman, J. A. Every base matters: assessing small subunit rRNA primers for marine microbiomes with mock communities, time series and global field samples. </w:t>
      </w:r>
      <w:r w:rsidRPr="00CF248A">
        <w:rPr>
          <w:i/>
          <w:iCs/>
        </w:rPr>
        <w:t>Environmental Microbiology</w:t>
      </w:r>
      <w:r w:rsidRPr="00CF248A">
        <w:t xml:space="preserve"> </w:t>
      </w:r>
      <w:r w:rsidRPr="00CF248A">
        <w:rPr>
          <w:b/>
          <w:bCs/>
        </w:rPr>
        <w:t>18</w:t>
      </w:r>
      <w:r w:rsidRPr="00CF248A">
        <w:t>, 1403–1414 (2016).</w:t>
      </w:r>
    </w:p>
    <w:p w14:paraId="0116D849" w14:textId="77777777" w:rsidR="00CF248A" w:rsidRPr="00CF248A" w:rsidRDefault="00CF248A" w:rsidP="00CF248A">
      <w:pPr>
        <w:pStyle w:val="Bibliography"/>
      </w:pPr>
      <w:r w:rsidRPr="00CF248A">
        <w:t>59.</w:t>
      </w:r>
      <w:r w:rsidRPr="00CF248A">
        <w:tab/>
        <w:t xml:space="preserve">Apprill, A., McNally, S., Parsons, R. &amp; Weber, L. Minor revision to V4 region SSU rRNA 806R gene primer greatly increases detection of SAR11 bacterioplankton. </w:t>
      </w:r>
      <w:r w:rsidRPr="00CF248A">
        <w:rPr>
          <w:i/>
          <w:iCs/>
        </w:rPr>
        <w:t>Aquatic Microbial Ecology</w:t>
      </w:r>
      <w:r w:rsidRPr="00CF248A">
        <w:t xml:space="preserve"> </w:t>
      </w:r>
      <w:r w:rsidRPr="00CF248A">
        <w:rPr>
          <w:b/>
          <w:bCs/>
        </w:rPr>
        <w:t>75</w:t>
      </w:r>
      <w:r w:rsidRPr="00CF248A">
        <w:t>, 129–137 (2015).</w:t>
      </w:r>
    </w:p>
    <w:p w14:paraId="64741733" w14:textId="77777777" w:rsidR="00CF248A" w:rsidRPr="00CF248A" w:rsidRDefault="00CF248A" w:rsidP="00CF248A">
      <w:pPr>
        <w:pStyle w:val="Bibliography"/>
      </w:pPr>
      <w:r w:rsidRPr="00CF248A">
        <w:t>60.</w:t>
      </w:r>
      <w:r w:rsidRPr="00CF248A">
        <w:tab/>
        <w:t xml:space="preserve">Gonzalez, A. </w:t>
      </w:r>
      <w:r w:rsidRPr="00CF248A">
        <w:rPr>
          <w:i/>
          <w:iCs/>
        </w:rPr>
        <w:t>et al.</w:t>
      </w:r>
      <w:r w:rsidRPr="00CF248A">
        <w:t xml:space="preserve"> Qiita: rapid, web-enabled microbiome meta-analysis. </w:t>
      </w:r>
      <w:r w:rsidRPr="00CF248A">
        <w:rPr>
          <w:i/>
          <w:iCs/>
        </w:rPr>
        <w:t>Nature Methods</w:t>
      </w:r>
      <w:r w:rsidRPr="00CF248A">
        <w:t xml:space="preserve"> </w:t>
      </w:r>
      <w:r w:rsidRPr="00CF248A">
        <w:rPr>
          <w:b/>
          <w:bCs/>
        </w:rPr>
        <w:t>15</w:t>
      </w:r>
      <w:r w:rsidRPr="00CF248A">
        <w:t>, 796–798 (2018).</w:t>
      </w:r>
    </w:p>
    <w:p w14:paraId="54AADF96" w14:textId="77777777" w:rsidR="00CF248A" w:rsidRPr="00CF248A" w:rsidRDefault="00CF248A" w:rsidP="00CF248A">
      <w:pPr>
        <w:pStyle w:val="Bibliography"/>
      </w:pPr>
      <w:r w:rsidRPr="00CF248A">
        <w:lastRenderedPageBreak/>
        <w:t>61.</w:t>
      </w:r>
      <w:r w:rsidRPr="00CF248A">
        <w:tab/>
        <w:t xml:space="preserve">Caporaso, J. G. </w:t>
      </w:r>
      <w:r w:rsidRPr="00CF248A">
        <w:rPr>
          <w:i/>
          <w:iCs/>
        </w:rPr>
        <w:t>et al.</w:t>
      </w:r>
      <w:r w:rsidRPr="00CF248A">
        <w:t xml:space="preserve"> QIIME allows analysis of high-throughput community sequencing data. </w:t>
      </w:r>
      <w:r w:rsidRPr="00CF248A">
        <w:rPr>
          <w:i/>
          <w:iCs/>
        </w:rPr>
        <w:t>Nat Methods</w:t>
      </w:r>
      <w:r w:rsidRPr="00CF248A">
        <w:t xml:space="preserve"> </w:t>
      </w:r>
      <w:r w:rsidRPr="00CF248A">
        <w:rPr>
          <w:b/>
          <w:bCs/>
        </w:rPr>
        <w:t>7</w:t>
      </w:r>
      <w:r w:rsidRPr="00CF248A">
        <w:t>, 335–336 (2010).</w:t>
      </w:r>
    </w:p>
    <w:p w14:paraId="3A505D8D" w14:textId="77777777" w:rsidR="00CF248A" w:rsidRPr="00CF248A" w:rsidRDefault="00CF248A" w:rsidP="00CF248A">
      <w:pPr>
        <w:pStyle w:val="Bibliography"/>
      </w:pPr>
      <w:r w:rsidRPr="00CF248A">
        <w:t>62.</w:t>
      </w:r>
      <w:r w:rsidRPr="00CF248A">
        <w:tab/>
        <w:t xml:space="preserve">Amir, A. </w:t>
      </w:r>
      <w:r w:rsidRPr="00CF248A">
        <w:rPr>
          <w:i/>
          <w:iCs/>
        </w:rPr>
        <w:t>et al.</w:t>
      </w:r>
      <w:r w:rsidRPr="00CF248A">
        <w:t xml:space="preserve"> Deblur Rapidly Resolves Single-Nucleotide Community Sequence Patterns. </w:t>
      </w:r>
      <w:r w:rsidRPr="00CF248A">
        <w:rPr>
          <w:i/>
          <w:iCs/>
        </w:rPr>
        <w:t>mSystems</w:t>
      </w:r>
      <w:r w:rsidRPr="00CF248A">
        <w:t xml:space="preserve"> </w:t>
      </w:r>
      <w:r w:rsidRPr="00CF248A">
        <w:rPr>
          <w:b/>
          <w:bCs/>
        </w:rPr>
        <w:t>2</w:t>
      </w:r>
      <w:r w:rsidRPr="00CF248A">
        <w:t>, e00191-16 (2017).</w:t>
      </w:r>
    </w:p>
    <w:p w14:paraId="3821BED1" w14:textId="77777777" w:rsidR="00CF248A" w:rsidRPr="00CF248A" w:rsidRDefault="00CF248A" w:rsidP="00CF248A">
      <w:pPr>
        <w:pStyle w:val="Bibliography"/>
      </w:pPr>
      <w:r w:rsidRPr="00CF248A">
        <w:t>63.</w:t>
      </w:r>
      <w:r w:rsidRPr="00CF248A">
        <w:tab/>
        <w:t xml:space="preserve">Bolyen, E. </w:t>
      </w:r>
      <w:r w:rsidRPr="00CF248A">
        <w:rPr>
          <w:i/>
          <w:iCs/>
        </w:rPr>
        <w:t>et al.</w:t>
      </w:r>
      <w:r w:rsidRPr="00CF248A">
        <w:t xml:space="preserve"> </w:t>
      </w:r>
      <w:r w:rsidRPr="00CF248A">
        <w:rPr>
          <w:i/>
          <w:iCs/>
        </w:rPr>
        <w:t>QIIME 2: Reproducible, Interactive, Scalable, and Extensible Microbiome Data Science</w:t>
      </w:r>
      <w:r w:rsidRPr="00CF248A">
        <w:t>. https://peerj.com/preprints/27295 (2018) doi:10.7287/peerj.preprints.27295v2.</w:t>
      </w:r>
    </w:p>
    <w:p w14:paraId="01A2348B" w14:textId="77777777" w:rsidR="00CF248A" w:rsidRPr="00CF248A" w:rsidRDefault="00CF248A" w:rsidP="00CF248A">
      <w:pPr>
        <w:pStyle w:val="Bibliography"/>
      </w:pPr>
      <w:r w:rsidRPr="00CF248A">
        <w:t>64.</w:t>
      </w:r>
      <w:r w:rsidRPr="00CF248A">
        <w:tab/>
        <w:t xml:space="preserve">Rognes, T., Flouri, T., Nichols, B., Quince, C. &amp; Mahé, F. VSEARCH: a versatile open source tool for metagenomics. </w:t>
      </w:r>
      <w:r w:rsidRPr="00CF248A">
        <w:rPr>
          <w:i/>
          <w:iCs/>
        </w:rPr>
        <w:t>PeerJ</w:t>
      </w:r>
      <w:r w:rsidRPr="00CF248A">
        <w:t xml:space="preserve"> </w:t>
      </w:r>
      <w:r w:rsidRPr="00CF248A">
        <w:rPr>
          <w:b/>
          <w:bCs/>
        </w:rPr>
        <w:t>4</w:t>
      </w:r>
      <w:r w:rsidRPr="00CF248A">
        <w:t>, e2584 (2016).</w:t>
      </w:r>
    </w:p>
    <w:p w14:paraId="46C65917" w14:textId="77777777" w:rsidR="00CF248A" w:rsidRPr="00CF248A" w:rsidRDefault="00CF248A" w:rsidP="00CF248A">
      <w:pPr>
        <w:pStyle w:val="Bibliography"/>
      </w:pPr>
      <w:r w:rsidRPr="00CF248A">
        <w:t>65.</w:t>
      </w:r>
      <w:r w:rsidRPr="00CF248A">
        <w:tab/>
        <w:t xml:space="preserve">Quast, C. </w:t>
      </w:r>
      <w:r w:rsidRPr="00CF248A">
        <w:rPr>
          <w:i/>
          <w:iCs/>
        </w:rPr>
        <w:t>et al.</w:t>
      </w:r>
      <w:r w:rsidRPr="00CF248A">
        <w:t xml:space="preserve"> The SILVA ribosomal RNA gene database project: improved data processing and web-based tools. </w:t>
      </w:r>
      <w:r w:rsidRPr="00CF248A">
        <w:rPr>
          <w:i/>
          <w:iCs/>
        </w:rPr>
        <w:t>Nucleic Acids Res</w:t>
      </w:r>
      <w:r w:rsidRPr="00CF248A">
        <w:t xml:space="preserve"> </w:t>
      </w:r>
      <w:r w:rsidRPr="00CF248A">
        <w:rPr>
          <w:b/>
          <w:bCs/>
        </w:rPr>
        <w:t>41</w:t>
      </w:r>
      <w:r w:rsidRPr="00CF248A">
        <w:t>, D590–D596 (2013).</w:t>
      </w:r>
    </w:p>
    <w:p w14:paraId="4254A1B8" w14:textId="77777777" w:rsidR="00CF248A" w:rsidRPr="00CF248A" w:rsidRDefault="00CF248A" w:rsidP="00CF248A">
      <w:pPr>
        <w:pStyle w:val="Bibliography"/>
      </w:pPr>
      <w:r w:rsidRPr="00CF248A">
        <w:t>66.</w:t>
      </w:r>
      <w:r w:rsidRPr="00CF248A">
        <w:tab/>
        <w:t xml:space="preserve">Bengtsson-Palme, J. </w:t>
      </w:r>
      <w:r w:rsidRPr="00CF248A">
        <w:rPr>
          <w:i/>
          <w:iCs/>
        </w:rPr>
        <w:t>et al.</w:t>
      </w:r>
      <w:r w:rsidRPr="00CF248A">
        <w:t xml:space="preserve"> METAXA2: improved identification and taxonomic classification of small and large subunit rRNA in metagenomic data. </w:t>
      </w:r>
      <w:r w:rsidRPr="00CF248A">
        <w:rPr>
          <w:i/>
          <w:iCs/>
        </w:rPr>
        <w:t>Mol Ecol Resour</w:t>
      </w:r>
      <w:r w:rsidRPr="00CF248A">
        <w:t xml:space="preserve"> </w:t>
      </w:r>
      <w:r w:rsidRPr="00CF248A">
        <w:rPr>
          <w:b/>
          <w:bCs/>
        </w:rPr>
        <w:t>15</w:t>
      </w:r>
      <w:r w:rsidRPr="00CF248A">
        <w:t>, 1403–1414 (2015).</w:t>
      </w:r>
    </w:p>
    <w:p w14:paraId="43CCF765" w14:textId="77777777" w:rsidR="00CF248A" w:rsidRPr="00CF248A" w:rsidRDefault="00CF248A" w:rsidP="00CF248A">
      <w:pPr>
        <w:pStyle w:val="Bibliography"/>
      </w:pPr>
      <w:r w:rsidRPr="00CF248A">
        <w:t>67.</w:t>
      </w:r>
      <w:r w:rsidRPr="00CF248A">
        <w:tab/>
        <w:t xml:space="preserve">Sonett, D., Brown, T., Bengtsson-Palme, J., Padilla-Gamiño, J. L. &amp; Zaneveld, J. R. </w:t>
      </w:r>
      <w:r w:rsidRPr="00CF248A">
        <w:rPr>
          <w:i/>
          <w:iCs/>
        </w:rPr>
        <w:t>The Organelle in the Room: Under-Annotated Mitochondrial Reads Bias Coral Microbiome Analysis</w:t>
      </w:r>
      <w:r w:rsidRPr="00CF248A">
        <w:t>. http://biorxiv.org/lookup/doi/10.1101/2021.02.23.431501 (2021) doi:10.1101/2021.02.23.431501.</w:t>
      </w:r>
    </w:p>
    <w:p w14:paraId="293BB895" w14:textId="77777777" w:rsidR="00CF248A" w:rsidRPr="00CF248A" w:rsidRDefault="00CF248A" w:rsidP="00CF248A">
      <w:pPr>
        <w:pStyle w:val="Bibliography"/>
      </w:pPr>
      <w:r w:rsidRPr="00CF248A">
        <w:t>68.</w:t>
      </w:r>
      <w:r w:rsidRPr="00CF248A">
        <w:tab/>
        <w:t xml:space="preserve">Janssen, S. </w:t>
      </w:r>
      <w:r w:rsidRPr="00CF248A">
        <w:rPr>
          <w:i/>
          <w:iCs/>
        </w:rPr>
        <w:t>et al.</w:t>
      </w:r>
      <w:r w:rsidRPr="00CF248A">
        <w:t xml:space="preserve"> Phylogenetic Placement of Exact Amplicon Sequences Improves Associations with Clinical Information. </w:t>
      </w:r>
      <w:r w:rsidRPr="00CF248A">
        <w:rPr>
          <w:i/>
          <w:iCs/>
        </w:rPr>
        <w:t>mSystems</w:t>
      </w:r>
      <w:r w:rsidRPr="00CF248A">
        <w:t xml:space="preserve"> </w:t>
      </w:r>
      <w:r w:rsidRPr="00CF248A">
        <w:rPr>
          <w:b/>
          <w:bCs/>
        </w:rPr>
        <w:t>3</w:t>
      </w:r>
      <w:r w:rsidRPr="00CF248A">
        <w:t>, (2018).</w:t>
      </w:r>
    </w:p>
    <w:p w14:paraId="7324EC44" w14:textId="77777777" w:rsidR="00CF248A" w:rsidRPr="00CF248A" w:rsidRDefault="00CF248A" w:rsidP="00CF248A">
      <w:pPr>
        <w:pStyle w:val="Bibliography"/>
      </w:pPr>
      <w:r w:rsidRPr="00CF248A">
        <w:t>69.</w:t>
      </w:r>
      <w:r w:rsidRPr="00CF248A">
        <w:tab/>
        <w:t xml:space="preserve">Davis, N. M., Proctor, D. M., Holmes, S. P., Relman, D. A. &amp; Callahan, B. J. Simple statistical identification and removal of contaminant sequences in marker-gene and metagenomics data. </w:t>
      </w:r>
      <w:r w:rsidRPr="00CF248A">
        <w:rPr>
          <w:i/>
          <w:iCs/>
        </w:rPr>
        <w:t>Microbiome</w:t>
      </w:r>
      <w:r w:rsidRPr="00CF248A">
        <w:t xml:space="preserve"> </w:t>
      </w:r>
      <w:r w:rsidRPr="00CF248A">
        <w:rPr>
          <w:b/>
          <w:bCs/>
        </w:rPr>
        <w:t>6</w:t>
      </w:r>
      <w:r w:rsidRPr="00CF248A">
        <w:t>, 226 (2018).</w:t>
      </w:r>
    </w:p>
    <w:p w14:paraId="6A88D91F" w14:textId="77777777" w:rsidR="00CF248A" w:rsidRPr="00CF248A" w:rsidRDefault="00CF248A" w:rsidP="00CF248A">
      <w:pPr>
        <w:pStyle w:val="Bibliography"/>
      </w:pPr>
      <w:r w:rsidRPr="00CF248A">
        <w:lastRenderedPageBreak/>
        <w:t>70.</w:t>
      </w:r>
      <w:r w:rsidRPr="00CF248A">
        <w:tab/>
        <w:t>R Core Team. R:A language and environment for statistical computing. R Foundation for Statistical Computing (2020).</w:t>
      </w:r>
    </w:p>
    <w:p w14:paraId="1EFE742C" w14:textId="77777777" w:rsidR="00CF248A" w:rsidRPr="00CF248A" w:rsidRDefault="00CF248A" w:rsidP="00CF248A">
      <w:pPr>
        <w:pStyle w:val="Bibliography"/>
      </w:pPr>
      <w:r w:rsidRPr="00CF248A">
        <w:t>71.</w:t>
      </w:r>
      <w:r w:rsidRPr="00CF248A">
        <w:tab/>
        <w:t>Raymundo, L., Work, T. M., Bruckner, A. W. &amp; Willis, B. A coral disease handbook: Guidelines for assessment, monitoring, and management. 17–32 (2008).</w:t>
      </w:r>
    </w:p>
    <w:p w14:paraId="22BB83C5" w14:textId="77777777" w:rsidR="00CF248A" w:rsidRPr="00CF248A" w:rsidRDefault="00CF248A" w:rsidP="00CF248A">
      <w:pPr>
        <w:pStyle w:val="Bibliography"/>
      </w:pPr>
      <w:r w:rsidRPr="00CF248A">
        <w:t>72.</w:t>
      </w:r>
      <w:r w:rsidRPr="00CF248A">
        <w:tab/>
        <w:t xml:space="preserve">Lamb, J. B. </w:t>
      </w:r>
      <w:r w:rsidRPr="00CF248A">
        <w:rPr>
          <w:i/>
          <w:iCs/>
        </w:rPr>
        <w:t>et al.</w:t>
      </w:r>
      <w:r w:rsidRPr="00CF248A">
        <w:t xml:space="preserve"> Plastic waste associated with disease on coral reefs. </w:t>
      </w:r>
      <w:r w:rsidRPr="00CF248A">
        <w:rPr>
          <w:i/>
          <w:iCs/>
        </w:rPr>
        <w:t>Science</w:t>
      </w:r>
      <w:r w:rsidRPr="00CF248A">
        <w:t xml:space="preserve"> </w:t>
      </w:r>
      <w:r w:rsidRPr="00CF248A">
        <w:rPr>
          <w:b/>
          <w:bCs/>
        </w:rPr>
        <w:t>359</w:t>
      </w:r>
      <w:r w:rsidRPr="00CF248A">
        <w:t>, 460–462 (2018).</w:t>
      </w:r>
    </w:p>
    <w:p w14:paraId="0EBAD07F" w14:textId="77777777" w:rsidR="00CF248A" w:rsidRPr="00CF248A" w:rsidRDefault="00CF248A" w:rsidP="00CF248A">
      <w:pPr>
        <w:pStyle w:val="Bibliography"/>
      </w:pPr>
      <w:r w:rsidRPr="00CF248A">
        <w:t>73.</w:t>
      </w:r>
      <w:r w:rsidRPr="00CF248A">
        <w:tab/>
        <w:t xml:space="preserve">Revell, Liam J. phytools: An R package for phylogenetic comparative biology (and other things). </w:t>
      </w:r>
      <w:r w:rsidRPr="00CF248A">
        <w:rPr>
          <w:i/>
          <w:iCs/>
        </w:rPr>
        <w:t>Methods in Ecology and Evolution</w:t>
      </w:r>
      <w:r w:rsidRPr="00CF248A">
        <w:t xml:space="preserve"> </w:t>
      </w:r>
      <w:r w:rsidRPr="00CF248A">
        <w:rPr>
          <w:b/>
          <w:bCs/>
        </w:rPr>
        <w:t>3</w:t>
      </w:r>
      <w:r w:rsidRPr="00CF248A">
        <w:t>, 217–223 (2012).</w:t>
      </w:r>
    </w:p>
    <w:p w14:paraId="2FDD46E5" w14:textId="77777777" w:rsidR="00CF248A" w:rsidRPr="00CF248A" w:rsidRDefault="00CF248A" w:rsidP="00CF248A">
      <w:pPr>
        <w:pStyle w:val="Bibliography"/>
      </w:pPr>
      <w:r w:rsidRPr="00CF248A">
        <w:t>74.</w:t>
      </w:r>
      <w:r w:rsidRPr="00CF248A">
        <w:tab/>
        <w:t xml:space="preserve">David Orme </w:t>
      </w:r>
      <w:r w:rsidRPr="00CF248A">
        <w:rPr>
          <w:i/>
          <w:iCs/>
        </w:rPr>
        <w:t>et al.</w:t>
      </w:r>
      <w:r w:rsidRPr="00CF248A">
        <w:t xml:space="preserve"> caper: Comparative Analyses of Phylogenetics and Evolution in R. (2018).</w:t>
      </w:r>
    </w:p>
    <w:p w14:paraId="56F57FDA" w14:textId="77777777" w:rsidR="00CF248A" w:rsidRPr="00CF248A" w:rsidRDefault="00CF248A" w:rsidP="00CF248A">
      <w:pPr>
        <w:pStyle w:val="Bibliography"/>
      </w:pPr>
      <w:r w:rsidRPr="00CF248A">
        <w:t>75.</w:t>
      </w:r>
      <w:r w:rsidRPr="00CF248A">
        <w:tab/>
        <w:t xml:space="preserve">van der Bijl, W. phylopath: Easy phylogenetic path analysis in R. </w:t>
      </w:r>
      <w:r w:rsidRPr="00CF248A">
        <w:rPr>
          <w:i/>
          <w:iCs/>
        </w:rPr>
        <w:t>PeerJ</w:t>
      </w:r>
      <w:r w:rsidRPr="00CF248A">
        <w:t xml:space="preserve"> </w:t>
      </w:r>
      <w:r w:rsidRPr="00CF248A">
        <w:rPr>
          <w:b/>
          <w:bCs/>
        </w:rPr>
        <w:t>6</w:t>
      </w:r>
      <w:r w:rsidRPr="00CF248A">
        <w:t>, e4718 (2018).</w:t>
      </w:r>
    </w:p>
    <w:p w14:paraId="043C8449" w14:textId="52D4800A"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5DA99A3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end product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4E563E87">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6C95B43F"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362" w:author="Microsoft Office User" w:date="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3C3B69CA">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B7BE01F"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onstrast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363" w:author="Microsoft Office User" w:date="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Pagel’s Lambda (green, dotted) evolutionary models. The thickness of the lines represents the averaged standardized path coefficients of the top competing models based on CICc values (Supplementary Data Table 1</w:t>
      </w:r>
      <w:r>
        <w:rPr>
          <w:rFonts w:ascii="Arial" w:eastAsia="Times New Roman" w:hAnsi="Arial" w:cs="Arial"/>
          <w:sz w:val="20"/>
          <w:szCs w:val="20"/>
        </w:rPr>
        <w:t>2</w:t>
      </w:r>
      <w:r w:rsidRPr="00961490">
        <w:rPr>
          <w:rFonts w:ascii="Arial" w:eastAsia="Times New Roman" w:hAnsi="Arial" w:cs="Arial"/>
          <w:sz w:val="20"/>
          <w:szCs w:val="20"/>
        </w:rPr>
        <w:t>).</w:t>
      </w:r>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49CF995D">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slower, but may have lower disease susceptibility in stressful environmental conditions (bottom right).</w:t>
      </w:r>
    </w:p>
    <w:sectPr w:rsidR="00270945" w:rsidRPr="0093644C" w:rsidSect="00AF40C3">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8" w:author="Microsoft Office User" w:date="2024-10-29T09:23:00Z" w:initials="MOU">
    <w:p w14:paraId="1B116B7A" w14:textId="77777777" w:rsidR="00F34013" w:rsidRDefault="00F34013">
      <w:pPr>
        <w:pStyle w:val="CommentText"/>
      </w:pPr>
      <w:r>
        <w:rPr>
          <w:rStyle w:val="CommentReference"/>
        </w:rPr>
        <w:annotationRef/>
      </w:r>
      <w:r>
        <w:t>Tanden et al., 2022</w:t>
      </w:r>
    </w:p>
    <w:p w14:paraId="4F66E5A0" w14:textId="210C2C56" w:rsidR="00F34013" w:rsidRDefault="00F34013">
      <w:pPr>
        <w:pStyle w:val="CommentText"/>
      </w:pPr>
      <w:r w:rsidRPr="00F34013">
        <w:t>https://journals.asm.org/doi/10.1128/msystems.00359-22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6E5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2800" w16cex:dateUtc="2024-10-2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6E5A0" w16cid:durableId="2ACB28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679F2" w14:textId="77777777" w:rsidR="00351696" w:rsidRDefault="00351696">
      <w:pPr>
        <w:spacing w:after="0"/>
      </w:pPr>
      <w:r>
        <w:separator/>
      </w:r>
    </w:p>
  </w:endnote>
  <w:endnote w:type="continuationSeparator" w:id="0">
    <w:p w14:paraId="695BFC25" w14:textId="77777777" w:rsidR="00351696" w:rsidRDefault="003516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F0B4" w14:textId="77777777" w:rsidR="00351696" w:rsidRDefault="00351696">
      <w:pPr>
        <w:spacing w:after="0"/>
      </w:pPr>
      <w:r>
        <w:separator/>
      </w:r>
    </w:p>
  </w:footnote>
  <w:footnote w:type="continuationSeparator" w:id="0">
    <w:p w14:paraId="4DE007AA" w14:textId="77777777" w:rsidR="00351696" w:rsidRDefault="003516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647A2"/>
    <w:rsid w:val="000705E7"/>
    <w:rsid w:val="000C3044"/>
    <w:rsid w:val="000E3957"/>
    <w:rsid w:val="000F0E29"/>
    <w:rsid w:val="00133DAB"/>
    <w:rsid w:val="00152711"/>
    <w:rsid w:val="00156C2B"/>
    <w:rsid w:val="001918C4"/>
    <w:rsid w:val="001E011D"/>
    <w:rsid w:val="001E7B35"/>
    <w:rsid w:val="00201946"/>
    <w:rsid w:val="002221C7"/>
    <w:rsid w:val="0023358D"/>
    <w:rsid w:val="0023715A"/>
    <w:rsid w:val="00246861"/>
    <w:rsid w:val="00251476"/>
    <w:rsid w:val="0025566D"/>
    <w:rsid w:val="00270945"/>
    <w:rsid w:val="002A7053"/>
    <w:rsid w:val="002B2848"/>
    <w:rsid w:val="002F1CD2"/>
    <w:rsid w:val="002F3DA0"/>
    <w:rsid w:val="003038DA"/>
    <w:rsid w:val="00311725"/>
    <w:rsid w:val="003179B0"/>
    <w:rsid w:val="00332B8B"/>
    <w:rsid w:val="00333F4D"/>
    <w:rsid w:val="003343E2"/>
    <w:rsid w:val="00346790"/>
    <w:rsid w:val="00351696"/>
    <w:rsid w:val="003523AB"/>
    <w:rsid w:val="003830A5"/>
    <w:rsid w:val="00384E59"/>
    <w:rsid w:val="003A7855"/>
    <w:rsid w:val="003B061C"/>
    <w:rsid w:val="003B1D05"/>
    <w:rsid w:val="003B76EA"/>
    <w:rsid w:val="003D7494"/>
    <w:rsid w:val="003F179A"/>
    <w:rsid w:val="00414B79"/>
    <w:rsid w:val="004408E5"/>
    <w:rsid w:val="00463A4D"/>
    <w:rsid w:val="004730E9"/>
    <w:rsid w:val="00474D11"/>
    <w:rsid w:val="004768C8"/>
    <w:rsid w:val="00483D1D"/>
    <w:rsid w:val="004B135C"/>
    <w:rsid w:val="004B1818"/>
    <w:rsid w:val="004B3D04"/>
    <w:rsid w:val="004F06EA"/>
    <w:rsid w:val="00505DE3"/>
    <w:rsid w:val="00507FF6"/>
    <w:rsid w:val="005859EF"/>
    <w:rsid w:val="005A4D34"/>
    <w:rsid w:val="005A78D5"/>
    <w:rsid w:val="005B141A"/>
    <w:rsid w:val="005B5B31"/>
    <w:rsid w:val="005C3A0C"/>
    <w:rsid w:val="005C7DD7"/>
    <w:rsid w:val="00612F57"/>
    <w:rsid w:val="00623869"/>
    <w:rsid w:val="00652E0A"/>
    <w:rsid w:val="006663CE"/>
    <w:rsid w:val="006B5D26"/>
    <w:rsid w:val="00707DE2"/>
    <w:rsid w:val="007141C2"/>
    <w:rsid w:val="007338E0"/>
    <w:rsid w:val="007527BE"/>
    <w:rsid w:val="00786E7F"/>
    <w:rsid w:val="007879EF"/>
    <w:rsid w:val="007A7BE8"/>
    <w:rsid w:val="007B22A3"/>
    <w:rsid w:val="00807677"/>
    <w:rsid w:val="008242C9"/>
    <w:rsid w:val="00831F35"/>
    <w:rsid w:val="00845EF6"/>
    <w:rsid w:val="00847C6F"/>
    <w:rsid w:val="00852AF7"/>
    <w:rsid w:val="00877DFA"/>
    <w:rsid w:val="0088066B"/>
    <w:rsid w:val="008A1949"/>
    <w:rsid w:val="008E6DB8"/>
    <w:rsid w:val="00904FBD"/>
    <w:rsid w:val="00906414"/>
    <w:rsid w:val="00931AB6"/>
    <w:rsid w:val="0093644C"/>
    <w:rsid w:val="00961490"/>
    <w:rsid w:val="00961D00"/>
    <w:rsid w:val="00980C22"/>
    <w:rsid w:val="00982817"/>
    <w:rsid w:val="00993F13"/>
    <w:rsid w:val="009A6B1B"/>
    <w:rsid w:val="009D3A12"/>
    <w:rsid w:val="009E04D5"/>
    <w:rsid w:val="009E267C"/>
    <w:rsid w:val="009E7CFE"/>
    <w:rsid w:val="009F66BE"/>
    <w:rsid w:val="00A1401C"/>
    <w:rsid w:val="00A143DC"/>
    <w:rsid w:val="00A32B03"/>
    <w:rsid w:val="00A53343"/>
    <w:rsid w:val="00A635A9"/>
    <w:rsid w:val="00A706E6"/>
    <w:rsid w:val="00A71BED"/>
    <w:rsid w:val="00A84FF9"/>
    <w:rsid w:val="00A85CC3"/>
    <w:rsid w:val="00AB043D"/>
    <w:rsid w:val="00AE60EF"/>
    <w:rsid w:val="00AE7C6A"/>
    <w:rsid w:val="00AF3C99"/>
    <w:rsid w:val="00AF40C3"/>
    <w:rsid w:val="00B17150"/>
    <w:rsid w:val="00B30924"/>
    <w:rsid w:val="00B3677A"/>
    <w:rsid w:val="00B40DE1"/>
    <w:rsid w:val="00B4169B"/>
    <w:rsid w:val="00B9147E"/>
    <w:rsid w:val="00BA052C"/>
    <w:rsid w:val="00BB6DA8"/>
    <w:rsid w:val="00BF4E69"/>
    <w:rsid w:val="00BF5475"/>
    <w:rsid w:val="00C04DDF"/>
    <w:rsid w:val="00C059B3"/>
    <w:rsid w:val="00C23DDD"/>
    <w:rsid w:val="00C80A23"/>
    <w:rsid w:val="00C81643"/>
    <w:rsid w:val="00C96F29"/>
    <w:rsid w:val="00C97AF8"/>
    <w:rsid w:val="00CB41DE"/>
    <w:rsid w:val="00CB5B28"/>
    <w:rsid w:val="00CC5619"/>
    <w:rsid w:val="00CF248A"/>
    <w:rsid w:val="00CF6CD3"/>
    <w:rsid w:val="00D44B56"/>
    <w:rsid w:val="00D91DAF"/>
    <w:rsid w:val="00DA6924"/>
    <w:rsid w:val="00DB72A3"/>
    <w:rsid w:val="00DC6835"/>
    <w:rsid w:val="00DF0604"/>
    <w:rsid w:val="00DF48AE"/>
    <w:rsid w:val="00DF71E5"/>
    <w:rsid w:val="00E01958"/>
    <w:rsid w:val="00E227EE"/>
    <w:rsid w:val="00E6133D"/>
    <w:rsid w:val="00EB02BE"/>
    <w:rsid w:val="00EF39F7"/>
    <w:rsid w:val="00EF57E3"/>
    <w:rsid w:val="00F126F5"/>
    <w:rsid w:val="00F126FF"/>
    <w:rsid w:val="00F305AE"/>
    <w:rsid w:val="00F34013"/>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27</Pages>
  <Words>49355</Words>
  <Characters>281325</Characters>
  <Application>Microsoft Office Word</Application>
  <DocSecurity>0</DocSecurity>
  <Lines>2344</Lines>
  <Paragraphs>660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6</cp:revision>
  <dcterms:created xsi:type="dcterms:W3CDTF">2024-11-01T16:25:00Z</dcterms:created>
  <dcterms:modified xsi:type="dcterms:W3CDTF">2024-11-01T23:22:00Z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id="0fF4X9LB"/&gt;&lt;style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