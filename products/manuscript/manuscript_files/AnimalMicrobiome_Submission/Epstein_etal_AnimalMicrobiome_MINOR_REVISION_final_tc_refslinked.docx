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84208" w14:textId="77777777" w:rsidR="00C04DDF" w:rsidRPr="00961490" w:rsidRDefault="00C04DDF" w:rsidP="00C04DDF">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61AA2F94" w14:textId="612C6957" w:rsidR="00C04DDF" w:rsidRPr="00246861" w:rsidRDefault="00C04DDF" w:rsidP="00C04DDF">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Pr>
          <w:rFonts w:ascii="Arial" w:eastAsia="Times New Roman" w:hAnsi="Arial" w:cs="Arial"/>
          <w:color w:val="000000"/>
          <w:sz w:val="20"/>
          <w:szCs w:val="20"/>
          <w:vertAlign w:val="superscript"/>
        </w:rPr>
        <w:t>,2*</w:t>
      </w:r>
      <w:ins w:id="0" w:author="Microsoft Office User" w:date="2024-11-04T09:26:00Z">
        <w:r w:rsidR="00312DC2">
          <w:rPr>
            <w:rFonts w:ascii="Arial" w:eastAsia="Times New Roman" w:hAnsi="Arial" w:cs="Arial"/>
            <w:color w:val="000000"/>
            <w:sz w:val="20"/>
            <w:szCs w:val="20"/>
            <w:vertAlign w:val="superscript"/>
          </w:rPr>
          <w:t>#</w:t>
        </w:r>
      </w:ins>
      <w:r w:rsidRPr="00246861">
        <w:rPr>
          <w:rFonts w:ascii="Arial" w:eastAsia="Times New Roman" w:hAnsi="Arial" w:cs="Arial"/>
          <w:color w:val="000000"/>
          <w:sz w:val="20"/>
          <w:szCs w:val="20"/>
        </w:rPr>
        <w:t>, Tanya Brown</w:t>
      </w:r>
      <w:r>
        <w:rPr>
          <w:rFonts w:ascii="Arial" w:eastAsia="Times New Roman" w:hAnsi="Arial" w:cs="Arial"/>
          <w:sz w:val="20"/>
          <w:szCs w:val="20"/>
          <w:vertAlign w:val="superscript"/>
        </w:rPr>
        <w:t>3,4</w:t>
      </w:r>
      <w:ins w:id="1" w:author="Microsoft Office User" w:date="2024-11-05T08:34:00Z" w16du:dateUtc="2024-11-05T08:34:00Z">
        <w:r w:rsidR="004817D1">
          <w:rPr>
            <w:rFonts w:ascii="Arial" w:eastAsia="Times New Roman" w:hAnsi="Arial" w:cs="Arial"/>
            <w:color w:val="000000"/>
            <w:sz w:val="20"/>
            <w:szCs w:val="20"/>
            <w:vertAlign w:val="superscript"/>
          </w:rPr>
          <w:t>#</w:t>
        </w:r>
      </w:ins>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Ay</w:t>
      </w:r>
      <w:r w:rsidRPr="00246861">
        <w:rPr>
          <w:rFonts w:ascii="Arial" w:hAnsi="Arial" w:cs="Arial"/>
          <w:color w:val="000000"/>
          <w:sz w:val="20"/>
          <w:szCs w:val="20"/>
        </w:rPr>
        <w:t>ọ</w:t>
      </w:r>
      <w:r w:rsidRPr="00246861">
        <w:rPr>
          <w:rFonts w:ascii="Arial" w:eastAsia="Times New Roman" w:hAnsi="Arial" w:cs="Arial"/>
          <w:color w:val="000000"/>
          <w:sz w:val="20"/>
          <w:szCs w:val="20"/>
        </w:rPr>
        <w:t>mikun O. Akinrinade</w:t>
      </w:r>
      <w:r>
        <w:rPr>
          <w:rFonts w:ascii="Arial" w:eastAsia="Times New Roman" w:hAnsi="Arial" w:cs="Arial"/>
          <w:sz w:val="20"/>
          <w:szCs w:val="20"/>
          <w:vertAlign w:val="superscript"/>
        </w:rPr>
        <w:t>3,5</w:t>
      </w:r>
      <w:r w:rsidRPr="00246861">
        <w:rPr>
          <w:rFonts w:ascii="Arial" w:eastAsia="Times New Roman" w:hAnsi="Arial" w:cs="Arial"/>
          <w:sz w:val="20"/>
          <w:szCs w:val="20"/>
        </w:rPr>
        <w:t>, Ryan McMinds</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ins w:id="2" w:author="Microsoft Office User" w:date="2024-11-02T10:44:00Z">
        <w:r w:rsidR="007B209E">
          <w:rPr>
            <w:rFonts w:ascii="Arial" w:eastAsia="Times New Roman" w:hAnsi="Arial" w:cs="Arial"/>
            <w:sz w:val="20"/>
            <w:szCs w:val="20"/>
            <w:vertAlign w:val="superscript"/>
          </w:rPr>
          <w:t>7</w:t>
        </w:r>
      </w:ins>
      <w:del w:id="3" w:author="Microsoft Office User" w:date="2024-11-02T10:44:00Z">
        <w:r w:rsidDel="007B209E">
          <w:rPr>
            <w:rFonts w:ascii="Arial" w:eastAsia="Times New Roman" w:hAnsi="Arial" w:cs="Arial"/>
            <w:sz w:val="20"/>
            <w:szCs w:val="20"/>
            <w:vertAlign w:val="superscript"/>
          </w:rPr>
          <w:delText>6</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ins w:id="4" w:author="Microsoft Office User" w:date="2024-11-02T10:44:00Z">
        <w:r w:rsidR="007B209E">
          <w:rPr>
            <w:rFonts w:ascii="Arial" w:eastAsia="Times New Roman" w:hAnsi="Arial" w:cs="Arial"/>
            <w:sz w:val="20"/>
            <w:szCs w:val="20"/>
            <w:vertAlign w:val="superscript"/>
          </w:rPr>
          <w:t>8</w:t>
        </w:r>
      </w:ins>
      <w:del w:id="5" w:author="Microsoft Office User" w:date="2024-11-02T10:44:00Z">
        <w:r w:rsidDel="007B209E">
          <w:rPr>
            <w:rFonts w:ascii="Arial" w:eastAsia="Times New Roman" w:hAnsi="Arial" w:cs="Arial"/>
            <w:sz w:val="20"/>
            <w:szCs w:val="20"/>
            <w:vertAlign w:val="superscript"/>
          </w:rPr>
          <w:delText>7</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Joleah B. Lamb</w:t>
      </w:r>
      <w:r>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Pr>
          <w:rFonts w:ascii="Arial" w:eastAsia="Times New Roman" w:hAnsi="Arial" w:cs="Arial"/>
          <w:sz w:val="20"/>
          <w:szCs w:val="20"/>
          <w:vertAlign w:val="superscript"/>
        </w:rPr>
        <w:t>3</w:t>
      </w:r>
      <w:ins w:id="6" w:author="Microsoft Office User" w:date="2024-11-04T09:26:00Z">
        <w:r w:rsidR="00312DC2">
          <w:rPr>
            <w:rFonts w:ascii="Arial" w:eastAsia="Times New Roman" w:hAnsi="Arial" w:cs="Arial"/>
            <w:sz w:val="20"/>
            <w:szCs w:val="20"/>
            <w:vertAlign w:val="superscript"/>
          </w:rPr>
          <w:t>#</w:t>
        </w:r>
      </w:ins>
      <w:r w:rsidRPr="00246861">
        <w:rPr>
          <w:rFonts w:ascii="Arial" w:eastAsia="Times New Roman" w:hAnsi="Arial" w:cs="Arial"/>
          <w:color w:val="000000"/>
          <w:sz w:val="20"/>
          <w:szCs w:val="20"/>
          <w:vertAlign w:val="superscript"/>
        </w:rPr>
        <w:t xml:space="preserve"> </w:t>
      </w:r>
    </w:p>
    <w:p w14:paraId="58F03893" w14:textId="77777777" w:rsidR="00C04DDF" w:rsidRPr="000F0E29" w:rsidRDefault="00C04DDF" w:rsidP="00C04DDF">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Pr>
          <w:rFonts w:ascii="Arial" w:eastAsia="Times New Roman" w:hAnsi="Arial" w:cs="Arial"/>
          <w:i/>
          <w:color w:val="000000"/>
          <w:sz w:val="19"/>
          <w:szCs w:val="19"/>
        </w:rPr>
        <w:t>School of Life Sciences, University of Essex, Wivenhoe Park, Colchester, Essex CO4 3SQ, UK</w:t>
      </w:r>
    </w:p>
    <w:p w14:paraId="12B74A41" w14:textId="77777777" w:rsidR="00C04DDF" w:rsidRPr="000F0E29" w:rsidRDefault="00C04DDF" w:rsidP="00C04DDF">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1CA853D7" w14:textId="77777777" w:rsidR="00C04DDF" w:rsidRDefault="00C04DDF" w:rsidP="00C04DDF">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00A529BD"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5B3EE7D6" w14:textId="77777777" w:rsidR="00C04DDF"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Ecology and Evolutionary Biology, University of California, Irvine, CA 92697, USA</w:t>
      </w:r>
    </w:p>
    <w:p w14:paraId="1750F515"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17D6DAA2" w14:textId="77777777" w:rsidR="00C04DDF" w:rsidRPr="00961490" w:rsidRDefault="00C04DDF" w:rsidP="00C04DDF">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Pr="00961490">
        <w:rPr>
          <w:rFonts w:ascii="Arial" w:eastAsia="Times New Roman" w:hAnsi="Arial" w:cs="Arial"/>
          <w:i/>
          <w:sz w:val="19"/>
          <w:szCs w:val="19"/>
        </w:rPr>
        <w:t>Department of Biology, Pennsylvania State University, 208 Mueller Lab, University Park, PA 16802, USA</w:t>
      </w:r>
    </w:p>
    <w:p w14:paraId="288E2E94"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Pr="001E7B35">
        <w:rPr>
          <w:rFonts w:ascii="Arial" w:hAnsi="Arial" w:cs="Arial"/>
          <w:color w:val="000000"/>
          <w:sz w:val="20"/>
        </w:rPr>
        <w:t xml:space="preserve"> </w:t>
      </w:r>
      <w:r w:rsidRPr="001E7B35">
        <w:rPr>
          <w:rFonts w:ascii="Arial" w:hAnsi="Arial" w:cs="Arial"/>
          <w:i/>
          <w:iCs/>
          <w:color w:val="000000"/>
          <w:sz w:val="20"/>
        </w:rPr>
        <w:t>Hawaiʻi</w:t>
      </w:r>
      <w:r w:rsidRPr="00961490">
        <w:rPr>
          <w:rFonts w:ascii="Arial" w:eastAsia="Tahoma" w:hAnsi="Arial" w:cs="Arial"/>
          <w:i/>
          <w:sz w:val="19"/>
          <w:szCs w:val="19"/>
        </w:rPr>
        <w:t xml:space="preserve"> &amp; Palmyra Program, T</w:t>
      </w:r>
      <w:r w:rsidRPr="00961490">
        <w:rPr>
          <w:rFonts w:ascii="Arial" w:eastAsia="Times New Roman" w:hAnsi="Arial" w:cs="Arial"/>
          <w:i/>
          <w:sz w:val="19"/>
          <w:szCs w:val="19"/>
        </w:rPr>
        <w:t>he Nature Conservancy, Honolulu, HI, USA</w:t>
      </w:r>
    </w:p>
    <w:p w14:paraId="719DA04E"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Pr="00961490">
        <w:rPr>
          <w:rFonts w:ascii="Arial" w:eastAsia="Times New Roman" w:hAnsi="Arial" w:cs="Arial"/>
          <w:i/>
          <w:sz w:val="19"/>
          <w:szCs w:val="19"/>
        </w:rPr>
        <w:t>School of Pharmacy, University of Washington, Seattle, WA 98195, USA</w:t>
      </w:r>
    </w:p>
    <w:p w14:paraId="471BC78C"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Pr="00961490">
        <w:rPr>
          <w:rFonts w:ascii="Arial" w:eastAsia="Times New Roman" w:hAnsi="Arial" w:cs="Arial"/>
          <w:i/>
          <w:sz w:val="19"/>
          <w:szCs w:val="19"/>
        </w:rPr>
        <w:t>College of Science and Engineering, James Cook University, Townsville, Queensland 4811, Australia</w:t>
      </w:r>
    </w:p>
    <w:p w14:paraId="0FC31F67"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11</w:t>
      </w:r>
      <w:r w:rsidRPr="00961490">
        <w:rPr>
          <w:rFonts w:ascii="Arial" w:eastAsia="Times New Roman" w:hAnsi="Arial" w:cs="Arial"/>
          <w:i/>
          <w:sz w:val="19"/>
          <w:szCs w:val="19"/>
        </w:rPr>
        <w:t>Australian Institute of Marine Science, Townsville, Queensland 4810, Australia</w:t>
      </w:r>
    </w:p>
    <w:p w14:paraId="4B986837"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30E2EFDB"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0D18714A"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7DBED75B"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1D58B619" w14:textId="7DC35001" w:rsidR="00C04DDF" w:rsidRDefault="00C04DDF" w:rsidP="00C04DDF">
      <w:pPr>
        <w:contextualSpacing/>
        <w:jc w:val="both"/>
        <w:rPr>
          <w:ins w:id="7" w:author="Microsoft Office User" w:date="2024-11-02T10:43:00Z"/>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6</w:t>
      </w:r>
      <w:del w:id="8" w:author="Microsoft Office User" w:date="2024-11-02T10:43:00Z">
        <w:r w:rsidRPr="00961490" w:rsidDel="007B209E">
          <w:rPr>
            <w:rFonts w:ascii="Arial" w:eastAsia="Times New Roman" w:hAnsi="Arial" w:cs="Arial"/>
            <w:i/>
            <w:sz w:val="19"/>
            <w:szCs w:val="19"/>
          </w:rPr>
          <w:delText>Micronoma Inc.,</w:delText>
        </w:r>
      </w:del>
      <w:ins w:id="9" w:author="Microsoft Office User" w:date="2024-11-02T10:43:00Z">
        <w:r w:rsidR="007B209E" w:rsidRPr="007B209E">
          <w:rPr>
            <w:rFonts w:ascii="Arial" w:eastAsia="Times New Roman" w:hAnsi="Arial" w:cs="Arial"/>
            <w:i/>
            <w:iCs/>
            <w:sz w:val="19"/>
            <w:szCs w:val="19"/>
          </w:rPr>
          <w:t>Shu Chien-Gene Lay Department of Bioengineering, University of California, San Diego, La Jolla, CA 92093, USA</w:t>
        </w:r>
      </w:ins>
      <w:r w:rsidRPr="00961490">
        <w:rPr>
          <w:rFonts w:ascii="Arial" w:eastAsia="Times New Roman" w:hAnsi="Arial" w:cs="Arial"/>
          <w:i/>
          <w:sz w:val="19"/>
          <w:szCs w:val="19"/>
        </w:rPr>
        <w:t xml:space="preserve"> </w:t>
      </w:r>
      <w:del w:id="10" w:author="Microsoft Office User" w:date="2024-11-02T10:43:00Z">
        <w:r w:rsidRPr="00961490" w:rsidDel="007B209E">
          <w:rPr>
            <w:rFonts w:ascii="Arial" w:eastAsia="Times New Roman" w:hAnsi="Arial" w:cs="Arial"/>
            <w:i/>
            <w:sz w:val="19"/>
            <w:szCs w:val="19"/>
          </w:rPr>
          <w:delText>San Diego, La Jolla, CA 92121, USA</w:delText>
        </w:r>
      </w:del>
    </w:p>
    <w:p w14:paraId="11475114" w14:textId="3B07A918" w:rsidR="007B209E" w:rsidRPr="007B209E" w:rsidRDefault="007B209E" w:rsidP="00C04DDF">
      <w:pPr>
        <w:contextualSpacing/>
        <w:jc w:val="both"/>
        <w:rPr>
          <w:rFonts w:ascii="Arial" w:eastAsia="Times New Roman" w:hAnsi="Arial" w:cs="Arial"/>
          <w:i/>
          <w:sz w:val="19"/>
          <w:szCs w:val="19"/>
        </w:rPr>
      </w:pPr>
      <w:ins w:id="11" w:author="Microsoft Office User" w:date="2024-11-02T10:43:00Z">
        <w:r>
          <w:rPr>
            <w:rFonts w:ascii="Arial" w:eastAsia="Times New Roman" w:hAnsi="Arial" w:cs="Arial"/>
            <w:i/>
            <w:sz w:val="19"/>
            <w:szCs w:val="19"/>
            <w:vertAlign w:val="superscript"/>
          </w:rPr>
          <w:t>17</w:t>
        </w:r>
        <w:r>
          <w:rPr>
            <w:rFonts w:ascii="Arial" w:eastAsia="Times New Roman" w:hAnsi="Arial" w:cs="Arial"/>
            <w:i/>
            <w:sz w:val="19"/>
            <w:szCs w:val="19"/>
          </w:rPr>
          <w:t>H</w:t>
        </w:r>
        <w:r w:rsidRPr="007B209E">
          <w:rPr>
            <w:rFonts w:ascii="Arial" w:eastAsia="Times New Roman" w:hAnsi="Arial" w:cs="Arial"/>
            <w:i/>
            <w:iCs/>
            <w:sz w:val="19"/>
            <w:szCs w:val="19"/>
          </w:rPr>
          <w:t>alıcıoğlu Data Science Institute, University of California, San Diego, La Jolla, CA 92093, USA</w:t>
        </w:r>
      </w:ins>
    </w:p>
    <w:p w14:paraId="6F4E9041" w14:textId="3EE00FDA"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12" w:author="Microsoft Office User" w:date="2024-11-02T10:44:00Z">
        <w:r w:rsidR="007B209E">
          <w:rPr>
            <w:rFonts w:ascii="Arial" w:eastAsia="Times New Roman" w:hAnsi="Arial" w:cs="Arial"/>
            <w:i/>
            <w:sz w:val="19"/>
            <w:szCs w:val="19"/>
            <w:vertAlign w:val="superscript"/>
          </w:rPr>
          <w:t>8</w:t>
        </w:r>
      </w:ins>
      <w:del w:id="13" w:author="Microsoft Office User" w:date="2024-11-02T10:44:00Z">
        <w:r w:rsidDel="007B209E">
          <w:rPr>
            <w:rFonts w:ascii="Arial" w:eastAsia="Times New Roman" w:hAnsi="Arial" w:cs="Arial"/>
            <w:i/>
            <w:sz w:val="19"/>
            <w:szCs w:val="19"/>
            <w:vertAlign w:val="superscript"/>
          </w:rPr>
          <w:delText>7</w:delText>
        </w:r>
      </w:del>
      <w:r w:rsidRPr="00961490">
        <w:rPr>
          <w:rFonts w:ascii="Arial" w:eastAsia="Times New Roman" w:hAnsi="Arial" w:cs="Arial"/>
          <w:i/>
          <w:sz w:val="19"/>
          <w:szCs w:val="19"/>
        </w:rPr>
        <w:t>ARC Centre of Excellence for Coral Reef Studies, James Cook University, Townsville, Queensland 4811, Australia</w:t>
      </w:r>
    </w:p>
    <w:p w14:paraId="34011024" w14:textId="77777777" w:rsidR="00C04DDF" w:rsidRDefault="00C04DDF" w:rsidP="00C04DDF">
      <w:pPr>
        <w:rPr>
          <w:rFonts w:ascii="Arial" w:hAnsi="Arial" w:cs="Arial"/>
          <w:sz w:val="20"/>
          <w:szCs w:val="20"/>
        </w:rPr>
      </w:pPr>
    </w:p>
    <w:p w14:paraId="27D4F8BD" w14:textId="77777777" w:rsidR="00C04DDF" w:rsidRDefault="00C04DDF" w:rsidP="00C04DDF">
      <w:pPr>
        <w:contextualSpacing/>
        <w:rPr>
          <w:rFonts w:ascii="Arial" w:hAnsi="Arial" w:cs="Arial"/>
          <w:sz w:val="20"/>
          <w:szCs w:val="20"/>
        </w:rPr>
      </w:pPr>
      <w:r w:rsidRPr="00E6133D">
        <w:rPr>
          <w:rFonts w:ascii="Arial" w:hAnsi="Arial" w:cs="Arial"/>
          <w:sz w:val="20"/>
          <w:szCs w:val="20"/>
        </w:rPr>
        <w:t>*</w:t>
      </w:r>
      <w:r>
        <w:rPr>
          <w:rFonts w:ascii="Arial" w:hAnsi="Arial" w:cs="Arial"/>
          <w:sz w:val="20"/>
          <w:szCs w:val="20"/>
        </w:rPr>
        <w:t>Corresponding author: hannah.epstein@essex.ac.uk</w:t>
      </w:r>
    </w:p>
    <w:p w14:paraId="30574553" w14:textId="77A747E4" w:rsidR="00C04DDF" w:rsidRPr="00623869" w:rsidRDefault="00312DC2" w:rsidP="00C04DDF">
      <w:pPr>
        <w:contextualSpacing/>
        <w:rPr>
          <w:rFonts w:ascii="Arial" w:hAnsi="Arial" w:cs="Arial"/>
          <w:sz w:val="20"/>
          <w:szCs w:val="20"/>
        </w:rPr>
      </w:pPr>
      <w:ins w:id="14" w:author="Microsoft Office User" w:date="2024-11-04T09:27:00Z">
        <w:r w:rsidRPr="00312DC2">
          <w:rPr>
            <w:rFonts w:ascii="Arial" w:hAnsi="Arial" w:cs="Arial"/>
            <w:sz w:val="20"/>
            <w:szCs w:val="20"/>
            <w:vertAlign w:val="superscript"/>
            <w:rPrChange w:id="15" w:author="Microsoft Office User" w:date="2024-11-04T09:27:00Z">
              <w:rPr>
                <w:rFonts w:ascii="Arial" w:hAnsi="Arial" w:cs="Arial"/>
                <w:sz w:val="20"/>
                <w:szCs w:val="20"/>
              </w:rPr>
            </w:rPrChange>
          </w:rPr>
          <w:t>#</w:t>
        </w:r>
        <w:r>
          <w:rPr>
            <w:rFonts w:ascii="Arial" w:hAnsi="Arial" w:cs="Arial"/>
            <w:sz w:val="20"/>
            <w:szCs w:val="20"/>
          </w:rPr>
          <w:t>Contributed equally</w:t>
        </w:r>
      </w:ins>
    </w:p>
    <w:p w14:paraId="3C14FD3B" w14:textId="77777777" w:rsidR="00362205" w:rsidRDefault="00362205" w:rsidP="00C04DDF">
      <w:pPr>
        <w:rPr>
          <w:ins w:id="16" w:author="Microsoft Office User" w:date="2024-11-05T09:24:00Z" w16du:dateUtc="2024-11-05T09:24:00Z"/>
          <w:rFonts w:ascii="Arial" w:hAnsi="Arial" w:cs="Arial"/>
          <w:b/>
          <w:sz w:val="20"/>
          <w:szCs w:val="20"/>
        </w:rPr>
      </w:pPr>
    </w:p>
    <w:p w14:paraId="1F0B52C0" w14:textId="60EB4077" w:rsidR="00C04DDF" w:rsidRPr="00E6133D" w:rsidRDefault="00C04DDF" w:rsidP="00C04DD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r>
        <w:rPr>
          <w:rFonts w:ascii="Arial" w:hAnsi="Arial" w:cs="Arial"/>
          <w:sz w:val="20"/>
          <w:szCs w:val="20"/>
        </w:rPr>
        <w:t>Evolutionary tradeoffs; Evolution, Coral Disease, Coral Microbiome, Coral Reefs</w:t>
      </w:r>
    </w:p>
    <w:p w14:paraId="1072622D" w14:textId="77777777" w:rsidR="00C04DDF" w:rsidRPr="00E6133D" w:rsidRDefault="00C04DDF" w:rsidP="00C04DDF">
      <w:pPr>
        <w:rPr>
          <w:rFonts w:ascii="Arial" w:hAnsi="Arial" w:cs="Arial"/>
          <w:b/>
          <w:sz w:val="20"/>
          <w:szCs w:val="20"/>
        </w:rPr>
      </w:pPr>
      <w:r w:rsidRPr="00E6133D">
        <w:rPr>
          <w:rFonts w:ascii="Arial" w:hAnsi="Arial" w:cs="Arial"/>
          <w:b/>
          <w:sz w:val="20"/>
          <w:szCs w:val="20"/>
        </w:rPr>
        <w:t>This PDF file includes:</w:t>
      </w:r>
    </w:p>
    <w:p w14:paraId="0F2D0455" w14:textId="77777777" w:rsidR="00C04DDF" w:rsidRDefault="00C04DDF" w:rsidP="00C04DDF">
      <w:pPr>
        <w:ind w:left="720"/>
        <w:contextualSpacing/>
        <w:rPr>
          <w:rFonts w:ascii="Arial" w:hAnsi="Arial" w:cs="Arial"/>
          <w:sz w:val="20"/>
          <w:szCs w:val="20"/>
        </w:rPr>
      </w:pPr>
      <w:r>
        <w:rPr>
          <w:rFonts w:ascii="Arial" w:hAnsi="Arial" w:cs="Arial"/>
          <w:sz w:val="20"/>
          <w:szCs w:val="20"/>
        </w:rPr>
        <w:t>Abstract</w:t>
      </w:r>
    </w:p>
    <w:p w14:paraId="4D0BFC42" w14:textId="77777777" w:rsidR="00C04DDF" w:rsidRPr="00E6133D" w:rsidRDefault="00C04DDF" w:rsidP="00C04DDF">
      <w:pPr>
        <w:ind w:left="720"/>
        <w:contextualSpacing/>
        <w:rPr>
          <w:rFonts w:ascii="Arial" w:hAnsi="Arial" w:cs="Arial"/>
          <w:sz w:val="20"/>
          <w:szCs w:val="20"/>
        </w:rPr>
      </w:pPr>
      <w:r w:rsidRPr="00E6133D">
        <w:rPr>
          <w:rFonts w:ascii="Arial" w:hAnsi="Arial" w:cs="Arial"/>
          <w:sz w:val="20"/>
          <w:szCs w:val="20"/>
        </w:rPr>
        <w:t>Main Text</w:t>
      </w:r>
    </w:p>
    <w:p w14:paraId="5FD93F79" w14:textId="77777777" w:rsidR="00C04DDF" w:rsidDel="00362205" w:rsidRDefault="00C04DDF" w:rsidP="00C04DDF">
      <w:pPr>
        <w:ind w:left="720"/>
        <w:rPr>
          <w:del w:id="17" w:author="Microsoft Office User" w:date="2024-11-05T09:24:00Z" w16du:dateUtc="2024-11-05T09:24:00Z"/>
          <w:rFonts w:ascii="Arial" w:hAnsi="Arial" w:cs="Arial"/>
          <w:b/>
          <w:color w:val="000000"/>
          <w:sz w:val="20"/>
          <w:szCs w:val="20"/>
        </w:rPr>
      </w:pPr>
      <w:r w:rsidRPr="00E6133D">
        <w:rPr>
          <w:rFonts w:ascii="Arial" w:hAnsi="Arial" w:cs="Arial"/>
          <w:sz w:val="20"/>
          <w:szCs w:val="20"/>
        </w:rPr>
        <w:t xml:space="preserve">Figures 1 to </w:t>
      </w:r>
      <w:r>
        <w:rPr>
          <w:rFonts w:ascii="Arial" w:hAnsi="Arial" w:cs="Arial"/>
          <w:sz w:val="20"/>
          <w:szCs w:val="20"/>
        </w:rPr>
        <w:t>4</w:t>
      </w:r>
      <w:bookmarkStart w:id="18" w:name="30j0zll" w:colFirst="0" w:colLast="0"/>
      <w:bookmarkStart w:id="19" w:name="1fob9te" w:colFirst="0" w:colLast="0"/>
      <w:bookmarkEnd w:id="18"/>
      <w:bookmarkEnd w:id="19"/>
    </w:p>
    <w:p w14:paraId="40594347" w14:textId="77777777" w:rsidR="00993F13" w:rsidRDefault="00993F13">
      <w:pPr>
        <w:ind w:left="720"/>
        <w:rPr>
          <w:rFonts w:ascii="Arial" w:hAnsi="Arial" w:cs="Arial"/>
          <w:b/>
          <w:color w:val="000000"/>
          <w:sz w:val="20"/>
          <w:szCs w:val="20"/>
        </w:rPr>
        <w:pPrChange w:id="20" w:author="Microsoft Office User" w:date="2024-11-05T09:24:00Z" w16du:dateUtc="2024-11-05T09:24:00Z">
          <w:pPr>
            <w:keepNext/>
            <w:pBdr>
              <w:top w:val="nil"/>
              <w:left w:val="nil"/>
              <w:bottom w:val="nil"/>
              <w:right w:val="nil"/>
              <w:between w:val="nil"/>
            </w:pBdr>
            <w:spacing w:before="240" w:after="60"/>
          </w:pPr>
        </w:pPrChange>
      </w:pPr>
      <w:r>
        <w:rPr>
          <w:rFonts w:ascii="Arial" w:hAnsi="Arial" w:cs="Arial"/>
          <w:b/>
          <w:color w:val="000000"/>
          <w:sz w:val="20"/>
          <w:szCs w:val="20"/>
        </w:rPr>
        <w:br w:type="page"/>
      </w:r>
    </w:p>
    <w:p w14:paraId="6F4BB504" w14:textId="77777777" w:rsidR="00C04DDF" w:rsidRDefault="00C04DDF" w:rsidP="00C04DDF">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466C5483" w14:textId="77777777"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changes in animal-microbial symbioses have the potential to mediate life-history tradeoffs. Scleractinian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and ecologically-relevant</w:t>
      </w:r>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44F2FB62" w14:textId="377ABDE3"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w:t>
      </w:r>
      <w:ins w:id="21" w:author="Microsoft Office User" w:date="2024-10-28T13:01:00Z">
        <w:r>
          <w:rPr>
            <w:rFonts w:ascii="Arial" w:eastAsia="Times New Roman" w:hAnsi="Arial" w:cs="Arial"/>
            <w:sz w:val="20"/>
            <w:szCs w:val="20"/>
          </w:rPr>
          <w:t xml:space="preserve"> genus</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38A2B79E" w14:textId="77777777" w:rsidR="00C04DDF" w:rsidRPr="00281EC4" w:rsidDel="00362205" w:rsidRDefault="00C04DDF" w:rsidP="00C04DDF">
      <w:pPr>
        <w:rPr>
          <w:del w:id="22" w:author="Microsoft Office User" w:date="2024-11-05T09:24:00Z" w16du:dateUtc="2024-11-05T09:24:00Z"/>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in corals correlates with both disease prevalence and growth rate</w:t>
      </w:r>
      <w:r>
        <w:rPr>
          <w:rFonts w:ascii="Arial" w:eastAsia="Times New Roman" w:hAnsi="Arial" w:cs="Arial"/>
          <w:sz w:val="20"/>
          <w:szCs w:val="20"/>
        </w:rPr>
        <w:t>, and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p>
    <w:p w14:paraId="6504ACD6" w14:textId="73CF6858" w:rsidR="00961490" w:rsidRPr="00961490" w:rsidRDefault="00961490" w:rsidP="00961490">
      <w:pPr>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76C65F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{"citationID":"0G1AhhrH","properties":{"formattedCitation":"\\super 1,2\\nosupersub{}","plainCitation":"1,2","noteIndex":0},"citationItems":[{"id":1771,"uris":["http://zotero.org/groups/2769688/items/QIA57APR"],"itemData":{"id":1771,"type":"article-journal","abstract":"Animals exhibit an extraordinary diversity of life history strategies. These realized combinations of survival, development and reproduction are predicted to be constrained by physiological limitations and by trade-offs in resource allocation. However, our understanding of these patterns is restricted to a few taxonomic groups. Using demographic data from 121 species, ranging from humans to sponges, we test whether such trade-offs universally shape animal life history strategies. We show that, after accounting for body mass and phylogenetic relatedness, 71% of the variation in animal life history strategies can be explained by life history traits associated with the fast–slow continuum (pace of life) and with a second axis defined by the distribution of age-specific mortality hazards and the spread of reproduction. While we found that life history strategies are associated with metabolic rate and ecological modes of life, surprisingly similar life history strategies can be found across the phylogenetic and physiological diversity of animals.","container-title":"Nature Ecology &amp; Evolution","DOI":"10.1038/s41559-019-0938-7","ISSN":"2397-334X","issue":"8","journalAbbreviation":"Nat Ecol Evol","language":"en","license":"2019 The Author(s), under exclusive licence to Springer Nature Limited","note":"number: 8\npublisher: Nature Publishing Group","page":"1217-1224","source":"www.nature.com","title":"Animal life history is shaped by the pace of life and the distribution of age-specific mortality and reproduction","volume":"3","author":[{"family":"Healy","given":"Kevin"},{"family":"Ezard","given":"Thomas H. G."},{"family":"Jones","given":"Owen R."},{"family":"Salguero-Gómez","given":"Roberto"},{"family":"Buckley","given":"Yvonne M."}],"issued":{"date-parts":[["2019",8]]}}},{"id":2083,"uris":["http://zotero.org/groups/2769688/items/6ZCMW6WW"],"itemData":{"id":2083,"type":"article-journal","abstract":"Classifying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These tradeoffs often involve differential investments in life-history traits such as growth rate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{"citationID":"sFqfyv6R","properties":{"formattedCitation":"\\super 3\\nosupersub{}","plainCitation":"3","noteIndex":0},"citationItems":[{"id":1137,"uris":["http://zotero.org/groups/2769688/items/9WP3JA2E"],"itemData":{"id":1137,"type":"article-journal","abstract":"1. Evidence suggests that developing and maintaining an effective immune system may be costly and that an organism has to make a trade-off between immune function and other fitness-enhancing traits. To test for a trade-off between growth and immune function we carried out a meta-analysis of data from lines of poultry that had been divergently selected for either growth (body mass) or an aspect of immune function. This is relevant to our understanding of the evolution of immune function, but also because the increased prevalence of antibiotic-resistant bacteria and calls to restrict the use of antibiotics in the agricultural industry has made immune function of livestock an important theme. Has the selection of animals for rapid growth unintentionally resulted in reduced immune function? 2. The lines selected for increased growth all showed a strong and significant decrease in immune function (standard difference in means = 0·8; P &lt; 0·001). No difference was found between the effects on cellular or humoral immunity, although there were few data on cellular immunity, and hence this deserves more study. However, in the lines selected for immune function the effect on growth was heterogeneous and overall it was close to zero. 3. Testing for publication bias revealed that the effect of selection for body mass on immune function was robust. However, there was considerable heterogeneity in both body mass and immune function data. The heterogeneity in the growth-selected lines cannot be accounted for by gender or species: the only turkey line had an effect size between that of the two chicken lines. 4. In conclusion, we found that selection for growth does indeed compromise immune function, but selection for immune function did not consistently affect growth. This is in agreement with the supposition that the costs of growth are large relative to the costs of immune function, and on a practical level this suggests that it may be possible to breed animals for increased growth without loss of immune function.","container-title":"Functional Ecology","DOI":"10.1111/j.1365-2435.2010.01800.x","ISSN":"1365-2435","issue":"1","language":"en","license":"© 2010 The Authors. Functional Ecology © 2010 British Ecological Society","note":"_eprint: https://besjournals.onlinelibrary.wiley.com/doi/pdf/10.1111/j.1365-2435.2010.01800.x","page":"74-80","source":"Wiley Online Library","title":"Trade-off between growth and immune function: a meta-analysis of selection experiments","title-short":"Trade-off between growth and immune function","volume":"25","author":[{"family":"Most","given":"Peter J.","dropping-particle":"van der"},{"family":"Jong","given":"Berber","dropping-particle":"de"},{"family":"Parmentier","given":"Henk K."},{"family":"Verhulst","given":"Simon"}],"issued":{"date-parts":[["2011"]]}}}],"schema":"https://github.com/citation-style-language/schema/raw/master/csl-citation.json"}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3</w:t>
      </w:r>
      <w:r w:rsidR="00BA052C">
        <w:rPr>
          <w:rFonts w:ascii="Arial" w:eastAsia="Times New Roman" w:hAnsi="Arial" w:cs="Arial"/>
          <w:sz w:val="20"/>
          <w:szCs w:val="20"/>
        </w:rPr>
        <w:fldChar w:fldCharType="end"/>
      </w:r>
      <w:r w:rsidRPr="00961490">
        <w:rPr>
          <w:rFonts w:ascii="Arial" w:eastAsia="Times New Roman" w:hAnsi="Arial" w:cs="Arial"/>
          <w:sz w:val="20"/>
          <w:szCs w:val="20"/>
        </w:rPr>
        <w:t>; reproductive maturation, timing, and fecundity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{"citationID":"vToRGh2p","properties":{"formattedCitation":"\\super 4\\nosupersub{}","plainCitation":"4","noteIndex":0},"citationItems":[{"id":1851,"uris":["http://zotero.org/groups/2769688/items/H2MVIJ9U"],"itemData":{"id":1851,"type":"article-journal","abstract":"Life history responses to environmental conditions include a combination of fecundity–survival schedules and behavioral strategies that yield the highest fitness in a given environment. In this study, we examined the pattern of covariation in avian life history strategies along an elevational gradient by comparing variation in life history traits, including most components of parental care, between phylogenetically paired taxa from low- and high-elevation sites. We found that high-elevation species had significantly lower annual fecundity but provided greater parental care to their offspring. However, a strong negative relationship between offspring number and duration of parental care along the elevational gradient suggested that high-elevation species were shifting investment from offspring number toward offspring quality. Although adult survival did not differ between high- and low-elevation species, higher juvenile survival may have compensated for lower annual fecundity in high-elevation species. The elevation at which breeding occurred strongly influenced the partitioning of parental behavior between sexes. Male participation in nestling provisioning was significantly greater in high-elevation species. In turn, altitudinal variation in the frequency of biparental care closely covaries with the intensity of sexual selection, ultimately resulting in the strong elevational pattern of sexual dimorphism. Moreover, elevational variation in costs of development and maintenance of secondary sexual traits constitutes an additional effect on fecundity–survival schedules along elevational gradients. Thus, a trade-off between fecundity and parental care, and associated interactions among morphological, life history, and behavioral traits play important roles in the evolution of life history strategies in birds.","container-title":"Ecology","DOI":"10.1890/0012-9658(2001)082[2948:EOLHAE]2.0.CO;2","ISSN":"1939-9170","issue":"10","language":"en","note":"_eprint: https://onlinelibrary.wiley.com/doi/pdf/10.1890/0012-9658%282001%29082%5B2948%3AEOLHAE%5D2.0.CO%3B2","page":"2948-2960","source":"Wiley Online Library","title":"Evolution of Life Histories Along Elevational Gradients: Trade-Off Between Parental Care and Fecundity","title-short":"Evolution of Life Histories Along Elevational Gradients","volume":"82","author":[{"family":"Badyaev","given":"Alexander V."},{"family":"Ghalambor","given":"Cameron K."}],"issued":{"date-parts":[["2001"]]}}}],"schema":"https://github.com/citation-style-language/schema/raw/master/csl-citation.json"}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4</w:t>
      </w:r>
      <w:r w:rsidR="00BA052C">
        <w:rPr>
          <w:rFonts w:ascii="Arial" w:eastAsia="Times New Roman" w:hAnsi="Arial" w:cs="Arial"/>
          <w:sz w:val="20"/>
          <w:szCs w:val="20"/>
        </w:rPr>
        <w:fldChar w:fldCharType="end"/>
      </w:r>
      <w:r w:rsidRPr="00961490">
        <w:rPr>
          <w:rFonts w:ascii="Arial" w:eastAsia="Times New Roman" w:hAnsi="Arial" w:cs="Arial"/>
          <w:sz w:val="20"/>
          <w:szCs w:val="20"/>
        </w:rPr>
        <w:t>; or resistance to stress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{"citationID":"8MBpH2Vd","properties":{"formattedCitation":"\\super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predation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{"citationID":"IhUUxsPc","properties":{"formattedCitation":"\\super 6\\nosupersub{}","plainCitation":"6","noteIndex":0},"citationItems":[{"id":1853,"uris":["http://zotero.org/groups/2769688/items/5C9LC2R4"],"itemData":{"id":1853,"type":"article-journal","abstract":"This study was designed to measure and separate the physiological costs of inducible defenses from life history trade—offs and maternal effects in the waterflea Daphnia pulex. Juveniles of D. pulex produce morphological changes ('neckteeth') and undergo life history shifts as defenses against predatory Chaoborus (phantom midge) larvae. These traits are induced by a chemical cue (kairomone) released by the predator. I performed life history experiments with and without Chaoborus kairomones at different food levels to quantify the induced changes and their potential physiological costs. The Daphnia clone used in this study also increased its body depth in response to the predator substance. Life history shifted toward a larger body size (both length and depth) and higher fecundity, which was balanced by an increased time to reach maturity and by increased adult instar durations. Reproductive effort was higher in the typical morph in the first adult instar, indicating resource allocation shifts towards growth in the protected morph. However, even in the absence of predation the chemically induced protected morph tended to show an increased intrinsic rate of population growth (r). The longer time to reach maturity was not a direct physiological cost of neckteeth production, but a trade—off for larger body size. The life history shifts are independent of neckteeth formation. Developmental mechanisms leading to life history changes occurred after neckteeth were induced and could thus be uncoupled from neckteeth formation and its direct costs. In this study no direct costs were found. Carbon incorporation rates for the two morphs, at high and low food, were not different. As a maternal effect, the large females of the induced morph produced larger neonates which, in turn, matured at a larger size. Morphological changes, life history shifts, and maternal effects acted in concert to form defenses against Chaoborus. This study shows that the often assumed high physiological costs resulting from the formation or maintenance of the defenses are not necessary to explain the evolution of inducible defenses. As morphological changes increase the visibility of Daphnia pulex, a fitness disadvantage can be caused by a changing predator regime (e.g., fish). The results of this study suggest that environments with changing predator selectivities favor the evolution of inducible defenses.","container-title":"Ecology","DOI":"10.2307/1940703","ISSN":"1939-9170","issue":"6","language":"en","note":"_eprint: https://onlinelibrary.wiley.com/doi/pdf/10.2307/1940703","page":"1691-1705","source":"Wiley Online Library","title":"Predator-Induced Morphological Defenses: Costs, Life History Shifts, and Maternal Effects in Daphnia Pulex","title-short":"Predator-Induced Morphological Defenses","volume":"76","author":[{"family":"Tollrian","given":"Ralpoh"}],"issued":{"date-parts":[["1995"]]}}}],"schema":"https://github.com/citation-style-language/schema/raw/master/csl-citation.json"}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6</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or disease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{"citationID":"6D5usTiG","properties":{"formattedCitation":"\\super 7\\nosupersub{}","plainCitation":"7","noteIndex":0},"citationItems":[{"id":1855,"uris":["http://zotero.org/groups/2769688/items/TULZHXQW"],"itemData":{"id":1855,"type":"article-journal","abstract":"It has become increasingly clear that life-history patterns among the vertebrates have been shaped by the plethora and variety of immunological risks associated with parasitic faunas in their environments. Immunological competence could very well be the most important determinant of life-time reproductive success and fitness for many species. It is generally assumed by evolutionary ecologists that providing immunological defences to minimise such risks to the host is costly in terms of necessitating trade-offs with other nutrient-demanding processes such as growth, reproduction, and thermoregulation. Studies devoted to providing assessments of such costs and how they may force evolutionary trade-offs among life-history characters are few, especially for wild vertebrate species, and their results are widely scattered throughout the literature. In this paper we attempt to review this literature to obtain a better understanding of energetic and nutritional costs for maintaining a normal immune system and examine how costly it might be for a host who is forced to up-regulate its immunological defence mechanisms. The significance of these various costs to ecology and life history trade-offs among the vertebrates is explored. It is concluded that sufficient evidence exists to support the primary assumption that immunological defences are costly to the vertebrate host.","container-title":"Oikos","DOI":"10.1034/j.1600-0706.2000.880110.x","ISSN":"1600-0706","issue":"1","language":"en","note":"_eprint: https://onlinelibrary.wiley.com/doi/pdf/10.1034/j.1600-0706.2000.880110.x","page":"87-98","source":"Wiley Online Library","title":"Trade-offs in evolutionary immunology: just what is the cost of immunity?","title-short":"Trade-offs in evolutionary immunology","volume":"88","author":[{"family":"Lochmiller","given":"Robert L."},{"family":"Deerenberg","given":"Charlotte"}],"issued":{"date-parts":[["2000"]]}}}],"schema":"https://github.com/citation-style-language/schema/raw/master/csl-citation.json"}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7</w:t>
      </w:r>
      <w:r w:rsidR="00BA052C">
        <w:rPr>
          <w:rFonts w:ascii="Arial" w:eastAsia="Times New Roman" w:hAnsi="Arial" w:cs="Arial"/>
          <w:sz w:val="20"/>
          <w:szCs w:val="20"/>
        </w:rPr>
        <w:fldChar w:fldCharType="end"/>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{"citationID":"H4c8QLGS","properties":{"formattedCitation":"\\super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{"citationID":"caZiiYdy","properties":{"formattedCitation":"\\super 8,9\\nosupersub{}","plainCitation":"8,9","noteIndex":0},"citationItems":[{"id":1104,"uris":["http://zotero.org/groups/2769688/items/X8Y2XAT8"],"itemData":{"id":1104,"type":"article-journal","container-title":"Nature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Drew"}],"issued":{"date-parts":[["2015",7]]}}},{"id":1928,"uris":["http://zotero.org/groups/2769688/items/8CQVZKNW"],"itemData":{"id":1928,"type":"article-journal","abstract":"It is relatively well accepted that climate change can affect human pathogenic diseases; however, the full extent of this risk remains poorly quantified. Here we carried out a systematic search for empirical examples about the impacts of ten climatic hazards sensitive to greenhouse gas (GHG) emissions on each known human pathogenic disease. We found that 58% (that is, 218 out of 375) of infectious diseases confronted by humanity worldwide have been at some point aggravated by climatic hazards; 16% were at times diminished. Empirical cases revealed 1,006 unique pathways in which climatic hazards, via different transmission types, led to pathogenic diseases. The human pathogenic diseases and transmission pathways aggravated by climatic hazards are too numerous for comprehensive societal adaptations, highlighting the urgent need to work at the source of the problem: reducing GHG emissions.","container-title":"Nature Climate Change","DOI":"10.1038/s41558-022-01426-1","ISSN":"1758-6798","issue":"9","journalAbbreviation":"Nat. Clim. Chang.","language":"en","license":"2022 The Author(s), under exclusive licence to Springer Nature Limited","note":"number: 9\npublisher: Nature Publishing Group","page":"869-875","source":"www.nature.com","title":"Over half of known human pathogenic diseases can be aggravated by climate change","volume":"12","author":[{"family":"Mora","given":"Camilo"},{"family":"McKenzie","given":"Tristan"},{"family":"Gaw","given":"Isabella M."},{"family":"Dean","given":"Jacqueline M."},{"family":"Hammerstein","given":"Hannah","non-dropping-particle":"von"},{"family":"Knudson","given":"Tabatha A."},{"family":"Setter","given":"Renee O."},{"family":"Smith","given":"Charlotte Z."},{"family":"Webster","given":"Kira M."},{"family":"Patz","given":"Jonathan A."},{"family":"Franklin","given":"Erik C."}],"issued":{"date-parts":[["2022",9]]}}}],"schema":"https://github.com/citation-style-language/schema/raw/master/csl-citation.json"}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8,9</w:t>
      </w:r>
      <w:r w:rsidR="00BA052C">
        <w:rPr>
          <w:rFonts w:ascii="Arial" w:eastAsia="Times New Roman" w:hAnsi="Arial" w:cs="Arial"/>
          <w:sz w:val="20"/>
          <w:szCs w:val="20"/>
        </w:rPr>
        <w:fldChar w:fldCharType="end"/>
      </w:r>
      <w:r w:rsidRPr="00961490">
        <w:rPr>
          <w:rFonts w:ascii="Arial" w:eastAsia="Times New Roman" w:hAnsi="Arial" w:cs="Arial"/>
          <w:sz w:val="20"/>
          <w:szCs w:val="20"/>
        </w:rPr>
        <w:t>. Identifying evolutionary tradeoffs and resulting trait correlations associated with disease susceptibility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{"citationID":"Rj77Y2Mb","properties":{"formattedCitation":"\\super 10\\nosupersub{}","plainCitation":"10","noteIndex":0},"citationItems":[{"id":1767,"uris":["http://zotero.org/groups/2769688/items/3HLQ87H9"],"itemData":{"id":1767,"type":"article-journal","abstract":"Determining the factors governing investment in immunity is critical to understanding host–pathogen ecological and evolutionary dynamics. Studies often consider disease resistance in the context of life-history theory, with the expectation that investment in immunity will be optimized in anticipation of disease risk. Immunity, however, is constrained by context-dependent fitness costs. How the costs of immunity vary across life-history strategies has yet to be considered. Pea aphids are typically unwinged but produce winged offspring in response to high population densities and deteriorating conditions. This is an example of polyphenism, a strategy used by many organisms to adjust to environmental cues. The goal of this study was to examine the relationship between the fitness costs of immunity, pathogen resistance and the strength of an immune response across aphid morphs that differ in life-history strategy but are genetically identical. We measured fecundity of winged and unwinged aphids challenged with a heat-inactivated fungal pathogen, and found that immune costs are limited to winged aphids. We hypothesized that these costs reflect stronger investment in immunity in anticipation of higher disease risk, and that winged aphids would be more resistant due to a stronger immune response. However, producing wings is energetically expensive. This guided an alternative hypothesis – that investing resources into wings could lead to a reduced capacity to resist infection. We measured survival and pathogen load after live fungal infection, and we characterized the aphid immune response to fungi by measuring immune cell concentration and gene expression. We found that winged aphids are less resistant and mount a weaker immune response than unwinged aphids, demonstrating that winged aphids pay higher costs for a less effective immune response. Our results show that polyphenism is an understudied factor influencing the expression of immune costs. More generally, our work shows that in addition to disease resistance, the costs of immunity vary between individuals with different life-history strategies. We discuss the implications of these findings for understanding how organisms invest optimally in immunity in the light of context-dependent constraints.","container-title":"Journal of Animal Ecology","DOI":"10.1111/1365-2656.12657","ISSN":"1365-2656","issue":"3","language":"en","note":"_eprint: https://onlinelibrary.wiley.com/doi/pdf/10.1111/1365-2656.12657","page":"473-483","source":"Wiley Online Library","title":"Life-history strategy determines constraints on immune function","volume":"86","author":[{"family":"Parker","given":"Benjamin J."},{"family":"Barribeau","given":"Seth M."},{"family":"Laughton","given":"Alice M."},{"family":"Griffin","given":"Lynn H."},{"family":"Gerardo","given":"Nicole M."}],"issued":{"date-parts":[["2017"]]}}}],"schema":"https://github.com/citation-style-language/schema/raw/master/csl-citation.json"}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10</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can therefore help predict how species survival will shift with climate change.  </w:t>
      </w:r>
    </w:p>
    <w:p w14:paraId="1DF97A80" w14:textId="11EDB316"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{"citationID":"vU2PDldq","properties":{"formattedCitation":"\\super 11\\nosupersub{}","plainCitation":"11","noteIndex":0},"citationItems":[{"id":1623,"uris":["http://zotero.org/groups/2769688/items/J6VST85F"],"itemData":{"id":1623,"type":"article-journal","abstract":"At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w:t>
      </w:r>
      <w:r w:rsidR="00BA052C">
        <w:rPr>
          <w:rFonts w:ascii="Arial" w:eastAsia="Times New Roman" w:hAnsi="Arial" w:cs="Arial"/>
          <w:sz w:val="20"/>
          <w:szCs w:val="20"/>
        </w:rPr>
        <w:fldChar w:fldCharType="end"/>
      </w:r>
      <w:r w:rsidRPr="00961490">
        <w:rPr>
          <w:rFonts w:ascii="Arial" w:eastAsia="Times New Roman" w:hAnsi="Arial" w:cs="Arial"/>
          <w:sz w:val="20"/>
          <w:szCs w:val="20"/>
        </w:rPr>
        <w:t>, fitness and even behavior</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{"citationID":"mY9JoHKS","properties":{"formattedCitation":"\\super 12\\nosupersub{}","plainCitation":"12","noteIndex":0},"citationItems":[{"id":1930,"uris":["http://zotero.org/groups/2769688/items/AN9WSCI8"],"itemData":{"id":1930,"type":"article-journal","container-title":"Science","DOI":"10.1126/science.1227412","issue":"6104","note":"publisher: American Association for the Advancement of Science","page":"198-199","source":"science.org (Atypon)","title":"Animal Behavior and the Microbiome","volume":"338","author":[{"family":"Ezenwa","given":"Vanessa O."},{"family":"Gerardo","given":"Nicole M."},{"family":"Inouye","given":"David W."},{"family":"Medina","given":"Mónica"},{"family":"Xavier","given":"Joao B."}],"issued":{"date-parts":[["2012",10,12]]}}}],"schema":"https://github.com/citation-style-language/schema/raw/master/csl-citation.json"}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{"citationID":"N59xgxnU","properties":{"formattedCitation":"\\super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development rate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{"citationID":"9McxJrkF","properties":{"formattedCitation":"\\super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fecundity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{"citationID":"TFb4bmES","properties":{"formattedCitation":"\\super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stress resistance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{"citationID":"8JmQ59p1","properties":{"formattedCitation":"\\super 11,14\\nosupersub{}","plainCitation":"11,14","noteIndex":0},"citationItems":[{"id":1623,"uris":["http://zotero.org/groups/2769688/items/J6VST85F"],"itemData":{"id":1623,"type":"article-journal","abstract":"At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11,14</w:t>
      </w:r>
      <w:r w:rsidR="00BA052C">
        <w:rPr>
          <w:rFonts w:ascii="Arial" w:eastAsia="Times New Roman" w:hAnsi="Arial" w:cs="Arial"/>
          <w:sz w:val="20"/>
          <w:szCs w:val="20"/>
        </w:rPr>
        <w:fldChar w:fldCharType="end"/>
      </w:r>
      <w:r w:rsidRPr="00961490">
        <w:rPr>
          <w:rFonts w:ascii="Arial" w:eastAsia="Times New Roman" w:hAnsi="Arial" w:cs="Arial"/>
          <w:sz w:val="20"/>
          <w:szCs w:val="20"/>
        </w:rPr>
        <w:t>, and disease susceptibility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{"citationID":"zFpFjujZ","properties":{"formattedCitation":"\\super 14\\nosupersub{}","plainCitation":"14","noteIndex":0},"citationItems":[{"id":1799,"uris":["http://zotero.org/groups/2769688/items/SMX32XZZ"],"itemData":{"id":1799,"type":"article-journal","abstract":"Although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14</w:t>
      </w:r>
      <w:r w:rsidR="00BA052C">
        <w:rPr>
          <w:rFonts w:ascii="Arial" w:eastAsia="Times New Roman" w:hAnsi="Arial" w:cs="Arial"/>
          <w:sz w:val="20"/>
          <w:szCs w:val="20"/>
        </w:rPr>
        <w:fldChar w:fldCharType="end"/>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12E0B9FB"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{"citationID":"MSRc6nph","properties":{"formattedCitation":"\\super 15\\nosupersub{}","plainCitation":"15","noteIndex":0},"citationItems":[{"id":1868,"uris":["http://zotero.org/groups/2769688/items/CM8PV2WI"],"itemData":{"id":1868,"type":"webpage","title":"World list of Scleractinia","URL":"https://www.marinespecies.org/scleractinia/","author":[{"family":"Hoeksema","given":"Bert W."},{"family":"Cairns, S.","given":""}],"accessed":{"date-parts":[["2022",10,31]]}}}],"schema":"https://github.com/citation-style-language/schema/raw/master/csl-citation.json"}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15</w:t>
      </w:r>
      <w:r w:rsidR="00BA052C">
        <w:rPr>
          <w:rFonts w:ascii="Arial" w:eastAsia="Times New Roman" w:hAnsi="Arial" w:cs="Arial"/>
          <w:sz w:val="20"/>
          <w:szCs w:val="20"/>
        </w:rPr>
        <w:fldChar w:fldCharType="end"/>
      </w:r>
      <w:r w:rsidRPr="00961490">
        <w:rPr>
          <w:rFonts w:ascii="Arial" w:eastAsia="Times New Roman" w:hAnsi="Arial" w:cs="Arial"/>
          <w:sz w:val="20"/>
          <w:szCs w:val="20"/>
        </w:rPr>
        <w:t>, with an extensive fossil record, and a well-known variety in both life-history strategy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{"citationID":"S0Qbx7GA","properties":{"formattedCitation":"\\super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and microbial symbiosis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{"citationID":"YKjUw7GB","properties":{"formattedCitation":"\\super 16\\uc0\\u8211{}18\\nosupersub{}","plainCitation":"16–18","noteIndex":0},"citationItems":[{"id":1151,"uris":["http://zotero.org/groups/2769688/items/8XBZWD3W"],"itemData":{"id":1151,"type":"article-journal","abstract":"Associations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16–18</w:t>
      </w:r>
      <w:r w:rsidR="00BA052C">
        <w:rPr>
          <w:rFonts w:ascii="Arial" w:eastAsia="Times New Roman" w:hAnsi="Arial" w:cs="Arial"/>
          <w:sz w:val="20"/>
          <w:szCs w:val="20"/>
        </w:rPr>
        <w:fldChar w:fldCharType="end"/>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{"citationID":"DomLebqZ","properties":{"formattedCitation":"\\super 19\\nosupersub{}","plainCitation":"19","noteIndex":0},"citationItems":[{"id":1829,"uris":["http://zotero.org/groups/2769688/items/NZL7IQ39"],"itemData":{"id":1829,"type":"article-journal","abstract":"This article identifies ecological goods and services of coral reef ecosystems, with special emphasis on how they are generated. Goods are divided into renewable resources and reef mining. Ecological services are classified into physical structure services, biotic services, biogeochemical services, information services, and social/cultural services. A review of economic valuation studies reveals that only a few of the goods and services of reefs have been captured. We synthesize current understanding of the relationships between ecological services and functional groups of species and biological communities of coral reefs in different regions of the world. The consequences of human impacts on coral reefs are also discussed, including loss of resilience, or buffer capacity. Such loss may impair the capacity for recovery of coral reefs and as a consequence the quality and quantity of their delivery of ecological goods and services. Conserving the capacity of reefs to generate essential services requires that they are managed as components of a larger seascape-landscape of which human activities are seen as integrated parts.","container-title":"Ecological Economics","DOI":"10.1016/S0921-8009(99)00009-9","ISSN":"0921-8009","issue":"2","journalAbbreviation":"Ecological Economics","language":"en","page":"215-233","source":"ScienceDirect","title":"Ecological goods and services of coral reef ecosystems","volume":"29","author":[{"family":"Moberg","given":"Fredrik"},{"family":"Folke","given":"Carl"}],"issued":{"date-parts":[["1999",5,1]]}}}],"schema":"https://github.com/citation-style-language/schema/raw/master/csl-citation.json"}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19</w:t>
      </w:r>
      <w:r w:rsidR="00BA052C">
        <w:rPr>
          <w:rFonts w:ascii="Arial" w:eastAsia="Times New Roman" w:hAnsi="Arial" w:cs="Arial"/>
          <w:sz w:val="20"/>
          <w:szCs w:val="20"/>
        </w:rPr>
        <w:fldChar w:fldCharType="end"/>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{"citationID":"LgvGOnpT","properties":{"formattedCitation":"\\super 8\\nosupersub{}","plainCitation":"8","noteIndex":0},"citationItems":[{"id":1104,"uris":["http://zotero.org/groups/2769688/items/X8Y2XAT8"],"itemData":{"id":1104,"type":"article-journal","container-title":"Nature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116519AE" w14:textId="2B3CEF3A"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{"citationID":"FZNCiLGg","properties":{"formattedCitation":"\\super 20\\uc0\\u8211{}22\\nosupersub{}","plainCitation":"20–22","noteIndex":0},"citationItems":[{"id":1947,"uris":["http://zotero.org/groups/2769688/items/6P74P7YT"],"itemData":{"id":1947,"type":"article-journal","abstract":"The ability of coral reefs to survive the projected increases in temperature due to global warming will depend largely on the ability of corals to adapt or acclimatize to increased temperature extremes over the next few decades. Many coral species are highly sensitive to temperature stress and the number of stress (bleaching) episodes has increased in recent decades. We investigated the acclimatization potential of Acropora millepora, a common and widespread Indo-Pacific hard coral species, through transplantation and experimental manipulation. We show that adult corals, at least in some circumstances, are capable of acquiring increased thermal tolerance and that the increased tolerance is a direct result of a change in the symbiont type dominating their tissues from Symbiodinium type C to D. Our data suggest that the change in symbiont type in our experiment was due to a shuffling of existing types already present in coral tissues, not through exogenous uptake from the environment. The level of increased tolerance gained by the corals changing their dominant symbiont type to D (the most thermally resistant type known) is around 1–1.5 °C. This is the first study to show that thermal acclimatization is causally related to symbiont type and provides new insight into the ecological advantage of corals harbouring mixed algal populations. While this increase is of huge ecological significance for many coral species, in the absence of other mechanisms of thermal acclimatization/adaptation, it may not be sufficient to survive climate change under predicted sea surface temperature scenarios over the next 100 years. However, it may be enough to ‘buy time’ while greenhouse reduction measures are put in place.","container-title":"Proceedings of the Royal Society B: Biological Sciences","DOI":"10.1098/rspb.2006.3567","issue":"1599","note":"publisher: Royal Society","page":"2305-2312","source":"royalsocietypublishing.org (Atypon)","title":"The role of zooxanthellae in the thermal tolerance of corals: a ‘nugget of hope’ for coral reefs in an era of climate change","title-short":"The role of zooxanthellae in the thermal tolerance of corals","volume":"273","author":[{"family":"Berkelmans","given":"Ray"},{"family":"Oppen","given":"Madeleine J.H","non-dropping-particle":"van"}],"issued":{"date-parts":[["2006",6,8]]}}},{"id":1949,"uris":["http://zotero.org/groups/2769688/items/R7IPHBQF"],"itemData":{"id":1949,"type":"article-journal","abstract":"Reef corals are sensitive to thermal stress, which induces coral bleaching (the loss of algal symbionts), often leading to coral mortality. However, corals hosting certain symbionts (notably some members of Symbiodinium clade D) resist bleaching when exposed to high temperatures. To determine whether these symbionts are also cold tolerant, we exposed corals hosting either Symbiodinium C3 or D1a to incremental warming (+1°C week−1 to 35°C) and cooling (−1°C week−1 to 15°C), and measured photodamage and symbiont loss. During warming to 33°C, C3 corals were photodamaged and lost &amp;gt;99% of symbionts, while D1a corals experienced photodamage but did not bleach. During cooling, D1a corals suffered more photodamage than C3 corals but still did not bleach, while C3 corals lost 94% of symbionts. These results indicate that photodamage does not always lead to bleaching, suggesting alternate mechanisms exist by which symbionts resist bleaching, and helping explain the persistence of D1a symbionts on recently bleached reefs, with implications for the future of these ecosystems.","container-title":"Journal of Experimental Biology","DOI":"10.1242/jeb.148239","ISSN":"0022-0949","issue":"7","journalAbbreviation":"Journal of Experimental Biology","page":"1192-1196","source":"Silverchair","title":"Tenacious D: Symbiodinium in clade D remain in reef corals at both high and low temperature extremes despite impairment","title-short":"Tenacious D","volume":"220","author":[{"family":"Silverstein","given":"Rachel N."},{"family":"Cunning","given":"Ross"},{"family":"Baker","given":"Andrew C."}],"issued":{"date-parts":[["2017",4,1]]}}},{"id":1944,"uris":["http://zotero.org/groups/2769688/items/8LB8DHPM"],"itemData":{"id":1944,"type":"article-journal","abstract":"Mutually beneficial interactions between species (mutualisms) shaped the evolution of eukaryotes and remain critical to the survival of species globally [1, 2]. Theory predicts that hosts should pass mutualist symbionts to their offspring (vertical transmission) [3, 4, 5, 6, 7, 8]. However, offspring acquire symbionts from the environment in a surprising number of species (horizontal acquisition) [9, 10, 11, 12]. A classic example of this paradox is the reef-building corals, in which 71% of species horizontally acquire algal endosymbionts [9]. An untested hypothesis explaining this paradox suggests that horizontal acquisition allows offspring to avoid symbiont-induced harm early in life. We reconstructed the evolution of symbiont transmission across 252 coral species and detected evolutionary transitions consistent with costs of vertical transmission among broadcast spawners, whose eggs tend to be positively buoyant and aggregate at the sea surface. Broadcasters with vertical transmission produce eggs with traits that favor reduced buoyancy (less wax ester lipid) and rapid development to the swimming stage (small egg size), both of which decrease the amount of time offspring spend at the sea surface. Wax ester provisioning decreased after vertically transmitting species evolved brooding from broadcasting, indicating that reduced buoyancy evolves only when offspring bear symbionts. We conclude that horizontal acquisition protects offspring from damage caused by high light and temperatures near the sea surface while providing benefits from enhanced fertilization and outcrossing. These findings help explain why modes of symbiont transmission and reproduction are strongly associated in corals and highlight benefits of delaying mutualist partnerships, offering an additional hypothesis for the pervasiveness of this theoretically paradoxical strategy.","container-title":"Current Biology","DOI":"10.1016/j.cub.2017.10.036","ISSN":"0960-9822","issue":"23","journalAbbreviation":"Current Biology","language":"en","page":"3711-3716.e3","source":"ScienceDirect","title":"The Paradox of Environmental Symbiont Acquisition in Obligate Mutualisms","volume":"27","author":[{"family":"Hartmann","given":"Aaron C."},{"family":"Baird","given":"Andrew H."},{"family":"Knowlton","given":"Nancy"},{"family":"Huang","given":"Danwei"}],"issued":{"date-parts":[["2017",12,4]]}}}],"schema":"https://github.com/citation-style-language/schema/raw/master/csl-citation.json"}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20–22</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corallicolids, fungi</w:t>
      </w:r>
      <w:r w:rsidR="00BA052C" w:rsidRP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{"citationID":"y0eBUK9U","properties":{"formattedCitation":"\\super 23\\nosupersub{}","plainCitation":"23","noteIndex":0},"citationItems":[{"id":2079,"uris":["http://zotero.org/groups/2769688/items/7XP365NC"],"itemData":{"id":2079,"type":"article-journal","abstract":"Many corals form intimate symbioses with photosynthetic dinoflagellates in the family Symbiodiniaceae. These symbioses have been deeply studied, particularly in reef-forming corals. The complex microbial community that is associated with corals contains other members that have also been well characterized such as bacteria. However, our understanding of the coral holobiont and subsequently coral reef ecosystems is not complete if we do not take into consideration the microeukaryotes like protists and fungi. Microeukaryotes are currently the greatest enigma within the coral microbiome. Only a handful of them have been characterized, very few have been cultured and even less have genomes available. This is a reflection of a smaller community of scientists working on this particular group of organisms when compared with bacteria or Symbiodiniaceae, but also of the many technical challenges that we face when trying to study microeukaryotes. Recent advances in the use of metabarcoding are revealing the importance of microeukaryotes in corals in terms of abundance and presence, with notable examples being the green algae Ostreobium and the apicomplexans Corallicolidae. We believe that it is timely and necessary to present what we know so far about coral microeukaryotes before the expected flow of high-throughput metabarcoding studies exploring the microeukaryotic fraction of the coral microbiome.","container-title":"Coral Reefs","DOI":"10.1007/s00338-023-02352-0","ISSN":"1432-0975","issue":"2","journalAbbreviation":"Coral Reefs","language":"en","page":"567-577","source":"Springer Link","title":"Beyond the Symbiodiniaceae: diversity and role of microeukaryotic coral symbionts","title-short":"Beyond the Symbiodiniaceae","volume":"42","author":[{"family":"Bonacolta","given":"Anthony M."},{"family":"Weiler","given":"Bradley A."},{"family":"Porta-Fitó","given":"Teresa"},{"family":"Sweet","given":"Michael"},{"family":"Keeling","given":"Patrick"},{"family":"Campo","given":"Javier","non-dropping-particle":"del"}],"issued":{"date-parts":[["2023",4,1]]}}}],"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23</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{"citationID":"fXdxa4mC","properties":{"formattedCitation":"\\super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24</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{"citationID":"XBGr0M9l","properties":{"formattedCitation":"\\super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25</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jamming of quorum-sensing systems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{"citationID":"sHNgkrcq","properties":{"formattedCitation":"\\super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BA052C">
        <w:rPr>
          <w:rFonts w:ascii="Arial" w:eastAsia="Times New Roman" w:hAnsi="Arial" w:cs="Arial"/>
          <w:sz w:val="20"/>
          <w:szCs w:val="20"/>
        </w:rPr>
        <w:fldChar w:fldCharType="separate"/>
      </w:r>
      <w:r w:rsidR="00C81643" w:rsidRPr="00C81643">
        <w:rPr>
          <w:rFonts w:ascii="Arial" w:hAnsi="Arial" w:cs="Arial"/>
          <w:sz w:val="20"/>
          <w:vertAlign w:val="superscript"/>
        </w:rPr>
        <w:t>26</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{"citationID":"HqnAqXmc","properties":{"formattedCitation":"\\super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{"citationID":"PumuECB4","properties":{"formattedCitation":"\\super 27\\nosupersub{}","plainCitation":"27","noteIndex":0},"citationItems":[{"id":1795,"uris":["http://zotero.org/groups/2769688/items/JPQNPUTD"],"itemData":{"id":1795,"type":"article-journal","abstract":"Microbial community structure on coral reefs is strongly influenced by coral–algae interactions; however, the extent to which this influence is mediated by fishes is unknown. By excluding fleshy macroalgae, cultivating palatable filamentous algae and engaging in frequent aggression to protect resources, territorial damselfish (f. Pomacentridae), such as Stegastes, mediate macro-benthic dynamics on coral reefs and may significantly influence microbial communities. To elucidate how Stegastes apicalis and Stegastes nigricans may alter benthic microbial assemblages and coral health, we determined the benthic community composition (epilithic algal matrix and prokaryotes) and coral disease prevalence inside and outside of damselfish territories in the Great Barrier Reef, Australia. 16S rDNA sequencing revealed distinct bacterial communities associated with turf algae and a two to three times greater relative abundance of phylotypes with high sequence similarity to potential coral pathogens inside Stegastes's territories. These potentially pathogenic phylotypes (totalling 30.04% of the community) were found to have high sequence similarity to those amplified from black band disease (BBD) and disease affected corals worldwide. Disease surveys further revealed a significantly higher occurrence of BBD inside S. nigricans's territories. These findings demonstrate the first link between fish behaviour, reservoirs of potential coral disease pathogens and the prevalence of coral disease.","container-title":"Proceedings of the Royal Society B: Biological Sciences","DOI":"10.1098/rspb.2014.1032","issue":"1788","note":"publisher: Royal Society","page":"20141032","source":"royalsocietypublishing.org (Atypon)","title":"Farming behaviour of reef fishes increases the prevalence of coral disease associated microbes and black band disease","volume":"281","author":[{"family":"Casey","given":"Jordan M."},{"family":"Ainsworth","given":"Tracy D."},{"family":"Choat","given":"J. Howard"},{"family":"Connolly","given":"Sean R."}],"issued":{"date-parts":[["2014",8,7]]}}}],"schema":"https://github.com/citation-style-language/schema/raw/master/csl-citation.json"}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27</w:t>
      </w:r>
      <w:r w:rsidR="00C81643">
        <w:rPr>
          <w:rFonts w:ascii="Arial" w:eastAsia="Times New Roman" w:hAnsi="Arial" w:cs="Arial"/>
          <w:sz w:val="20"/>
          <w:szCs w:val="20"/>
        </w:rPr>
        <w:fldChar w:fldCharType="end"/>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w:t>
      </w:r>
      <w:ins w:id="23" w:author="Microsoft Office User" w:date="2024-10-28T15:27:00Z">
        <w:r w:rsidR="009E7CFE">
          <w:rPr>
            <w:rFonts w:ascii="Arial" w:eastAsia="Times New Roman" w:hAnsi="Arial" w:cs="Arial"/>
            <w:sz w:val="20"/>
            <w:szCs w:val="20"/>
          </w:rPr>
          <w:t xml:space="preserve">and among </w:t>
        </w:r>
      </w:ins>
      <w:r>
        <w:rPr>
          <w:rFonts w:ascii="Arial" w:eastAsia="Times New Roman" w:hAnsi="Arial" w:cs="Arial"/>
          <w:sz w:val="20"/>
          <w:szCs w:val="20"/>
        </w:rPr>
        <w:t>species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{"citationID":"hgIUfuic","properties":{"formattedCitation":"\\super 28\\nosupersub{}","plainCitation":"28","noteIndex":0},"citationItems":[{"id":1858,"uris":["http://zotero.org/groups/2769688/items/VC6NCLCB"],"itemData":{"id":1858,"type":"article-journal","abstract":"In recent decades coral gardening has become increasingly popular to restore degraded reef ecosystems. However, the growth and survivorship of nursery-reared outplanted corals are highly variable. Scientists are trying to identify genotypes that show signs of disease resistance and leverage these genotypes in restoring more resilient populations. In a previous study, a field disease grafting assay was conducted on nursery-reared Acropora cervicornis and Acropora palmata to quantify relative disease susceptibility. In this study, we further evaluate this field assay by investigating putative disease-causing agents and the microbiome of corals with disease-resistant phenotypes. We conducted 16S rRNA gene high-throughput sequencing on A. cervicornis and A. palmata that were grafted (inoculated) with a diseased A. cervicornis fragment. We found that independent of health state, A. cervicornis and A. palmata had distinct alpha and beta diversity patterns from one another and distinct dominant bacteria. In addition, despite different microbiome patterns between both inoculated coral species, the genus Sphingomonadaceae was significantly found in both diseased coral species. Additionally, a core bacteria member from the order Myxococcales was found at relatively higher abundances in corals with lower rates of disease development following grafting. In all, we identified Sphingomonadaceae as a putative coral pathogen and a bacterium from the order Myxococcales associated with corals that showed disease resistant phenotypes.","container-title":"Scientific Reports","DOI":"10.1038/s41598-019-54855-y","ISSN":"2045-2322","issue":"1","journalAbbreviation":"Sci Rep","language":"en","license":"2019 The Author(s)","note":"number: 1\npublisher: Nature Publishing Group","page":"18279","source":"www.nature.com","title":"Microbiome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M."}],"issued":{"date-parts":[["2019",12,4]]}}}],"schema":"https://github.com/citation-style-language/schema/raw/master/csl-citation.json"}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28</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7F2E0C3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{"citationID":"Y7VHRyGr","properties":{"formattedCitation":"\\super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29</w:t>
      </w:r>
      <w:r w:rsidR="00C81643">
        <w:rPr>
          <w:rFonts w:ascii="Arial" w:eastAsia="Times New Roman" w:hAnsi="Arial" w:cs="Arial"/>
          <w:sz w:val="20"/>
          <w:szCs w:val="20"/>
        </w:rPr>
        <w:fldChar w:fldCharType="end"/>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{"citationID":"hhioqKlI","properties":{"formattedCitation":"\\super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have been established and mapped to coral life-history strategies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{"citationID":"ColCJrgM","properties":{"formattedCitation":"\\super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28AF16FB"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xml:space="preserve">. To address this question quantitatively, we first characterized the microbiome composition from visibly healthy samples of 40 coral genera using 16S rRNA gene </w:t>
      </w:r>
      <w:ins w:id="24" w:author="Microsoft Office User" w:date="2024-10-28T13:01:00Z">
        <w:r w:rsidR="00C04DDF">
          <w:rPr>
            <w:rFonts w:ascii="Arial" w:eastAsia="Times New Roman" w:hAnsi="Arial" w:cs="Arial"/>
            <w:sz w:val="20"/>
            <w:szCs w:val="20"/>
          </w:rPr>
          <w:t xml:space="preserve">amplicon </w:t>
        </w:r>
      </w:ins>
      <w:r w:rsidRPr="00961490">
        <w:rPr>
          <w:rFonts w:ascii="Arial" w:eastAsia="Times New Roman" w:hAnsi="Arial" w:cs="Arial"/>
          <w:sz w:val="20"/>
          <w:szCs w:val="20"/>
        </w:rPr>
        <w:t>sequencing results from the Global Coral Microbiome Project</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{"citationID":"sgLbJwN5","properties":{"formattedCitation":"\\super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{"citationID":"NjhuIIit","properties":{"formattedCitation":"\\super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Pr>
          <w:rFonts w:ascii="Arial" w:eastAsia="Tahoma" w:hAnsi="Arial" w:cs="Arial"/>
          <w:sz w:val="20"/>
          <w:szCs w:val="20"/>
        </w:rPr>
        <w:fldChar w:fldCharType="begin"/>
      </w:r>
      <w:r w:rsidR="007372D3">
        <w:rPr>
          <w:rFonts w:ascii="Arial" w:eastAsia="Tahoma" w:hAnsi="Arial" w:cs="Arial"/>
          <w:sz w:val="20"/>
          <w:szCs w:val="20"/>
        </w:rPr>
        <w:instrText xml:space="preserve"> ADDIN ZOTERO_ITEM CSL_CITATION {"citationID":"uYYQUlKY","properties":{"formattedCitation":"\\super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ahoma" w:hAnsi="Arial" w:cs="Arial"/>
          <w:sz w:val="20"/>
          <w:szCs w:val="20"/>
        </w:rPr>
        <w:fldChar w:fldCharType="separate"/>
      </w:r>
      <w:r w:rsidR="00C81643" w:rsidRPr="00C81643">
        <w:rPr>
          <w:rFonts w:ascii="Arial" w:hAnsi="Arial" w:cs="Arial"/>
          <w:sz w:val="20"/>
          <w:vertAlign w:val="superscript"/>
        </w:rPr>
        <w:t>29</w:t>
      </w:r>
      <w:r w:rsidR="00C81643">
        <w:rPr>
          <w:rFonts w:ascii="Arial" w:eastAsia="Tahoma" w:hAnsi="Arial" w:cs="Arial"/>
          <w:sz w:val="20"/>
          <w:szCs w:val="20"/>
        </w:rPr>
        <w:fldChar w:fldCharType="end"/>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{"citationID":"1Wjb86Sr","properties":{"formattedCitation":"\\super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31</w:t>
      </w:r>
      <w:r w:rsidR="00C81643">
        <w:rPr>
          <w:rFonts w:ascii="Arial" w:eastAsia="Times New Roman" w:hAnsi="Arial" w:cs="Arial"/>
          <w:sz w:val="20"/>
          <w:szCs w:val="20"/>
        </w:rPr>
        <w:fldChar w:fldCharType="end"/>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04C738F3"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{"citationID":"5bPz4tiU","properties":{"formattedCitation":"\\super 17,18\\nosupersub{}","plainCitation":"17,18","noteIndex":0},"citationItems":[{"id":1823,"uris":["http://zotero.org/groups/2769688/items/3GY2JAFK"],"itemData":{"id":1823,"type":"article-journal","abstract":"Coral-associated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17,18</w:t>
      </w:r>
      <w:r w:rsidR="00C81643">
        <w:rPr>
          <w:rFonts w:ascii="Arial" w:eastAsia="Times New Roman" w:hAnsi="Arial" w:cs="Arial"/>
          <w:sz w:val="20"/>
          <w:szCs w:val="20"/>
        </w:rPr>
        <w:fldChar w:fldCharType="end"/>
      </w:r>
      <w:r w:rsidRPr="00961490">
        <w:rPr>
          <w:rFonts w:ascii="Arial" w:eastAsia="Times New Roman" w:hAnsi="Arial" w:cs="Arial"/>
          <w:sz w:val="20"/>
          <w:szCs w:val="20"/>
        </w:rPr>
        <w:t>,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in a given coral genus</w:t>
      </w:r>
      <w:ins w:id="25" w:author="Microsoft Office User" w:date="2024-11-01T13:13:00Z">
        <w:r w:rsidR="00652E0A">
          <w:rPr>
            <w:rFonts w:ascii="Arial" w:eastAsia="Times New Roman" w:hAnsi="Arial" w:cs="Arial"/>
            <w:sz w:val="20"/>
            <w:szCs w:val="20"/>
          </w:rPr>
          <w:t>)</w:t>
        </w:r>
      </w:ins>
      <w:r w:rsidRPr="00961490">
        <w:rPr>
          <w:rFonts w:ascii="Arial" w:eastAsia="Times New Roman" w:hAnsi="Arial" w:cs="Arial"/>
          <w:sz w:val="20"/>
          <w:szCs w:val="20"/>
        </w:rPr>
        <w:t>.</w:t>
      </w:r>
      <w:del w:id="26" w:author="Microsoft Office User" w:date="2024-11-01T13:13:00Z">
        <w:r w:rsidRPr="00961490" w:rsidDel="00652E0A">
          <w:rPr>
            <w:rFonts w:ascii="Arial" w:eastAsia="Times New Roman" w:hAnsi="Arial" w:cs="Arial"/>
            <w:sz w:val="20"/>
            <w:szCs w:val="20"/>
          </w:rPr>
          <w:delText>)</w:delText>
        </w:r>
      </w:del>
      <w:r w:rsidRPr="00961490">
        <w:rPr>
          <w:rFonts w:ascii="Arial" w:eastAsia="Times New Roman" w:hAnsi="Arial" w:cs="Arial"/>
          <w:sz w:val="20"/>
          <w:szCs w:val="20"/>
        </w:rPr>
        <w:t xml:space="preserve">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{"citationID":"2xnJ52BI","properties":{"formattedCitation":"\\super 17\\nosupersub{}","plainCitation":"17","noteIndex":0},"citationItems":[{"id":1823,"uris":["http://zotero.org/groups/2769688/items/3GY2JAFK"],"itemData":{"id":1823,"type":"article-journal","abstract":"Coral-associated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w:t>
      </w:r>
      <w:r w:rsidR="00C81643">
        <w:rPr>
          <w:rFonts w:ascii="Arial" w:eastAsia="Times New Roman" w:hAnsi="Arial" w:cs="Arial"/>
          <w:sz w:val="20"/>
          <w:szCs w:val="20"/>
        </w:rPr>
        <w:fldChar w:fldCharType="end"/>
      </w:r>
      <w:r w:rsidRPr="00961490">
        <w:rPr>
          <w:rFonts w:ascii="Arial" w:eastAsia="Times New Roman" w:hAnsi="Arial" w:cs="Arial"/>
          <w:sz w:val="20"/>
          <w:szCs w:val="20"/>
        </w:rPr>
        <w:t>, w</w:t>
      </w:r>
      <w:ins w:id="27" w:author="Microsoft Office User" w:date="2024-11-01T13:14:00Z">
        <w:r w:rsidR="00652E0A">
          <w:rPr>
            <w:rFonts w:ascii="Arial" w:eastAsia="Times New Roman" w:hAnsi="Arial" w:cs="Arial"/>
            <w:sz w:val="20"/>
            <w:szCs w:val="20"/>
          </w:rPr>
          <w:t>ith</w:t>
        </w:r>
      </w:ins>
      <w:del w:id="28" w:author="Microsoft Office User" w:date="2024-11-01T13:14:00Z">
        <w:r w:rsidRPr="00961490" w:rsidDel="00652E0A">
          <w:rPr>
            <w:rFonts w:ascii="Arial" w:eastAsia="Times New Roman" w:hAnsi="Arial" w:cs="Arial"/>
            <w:sz w:val="20"/>
            <w:szCs w:val="20"/>
          </w:rPr>
          <w:delText>ith</w:delText>
        </w:r>
      </w:del>
      <w:r w:rsidRPr="00961490">
        <w:rPr>
          <w:rFonts w:ascii="Arial" w:eastAsia="Times New Roman" w:hAnsi="Arial" w:cs="Arial"/>
          <w:sz w:val="20"/>
          <w:szCs w:val="20"/>
        </w:rPr>
        <w:t xml:space="preserve"> </w:t>
      </w:r>
      <w:ins w:id="29" w:author="Microsoft Office User" w:date="2024-11-01T13:14:00Z">
        <w:r w:rsidR="00652E0A">
          <w:rPr>
            <w:rFonts w:ascii="Arial" w:eastAsia="Times New Roman" w:hAnsi="Arial" w:cs="Arial"/>
            <w:sz w:val="20"/>
            <w:szCs w:val="20"/>
          </w:rPr>
          <w:t xml:space="preserve">more </w:t>
        </w:r>
      </w:ins>
      <w:del w:id="30" w:author="Microsoft Office User" w:date="2024-11-01T13:14:00Z">
        <w:r w:rsidRPr="00961490" w:rsidDel="00652E0A">
          <w:rPr>
            <w:rFonts w:ascii="Arial" w:eastAsia="Times New Roman" w:hAnsi="Arial" w:cs="Arial"/>
            <w:sz w:val="20"/>
            <w:szCs w:val="20"/>
          </w:rPr>
          <w:delText xml:space="preserve">further </w:delText>
        </w:r>
      </w:del>
      <w:r w:rsidRPr="00961490">
        <w:rPr>
          <w:rFonts w:ascii="Arial" w:eastAsia="Times New Roman" w:hAnsi="Arial" w:cs="Arial"/>
          <w:sz w:val="20"/>
          <w:szCs w:val="20"/>
        </w:rPr>
        <w:t>detailed taxonom</w:t>
      </w:r>
      <w:ins w:id="31" w:author="Microsoft Office User" w:date="2024-11-01T13:14:00Z">
        <w:r w:rsidR="00652E0A">
          <w:rPr>
            <w:rFonts w:ascii="Arial" w:eastAsia="Times New Roman" w:hAnsi="Arial" w:cs="Arial"/>
            <w:sz w:val="20"/>
            <w:szCs w:val="20"/>
          </w:rPr>
          <w:t>y</w:t>
        </w:r>
      </w:ins>
      <w:del w:id="32" w:author="Microsoft Office User" w:date="2024-11-01T13:14:00Z">
        <w:r w:rsidRPr="00961490" w:rsidDel="00652E0A">
          <w:rPr>
            <w:rFonts w:ascii="Arial" w:eastAsia="Times New Roman" w:hAnsi="Arial" w:cs="Arial"/>
            <w:sz w:val="20"/>
            <w:szCs w:val="20"/>
          </w:rPr>
          <w:delText>ic resolution</w:delText>
        </w:r>
      </w:del>
      <w:r w:rsidRPr="00961490">
        <w:rPr>
          <w:rFonts w:ascii="Arial" w:eastAsia="Times New Roman" w:hAnsi="Arial" w:cs="Arial"/>
          <w:sz w:val="20"/>
          <w:szCs w:val="20"/>
        </w:rPr>
        <w:t xml:space="preserve"> revealing that the number of dominant bacterial and archaeal genera across compartments</w:t>
      </w:r>
      <w:ins w:id="33" w:author="Microsoft Office User" w:date="2024-11-01T13:14:00Z">
        <w:r w:rsidR="00652E0A">
          <w:rPr>
            <w:rFonts w:ascii="Arial" w:eastAsia="Times New Roman" w:hAnsi="Arial" w:cs="Arial"/>
            <w:sz w:val="20"/>
            <w:szCs w:val="20"/>
          </w:rPr>
          <w:t xml:space="preserve"> is</w:t>
        </w:r>
      </w:ins>
      <w:r w:rsidRPr="00961490">
        <w:rPr>
          <w:rFonts w:ascii="Arial" w:eastAsia="Times New Roman" w:hAnsi="Arial" w:cs="Arial"/>
          <w:sz w:val="20"/>
          <w:szCs w:val="20"/>
        </w:rPr>
        <w:t xml:space="preserve"> also </w:t>
      </w:r>
      <w:ins w:id="34" w:author="Microsoft Office User" w:date="2024-11-01T13:14:00Z">
        <w:r w:rsidR="00652E0A">
          <w:rPr>
            <w:rFonts w:ascii="Arial" w:eastAsia="Times New Roman" w:hAnsi="Arial" w:cs="Arial"/>
            <w:sz w:val="20"/>
            <w:szCs w:val="20"/>
          </w:rPr>
          <w:t xml:space="preserve">somewhat </w:t>
        </w:r>
      </w:ins>
      <w:del w:id="35" w:author="Microsoft Office User" w:date="2024-11-01T13:14:00Z">
        <w:r w:rsidRPr="00961490" w:rsidDel="00652E0A">
          <w:rPr>
            <w:rFonts w:ascii="Arial" w:eastAsia="Times New Roman" w:hAnsi="Arial" w:cs="Arial"/>
            <w:sz w:val="20"/>
            <w:szCs w:val="20"/>
          </w:rPr>
          <w:delText xml:space="preserve">remained </w:delText>
        </w:r>
      </w:del>
      <w:r w:rsidRPr="00961490">
        <w:rPr>
          <w:rFonts w:ascii="Arial" w:eastAsia="Times New Roman" w:hAnsi="Arial" w:cs="Arial"/>
          <w:sz w:val="20"/>
          <w:szCs w:val="20"/>
        </w:rPr>
        <w:t>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w:t>
      </w:r>
      <w:ins w:id="36" w:author="Microsoft Office User" w:date="2024-11-01T13:15:00Z">
        <w:r w:rsidR="00652E0A">
          <w:rPr>
            <w:rFonts w:ascii="Arial" w:eastAsia="Times New Roman" w:hAnsi="Arial" w:cs="Arial"/>
            <w:sz w:val="20"/>
            <w:szCs w:val="20"/>
          </w:rPr>
          <w:t>ial genus</w:t>
        </w:r>
      </w:ins>
      <w:del w:id="37" w:author="Microsoft Office User" w:date="2024-11-01T13:15:00Z">
        <w:r w:rsidRPr="00961490" w:rsidDel="00652E0A">
          <w:rPr>
            <w:rFonts w:ascii="Arial" w:eastAsia="Times New Roman" w:hAnsi="Arial" w:cs="Arial"/>
            <w:sz w:val="20"/>
            <w:szCs w:val="20"/>
          </w:rPr>
          <w:delText>es</w:delText>
        </w:r>
      </w:del>
      <w:r w:rsidRPr="00961490">
        <w:rPr>
          <w:rFonts w:ascii="Arial" w:eastAsia="Times New Roman" w:hAnsi="Arial" w:cs="Arial"/>
          <w:sz w:val="20"/>
          <w:szCs w:val="20"/>
        </w:rPr>
        <w:t xml:space="preserve">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w:t>
      </w:r>
      <w:ins w:id="38" w:author="Microsoft Office User" w:date="2024-11-01T13:15:00Z">
        <w:r w:rsidR="00EF57E3">
          <w:rPr>
            <w:rFonts w:ascii="Arial" w:eastAsia="Times New Roman" w:hAnsi="Arial" w:cs="Arial"/>
            <w:sz w:val="20"/>
            <w:szCs w:val="20"/>
          </w:rPr>
          <w:t>-associated bacterial or archaeal</w:t>
        </w:r>
      </w:ins>
      <w:r w:rsidRPr="00961490">
        <w:rPr>
          <w:rFonts w:ascii="Arial" w:eastAsia="Times New Roman" w:hAnsi="Arial" w:cs="Arial"/>
          <w:sz w:val="20"/>
          <w:szCs w:val="20"/>
        </w:rPr>
        <w:t xml:space="preserve">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r w:rsidRPr="00961490">
        <w:rPr>
          <w:rFonts w:ascii="Arial" w:eastAsia="Times New Roman" w:hAnsi="Arial" w:cs="Arial"/>
          <w:i/>
          <w:sz w:val="20"/>
          <w:szCs w:val="20"/>
        </w:rPr>
        <w:t>Candidatus</w:t>
      </w:r>
      <w:r w:rsidRPr="00961490">
        <w:rPr>
          <w:rFonts w:ascii="Arial" w:eastAsia="Times New Roman" w:hAnsi="Arial" w:cs="Arial"/>
          <w:sz w:val="20"/>
          <w:szCs w:val="20"/>
        </w:rPr>
        <w:t xml:space="preserve"> Amoebophilus (13.5%) was most commonly dominant in skeleton microbiomes. </w:t>
      </w:r>
      <w:ins w:id="39" w:author="Microsoft Office User" w:date="2024-11-01T13:16:00Z">
        <w:r w:rsidR="00EF57E3">
          <w:rPr>
            <w:rFonts w:ascii="Arial" w:eastAsia="Times New Roman" w:hAnsi="Arial" w:cs="Arial"/>
            <w:sz w:val="20"/>
            <w:szCs w:val="20"/>
          </w:rPr>
          <w:t>Howe</w:t>
        </w:r>
      </w:ins>
      <w:ins w:id="40" w:author="Microsoft Office User" w:date="2024-11-01T13:17:00Z">
        <w:r w:rsidR="00EF57E3">
          <w:rPr>
            <w:rFonts w:ascii="Arial" w:eastAsia="Times New Roman" w:hAnsi="Arial" w:cs="Arial"/>
            <w:sz w:val="20"/>
            <w:szCs w:val="20"/>
          </w:rPr>
          <w:t xml:space="preserve">ver, whether differences in </w:t>
        </w:r>
      </w:ins>
      <w:del w:id="41" w:author="Microsoft Office User" w:date="2024-11-01T13:17:00Z">
        <w:r w:rsidRPr="00961490" w:rsidDel="00EF57E3">
          <w:rPr>
            <w:rFonts w:ascii="Arial" w:eastAsia="Times New Roman" w:hAnsi="Arial" w:cs="Arial"/>
            <w:sz w:val="20"/>
            <w:szCs w:val="20"/>
          </w:rPr>
          <w:delText xml:space="preserve">Currently the influences of </w:delText>
        </w:r>
      </w:del>
      <w:r w:rsidRPr="00961490">
        <w:rPr>
          <w:rFonts w:ascii="Arial" w:eastAsia="Times New Roman" w:hAnsi="Arial" w:cs="Arial"/>
          <w:sz w:val="20"/>
          <w:szCs w:val="20"/>
        </w:rPr>
        <w:t xml:space="preserve">microbiome structure </w:t>
      </w:r>
      <w:r w:rsidR="00DB72A3" w:rsidRPr="00961490">
        <w:rPr>
          <w:rFonts w:ascii="Arial" w:eastAsia="Times New Roman" w:hAnsi="Arial" w:cs="Arial"/>
          <w:sz w:val="20"/>
          <w:szCs w:val="20"/>
        </w:rPr>
        <w:t>and dominan</w:t>
      </w:r>
      <w:ins w:id="42" w:author="Microsoft Office User" w:date="2024-11-01T13:18:00Z">
        <w:r w:rsidR="00EF57E3">
          <w:rPr>
            <w:rFonts w:ascii="Arial" w:eastAsia="Times New Roman" w:hAnsi="Arial" w:cs="Arial"/>
            <w:sz w:val="20"/>
            <w:szCs w:val="20"/>
          </w:rPr>
          <w:t>t microbes</w:t>
        </w:r>
      </w:ins>
      <w:del w:id="43" w:author="Microsoft Office User" w:date="2024-11-01T13:18:00Z">
        <w:r w:rsidR="00DB72A3" w:rsidRPr="00961490" w:rsidDel="00EF57E3">
          <w:rPr>
            <w:rFonts w:ascii="Arial" w:eastAsia="Times New Roman" w:hAnsi="Arial" w:cs="Arial"/>
            <w:sz w:val="20"/>
            <w:szCs w:val="20"/>
          </w:rPr>
          <w:delText>ce</w:delText>
        </w:r>
      </w:del>
      <w:r w:rsidRPr="00961490">
        <w:rPr>
          <w:rFonts w:ascii="Arial" w:eastAsia="Times New Roman" w:hAnsi="Arial" w:cs="Arial"/>
          <w:sz w:val="20"/>
          <w:szCs w:val="20"/>
        </w:rPr>
        <w:t xml:space="preserve"> </w:t>
      </w:r>
      <w:ins w:id="44" w:author="Microsoft Office User" w:date="2024-11-01T13:17:00Z">
        <w:r w:rsidR="00EF57E3">
          <w:rPr>
            <w:rFonts w:ascii="Arial" w:eastAsia="Times New Roman" w:hAnsi="Arial" w:cs="Arial"/>
            <w:sz w:val="20"/>
            <w:szCs w:val="20"/>
          </w:rPr>
          <w:t xml:space="preserve">across coral </w:t>
        </w:r>
      </w:ins>
      <w:ins w:id="45" w:author="Microsoft Office User" w:date="2024-11-01T13:18:00Z">
        <w:r w:rsidR="00EF57E3">
          <w:rPr>
            <w:rFonts w:ascii="Arial" w:eastAsia="Times New Roman" w:hAnsi="Arial" w:cs="Arial"/>
            <w:sz w:val="20"/>
            <w:szCs w:val="20"/>
          </w:rPr>
          <w:t xml:space="preserve">diversity </w:t>
        </w:r>
      </w:ins>
      <w:del w:id="46" w:author="Microsoft Office User" w:date="2024-11-01T13:17:00Z">
        <w:r w:rsidRPr="00961490" w:rsidDel="00EF57E3">
          <w:rPr>
            <w:rFonts w:ascii="Arial" w:eastAsia="Times New Roman" w:hAnsi="Arial" w:cs="Arial"/>
            <w:sz w:val="20"/>
            <w:szCs w:val="20"/>
          </w:rPr>
          <w:delText>of</w:delText>
        </w:r>
      </w:del>
      <w:del w:id="47" w:author="Microsoft Office User" w:date="2024-11-01T13:18:00Z">
        <w:r w:rsidRPr="00961490" w:rsidDel="00EF57E3">
          <w:rPr>
            <w:rFonts w:ascii="Arial" w:eastAsia="Times New Roman" w:hAnsi="Arial" w:cs="Arial"/>
            <w:sz w:val="20"/>
            <w:szCs w:val="20"/>
          </w:rPr>
          <w:delText xml:space="preserve"> </w:delText>
        </w:r>
      </w:del>
      <w:ins w:id="48" w:author="Microsoft Office User" w:date="2024-11-01T13:17:00Z">
        <w:r w:rsidR="00EF57E3">
          <w:rPr>
            <w:rFonts w:ascii="Arial" w:eastAsia="Times New Roman" w:hAnsi="Arial" w:cs="Arial"/>
            <w:sz w:val="20"/>
            <w:szCs w:val="20"/>
          </w:rPr>
          <w:t>influence</w:t>
        </w:r>
      </w:ins>
      <w:ins w:id="49" w:author="Microsoft Office User" w:date="2024-11-01T13:19:00Z">
        <w:r w:rsidR="00EF57E3">
          <w:rPr>
            <w:rFonts w:ascii="Arial" w:eastAsia="Times New Roman" w:hAnsi="Arial" w:cs="Arial"/>
            <w:sz w:val="20"/>
            <w:szCs w:val="20"/>
          </w:rPr>
          <w:t xml:space="preserve"> differences in </w:t>
        </w:r>
      </w:ins>
      <w:del w:id="50" w:author="Microsoft Office User" w:date="2024-11-01T13:17:00Z">
        <w:r w:rsidRPr="00961490" w:rsidDel="00EF57E3">
          <w:rPr>
            <w:rFonts w:ascii="Arial" w:eastAsia="Times New Roman" w:hAnsi="Arial" w:cs="Arial"/>
            <w:sz w:val="20"/>
            <w:szCs w:val="20"/>
          </w:rPr>
          <w:delText xml:space="preserve">particular microbial taxa on </w:delText>
        </w:r>
      </w:del>
      <w:r w:rsidRPr="00961490">
        <w:rPr>
          <w:rFonts w:ascii="Arial" w:eastAsia="Times New Roman" w:hAnsi="Arial" w:cs="Arial"/>
          <w:sz w:val="20"/>
          <w:szCs w:val="20"/>
        </w:rPr>
        <w:t xml:space="preserve">coral physiology </w:t>
      </w:r>
      <w:ins w:id="51" w:author="Microsoft Office User" w:date="2024-11-01T13:18:00Z">
        <w:r w:rsidR="00EF57E3">
          <w:rPr>
            <w:rFonts w:ascii="Arial" w:eastAsia="Times New Roman" w:hAnsi="Arial" w:cs="Arial"/>
            <w:sz w:val="20"/>
            <w:szCs w:val="20"/>
          </w:rPr>
          <w:t>is</w:t>
        </w:r>
      </w:ins>
      <w:del w:id="52" w:author="Microsoft Office User" w:date="2024-11-01T13:18:00Z">
        <w:r w:rsidRPr="00961490" w:rsidDel="00EF57E3">
          <w:rPr>
            <w:rFonts w:ascii="Arial" w:eastAsia="Times New Roman" w:hAnsi="Arial" w:cs="Arial"/>
            <w:sz w:val="20"/>
            <w:szCs w:val="20"/>
          </w:rPr>
          <w:delText>are</w:delText>
        </w:r>
      </w:del>
      <w:r w:rsidRPr="00961490">
        <w:rPr>
          <w:rFonts w:ascii="Arial" w:eastAsia="Times New Roman" w:hAnsi="Arial" w:cs="Arial"/>
          <w:sz w:val="20"/>
          <w:szCs w:val="20"/>
        </w:rPr>
        <w:t xml:space="preserve"> not yet well understood. </w:t>
      </w:r>
    </w:p>
    <w:p w14:paraId="393C754A" w14:textId="63ADFF4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w:t>
      </w:r>
      <w:ins w:id="53" w:author="Microsoft Office User" w:date="2024-11-02T11:44:00Z">
        <w:r w:rsidR="005908B3">
          <w:rPr>
            <w:rFonts w:ascii="Arial" w:eastAsia="Times New Roman" w:hAnsi="Arial" w:cs="Arial"/>
            <w:bCs/>
            <w:sz w:val="20"/>
            <w:szCs w:val="20"/>
          </w:rPr>
          <w:t xml:space="preserve">Supplementary </w:t>
        </w:r>
      </w:ins>
      <w:r w:rsidR="002F3DA0">
        <w:rPr>
          <w:rFonts w:ascii="Arial" w:eastAsia="Times New Roman" w:hAnsi="Arial" w:cs="Arial"/>
          <w:bCs/>
          <w:sz w:val="20"/>
          <w:szCs w:val="20"/>
        </w:rPr>
        <w:t>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w:t>
      </w:r>
      <w:r w:rsidRPr="00961490">
        <w:rPr>
          <w:rFonts w:ascii="Arial" w:eastAsia="Times New Roman" w:hAnsi="Arial" w:cs="Arial"/>
          <w:sz w:val="20"/>
          <w:szCs w:val="20"/>
        </w:rPr>
        <w:lastRenderedPageBreak/>
        <w:t>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ins w:id="54" w:author="Microsoft Office User" w:date="2024-11-02T11:45:00Z">
        <w:r w:rsidR="005908B3">
          <w:rPr>
            <w:rFonts w:ascii="Arial" w:eastAsia="Times New Roman" w:hAnsi="Arial" w:cs="Arial"/>
            <w:sz w:val="20"/>
            <w:szCs w:val="20"/>
          </w:rPr>
          <w:t xml:space="preserve">Supplementary </w:t>
        </w:r>
      </w:ins>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r w:rsidR="007141C2">
        <w:rPr>
          <w:rFonts w:ascii="Arial" w:eastAsia="Times New Roman" w:hAnsi="Arial" w:cs="Arial"/>
          <w:sz w:val="20"/>
          <w:szCs w:val="20"/>
        </w:rPr>
        <w:t>Regionally-specific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w:t>
      </w:r>
      <w:ins w:id="55" w:author="Microsoft Office User" w:date="2024-10-28T13:02:00Z">
        <w:r w:rsidR="00C04DDF">
          <w:rPr>
            <w:rFonts w:ascii="Arial" w:eastAsia="Times New Roman" w:hAnsi="Arial" w:cs="Arial"/>
            <w:sz w:val="20"/>
            <w:szCs w:val="20"/>
          </w:rPr>
          <w:t>ial genus</w:t>
        </w:r>
      </w:ins>
      <w:del w:id="56" w:author="Microsoft Office User" w:date="2024-10-28T13:02:00Z">
        <w:r w:rsidR="007141C2" w:rsidDel="00C04DDF">
          <w:rPr>
            <w:rFonts w:ascii="Arial" w:eastAsia="Times New Roman" w:hAnsi="Arial" w:cs="Arial"/>
            <w:sz w:val="20"/>
            <w:szCs w:val="20"/>
          </w:rPr>
          <w:delText>e</w:delText>
        </w:r>
      </w:del>
      <w:r w:rsidR="007141C2">
        <w:rPr>
          <w:rFonts w:ascii="Arial" w:eastAsia="Times New Roman" w:hAnsi="Arial" w:cs="Arial"/>
          <w:sz w:val="20"/>
          <w:szCs w:val="20"/>
        </w:rPr>
        <w:t xml:space="preserv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119E5099"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{"citationID":"vdWdiWAF","properties":{"formattedCitation":"\\super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32</w:t>
      </w:r>
      <w:r w:rsidR="00C81643">
        <w:rPr>
          <w:rFonts w:ascii="Arial" w:eastAsia="Times New Roman" w:hAnsi="Arial" w:cs="Arial"/>
          <w:sz w:val="20"/>
          <w:szCs w:val="20"/>
        </w:rPr>
        <w:fldChar w:fldCharType="end"/>
      </w:r>
      <w:r w:rsidRPr="00961490">
        <w:rPr>
          <w:rFonts w:ascii="Arial" w:eastAsia="Times New Roman" w:hAnsi="Arial" w:cs="Arial"/>
          <w:sz w:val="20"/>
          <w:szCs w:val="20"/>
        </w:rPr>
        <w:t>. In species where</w:t>
      </w:r>
      <w:ins w:id="57" w:author="Microsoft Office User" w:date="2024-10-28T13:53:00Z">
        <w:r w:rsidR="003B1D05">
          <w:rPr>
            <w:rFonts w:ascii="Arial" w:eastAsia="Times New Roman" w:hAnsi="Arial" w:cs="Arial"/>
            <w:sz w:val="20"/>
            <w:szCs w:val="20"/>
          </w:rPr>
          <w:t xml:space="preserve"> members of </w:t>
        </w:r>
      </w:ins>
      <w:ins w:id="58" w:author="Microsoft Office User" w:date="2024-11-01T13:21:00Z">
        <w:r w:rsidR="00EF57E3">
          <w:rPr>
            <w:rFonts w:ascii="Arial" w:eastAsia="Times New Roman" w:hAnsi="Arial" w:cs="Arial"/>
            <w:sz w:val="20"/>
            <w:szCs w:val="20"/>
          </w:rPr>
          <w:t xml:space="preserve">genus </w:t>
        </w:r>
      </w:ins>
      <w:del w:id="59" w:author="Microsoft Office User" w:date="2024-11-01T13:21:00Z">
        <w:r w:rsidRPr="00961490" w:rsidDel="00EF57E3">
          <w:rPr>
            <w:rFonts w:ascii="Arial" w:eastAsia="Times New Roman" w:hAnsi="Arial" w:cs="Arial"/>
            <w:sz w:val="20"/>
            <w:szCs w:val="20"/>
          </w:rPr>
          <w:delText xml:space="preserve"> </w:delText>
        </w:r>
      </w:del>
      <w:r w:rsidRPr="00961490">
        <w:rPr>
          <w:rFonts w:ascii="Arial" w:eastAsia="Times New Roman" w:hAnsi="Arial" w:cs="Arial"/>
          <w:i/>
          <w:sz w:val="20"/>
          <w:szCs w:val="20"/>
        </w:rPr>
        <w:t xml:space="preserve">Endozoicomonas </w:t>
      </w:r>
      <w:ins w:id="60" w:author="Microsoft Office User" w:date="2024-10-28T13:53:00Z">
        <w:r w:rsidR="003B1D05">
          <w:rPr>
            <w:rFonts w:ascii="Arial" w:eastAsia="Times New Roman" w:hAnsi="Arial" w:cs="Arial"/>
            <w:sz w:val="20"/>
            <w:szCs w:val="20"/>
          </w:rPr>
          <w:t>are</w:t>
        </w:r>
      </w:ins>
      <w:del w:id="61" w:author="Microsoft Office User" w:date="2024-10-28T13:53:00Z">
        <w:r w:rsidRPr="00961490" w:rsidDel="003B1D05">
          <w:rPr>
            <w:rFonts w:ascii="Arial" w:eastAsia="Times New Roman" w:hAnsi="Arial" w:cs="Arial"/>
            <w:sz w:val="20"/>
            <w:szCs w:val="20"/>
          </w:rPr>
          <w:delText>is</w:delText>
        </w:r>
      </w:del>
      <w:r w:rsidRPr="00961490">
        <w:rPr>
          <w:rFonts w:ascii="Arial" w:eastAsia="Times New Roman" w:hAnsi="Arial" w:cs="Arial"/>
          <w:sz w:val="20"/>
          <w:szCs w:val="20"/>
        </w:rPr>
        <w:t xml:space="preserve"> common, </w:t>
      </w:r>
      <w:ins w:id="62" w:author="Microsoft Office User" w:date="2024-10-28T13:53:00Z">
        <w:r w:rsidR="003B1D05">
          <w:rPr>
            <w:rFonts w:ascii="Arial" w:eastAsia="Times New Roman" w:hAnsi="Arial" w:cs="Arial"/>
            <w:sz w:val="20"/>
            <w:szCs w:val="20"/>
          </w:rPr>
          <w:t>they</w:t>
        </w:r>
      </w:ins>
      <w:del w:id="63" w:author="Microsoft Office User" w:date="2024-10-28T13:53:00Z">
        <w:r w:rsidRPr="00961490" w:rsidDel="003B1D05">
          <w:rPr>
            <w:rFonts w:ascii="Arial" w:eastAsia="Times New Roman" w:hAnsi="Arial" w:cs="Arial"/>
            <w:sz w:val="20"/>
            <w:szCs w:val="20"/>
          </w:rPr>
          <w:delText>it</w:delText>
        </w:r>
      </w:del>
      <w:r w:rsidRPr="00961490">
        <w:rPr>
          <w:rFonts w:ascii="Arial" w:eastAsia="Times New Roman" w:hAnsi="Arial" w:cs="Arial"/>
          <w:sz w:val="20"/>
          <w:szCs w:val="20"/>
        </w:rPr>
        <w:t xml:space="preserve"> frequently decrease</w:t>
      </w:r>
      <w:del w:id="64" w:author="Microsoft Office User" w:date="2024-10-28T13:54:00Z">
        <w:r w:rsidRPr="00961490" w:rsidDel="003B1D05">
          <w:rPr>
            <w:rFonts w:ascii="Arial" w:eastAsia="Times New Roman" w:hAnsi="Arial" w:cs="Arial"/>
            <w:sz w:val="20"/>
            <w:szCs w:val="20"/>
          </w:rPr>
          <w:delText>s</w:delText>
        </w:r>
      </w:del>
      <w:r w:rsidRPr="00961490">
        <w:rPr>
          <w:rFonts w:ascii="Arial" w:eastAsia="Times New Roman" w:hAnsi="Arial" w:cs="Arial"/>
          <w:sz w:val="20"/>
          <w:szCs w:val="20"/>
        </w:rPr>
        <w:t xml:space="preserve"> in relative abundance during coral bleaching or disease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{"citationID":"Y2vv0AfK","properties":{"formattedCitation":"\\super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C81643">
        <w:rPr>
          <w:rFonts w:ascii="Arial" w:eastAsia="Times New Roman" w:hAnsi="Arial" w:cs="Arial"/>
          <w:sz w:val="20"/>
          <w:szCs w:val="20"/>
        </w:rPr>
        <w:fldChar w:fldCharType="separate"/>
      </w:r>
      <w:r w:rsidR="00AE7C6A" w:rsidRPr="00AE7C6A">
        <w:rPr>
          <w:rFonts w:ascii="Arial" w:hAnsi="Arial" w:cs="Arial"/>
          <w:sz w:val="20"/>
          <w:vertAlign w:val="superscript"/>
        </w:rPr>
        <w:t>33</w:t>
      </w:r>
      <w:r w:rsidR="00C81643">
        <w:rPr>
          <w:rFonts w:ascii="Arial" w:eastAsia="Times New Roman" w:hAnsi="Arial" w:cs="Arial"/>
          <w:sz w:val="20"/>
          <w:szCs w:val="20"/>
        </w:rPr>
        <w:fldChar w:fldCharType="end"/>
      </w:r>
      <w:r w:rsidRPr="00961490">
        <w:rPr>
          <w:rFonts w:ascii="Arial" w:eastAsia="Times New Roman" w:hAnsi="Arial" w:cs="Arial"/>
          <w:sz w:val="20"/>
          <w:szCs w:val="20"/>
        </w:rPr>
        <w:t>, suggesting a commensal or mutualistic rather than opportunistic relationship with host health</w:t>
      </w:r>
      <w:ins w:id="65" w:author="Microsoft Office User" w:date="2024-10-28T13:02:00Z">
        <w:r w:rsidR="00C04DDF">
          <w:rPr>
            <w:rFonts w:ascii="Arial" w:eastAsia="Times New Roman" w:hAnsi="Arial" w:cs="Arial"/>
            <w:sz w:val="20"/>
            <w:szCs w:val="20"/>
          </w:rPr>
          <w:t xml:space="preserve">, although evidence exists for </w:t>
        </w:r>
      </w:ins>
      <w:ins w:id="66" w:author="Microsoft Office User" w:date="2024-11-01T13:21:00Z">
        <w:r w:rsidR="00EF57E3">
          <w:rPr>
            <w:rFonts w:ascii="Arial" w:eastAsia="Times New Roman" w:hAnsi="Arial" w:cs="Arial"/>
            <w:sz w:val="20"/>
            <w:szCs w:val="20"/>
          </w:rPr>
          <w:t>the</w:t>
        </w:r>
      </w:ins>
      <w:ins w:id="67" w:author="Microsoft Office User" w:date="2024-10-28T13:02:00Z">
        <w:r w:rsidR="00C04DDF">
          <w:rPr>
            <w:rFonts w:ascii="Arial" w:eastAsia="Times New Roman" w:hAnsi="Arial" w:cs="Arial"/>
            <w:sz w:val="20"/>
            <w:szCs w:val="20"/>
          </w:rPr>
          <w:t xml:space="preserve"> potential </w:t>
        </w:r>
      </w:ins>
      <w:ins w:id="68" w:author="Microsoft Office User" w:date="2024-11-01T13:21:00Z">
        <w:r w:rsidR="00EF57E3">
          <w:rPr>
            <w:rFonts w:ascii="Arial" w:eastAsia="Times New Roman" w:hAnsi="Arial" w:cs="Arial"/>
            <w:sz w:val="20"/>
            <w:szCs w:val="20"/>
          </w:rPr>
          <w:t xml:space="preserve">of </w:t>
        </w:r>
        <w:r w:rsidR="00EF57E3">
          <w:rPr>
            <w:rFonts w:ascii="Arial" w:eastAsia="Times New Roman" w:hAnsi="Arial" w:cs="Arial"/>
            <w:i/>
            <w:iCs/>
            <w:sz w:val="20"/>
            <w:szCs w:val="20"/>
          </w:rPr>
          <w:t xml:space="preserve">Endozoicomonas </w:t>
        </w:r>
      </w:ins>
      <w:ins w:id="69" w:author="Microsoft Office User" w:date="2024-10-28T13:02:00Z">
        <w:r w:rsidR="00C04DDF">
          <w:rPr>
            <w:rFonts w:ascii="Arial" w:eastAsia="Times New Roman" w:hAnsi="Arial" w:cs="Arial"/>
            <w:sz w:val="20"/>
            <w:szCs w:val="20"/>
          </w:rPr>
          <w:t xml:space="preserve">to form relationships with corals </w:t>
        </w:r>
      </w:ins>
      <w:ins w:id="70" w:author="Microsoft Office User" w:date="2024-10-28T13:04:00Z">
        <w:r w:rsidR="00C04DDF">
          <w:rPr>
            <w:rFonts w:ascii="Arial" w:eastAsia="Times New Roman" w:hAnsi="Arial" w:cs="Arial"/>
            <w:sz w:val="20"/>
            <w:szCs w:val="20"/>
          </w:rPr>
          <w:t>along the entire spectrum of</w:t>
        </w:r>
      </w:ins>
      <w:ins w:id="71" w:author="Microsoft Office User" w:date="2024-10-28T13:03:00Z">
        <w:r w:rsidR="00C04DDF">
          <w:rPr>
            <w:rFonts w:ascii="Arial" w:eastAsia="Times New Roman" w:hAnsi="Arial" w:cs="Arial"/>
            <w:sz w:val="20"/>
            <w:szCs w:val="20"/>
          </w:rPr>
          <w:t xml:space="preserve"> symbioses (i.e., beneficial, commensal</w:t>
        </w:r>
      </w:ins>
      <w:ins w:id="72" w:author="Microsoft Office User" w:date="2024-10-28T13:06:00Z">
        <w:r w:rsidR="00C04DDF">
          <w:rPr>
            <w:rFonts w:ascii="Arial" w:eastAsia="Times New Roman" w:hAnsi="Arial" w:cs="Arial"/>
            <w:sz w:val="20"/>
            <w:szCs w:val="20"/>
          </w:rPr>
          <w:t>,</w:t>
        </w:r>
      </w:ins>
      <w:ins w:id="73" w:author="Microsoft Office User" w:date="2024-10-28T13:03:00Z">
        <w:r w:rsidR="00C04DDF">
          <w:rPr>
            <w:rFonts w:ascii="Arial" w:eastAsia="Times New Roman" w:hAnsi="Arial" w:cs="Arial"/>
            <w:sz w:val="20"/>
            <w:szCs w:val="20"/>
          </w:rPr>
          <w:t xml:space="preserve"> and</w:t>
        </w:r>
      </w:ins>
      <w:ins w:id="74" w:author="Microsoft Office User" w:date="2024-10-28T13:04:00Z">
        <w:r w:rsidR="00C04DDF">
          <w:rPr>
            <w:rFonts w:ascii="Arial" w:eastAsia="Times New Roman" w:hAnsi="Arial" w:cs="Arial"/>
            <w:sz w:val="20"/>
            <w:szCs w:val="20"/>
          </w:rPr>
          <w:t>/or</w:t>
        </w:r>
      </w:ins>
      <w:ins w:id="75" w:author="Microsoft Office User" w:date="2024-10-28T13:03:00Z">
        <w:r w:rsidR="00C04DDF">
          <w:rPr>
            <w:rFonts w:ascii="Arial" w:eastAsia="Times New Roman" w:hAnsi="Arial" w:cs="Arial"/>
            <w:sz w:val="20"/>
            <w:szCs w:val="20"/>
          </w:rPr>
          <w:t xml:space="preserve"> antagonistic; see</w:t>
        </w:r>
      </w:ins>
      <w:ins w:id="76" w:author="Microsoft Office User" w:date="2024-11-01T13:22:00Z">
        <w:r w:rsidR="00EF57E3">
          <w:rPr>
            <w:rFonts w:ascii="Arial" w:eastAsia="Times New Roman" w:hAnsi="Arial" w:cs="Arial"/>
            <w:sz w:val="20"/>
            <w:szCs w:val="20"/>
          </w:rPr>
          <w:t xml:space="preserve"> </w:t>
        </w:r>
      </w:ins>
      <w:r w:rsidR="00C04DDF">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{"citationID":"vvTxPVjK","properties":{"formattedCitation":"\\super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eastAsia="Times New Roman" w:hAnsi="Arial" w:cs="Arial"/>
          <w:sz w:val="20"/>
          <w:szCs w:val="20"/>
        </w:rPr>
        <w:fldChar w:fldCharType="separate"/>
      </w:r>
      <w:r w:rsidR="00C04DDF" w:rsidRPr="00C04DDF">
        <w:rPr>
          <w:rFonts w:ascii="Arial" w:hAnsi="Arial" w:cs="Arial"/>
          <w:sz w:val="20"/>
          <w:vertAlign w:val="superscript"/>
        </w:rPr>
        <w:t>34</w:t>
      </w:r>
      <w:r w:rsidR="00C04DDF">
        <w:rPr>
          <w:rFonts w:ascii="Arial" w:eastAsia="Times New Roman" w:hAnsi="Arial" w:cs="Arial"/>
          <w:sz w:val="20"/>
          <w:szCs w:val="20"/>
        </w:rPr>
        <w:fldChar w:fldCharType="end"/>
      </w:r>
      <w:ins w:id="77" w:author="Microsoft Office User" w:date="2024-10-28T13:03:00Z">
        <w:r w:rsidR="00C04DDF">
          <w:rPr>
            <w:rFonts w:ascii="Arial" w:eastAsia="Times New Roman" w:hAnsi="Arial" w:cs="Arial"/>
            <w:sz w:val="20"/>
            <w:szCs w:val="20"/>
          </w:rPr>
          <w:t>)</w:t>
        </w:r>
      </w:ins>
      <w:ins w:id="78" w:author="Microsoft Office User" w:date="2024-10-28T13:02:00Z">
        <w:r w:rsidR="00C04DDF">
          <w:rPr>
            <w:rFonts w:ascii="Arial" w:eastAsia="Times New Roman" w:hAnsi="Arial" w:cs="Arial"/>
            <w:sz w:val="20"/>
            <w:szCs w:val="20"/>
          </w:rPr>
          <w:t xml:space="preserve"> </w:t>
        </w:r>
      </w:ins>
      <w:r w:rsidRPr="00961490">
        <w:rPr>
          <w:rFonts w:ascii="Arial" w:eastAsia="Times New Roman" w:hAnsi="Arial" w:cs="Arial"/>
          <w:sz w:val="20"/>
          <w:szCs w:val="20"/>
        </w:rPr>
        <w:t xml:space="preserve">. Further, it has previously been observed that the family </w:t>
      </w:r>
      <w:r w:rsidRPr="00C059B3">
        <w:rPr>
          <w:rFonts w:ascii="Arial" w:eastAsia="Times New Roman" w:hAnsi="Arial" w:cs="Arial"/>
          <w:iCs/>
          <w:sz w:val="20"/>
          <w:szCs w:val="20"/>
        </w:rPr>
        <w:t>Endozoicomonadaceae</w:t>
      </w:r>
      <w:r w:rsidRPr="00961490">
        <w:rPr>
          <w:rFonts w:ascii="Arial" w:eastAsia="Times New Roman" w:hAnsi="Arial" w:cs="Arial"/>
          <w:i/>
          <w:sz w:val="20"/>
          <w:szCs w:val="20"/>
        </w:rPr>
        <w:t xml:space="preserve"> </w:t>
      </w:r>
      <w:r w:rsidRPr="00961490">
        <w:rPr>
          <w:rFonts w:ascii="Arial" w:eastAsia="Times New Roman" w:hAnsi="Arial" w:cs="Arial"/>
          <w:sz w:val="20"/>
          <w:szCs w:val="20"/>
        </w:rPr>
        <w:t>shows by far the strongest signal of cophylogeny with coral hosts among tested bacterial families in coral tissue</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{"citationID":"uL4OxlFx","properties":{"formattedCitation":"\\super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16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ins w:id="79" w:author="Microsoft Office User" w:date="2024-10-28T13:07:00Z">
        <w:r w:rsidR="00C04DDF">
          <w:rPr>
            <w:rFonts w:ascii="Arial" w:eastAsia="Times New Roman" w:hAnsi="Arial" w:cs="Arial"/>
            <w:iCs/>
            <w:sz w:val="20"/>
            <w:szCs w:val="20"/>
          </w:rPr>
          <w:t xml:space="preserve">relative </w:t>
        </w:r>
      </w:ins>
      <w:r w:rsidRPr="00961490">
        <w:rPr>
          <w:rFonts w:ascii="Arial" w:eastAsia="Times New Roman" w:hAnsi="Arial" w:cs="Arial"/>
          <w:sz w:val="20"/>
          <w:szCs w:val="20"/>
        </w:rPr>
        <w:t xml:space="preserve">abundance explained the </w:t>
      </w:r>
      <w:del w:id="80" w:author="Microsoft Office User" w:date="2024-11-01T13:23:00Z">
        <w:r w:rsidRPr="00961490" w:rsidDel="00EF57E3">
          <w:rPr>
            <w:rFonts w:ascii="Arial" w:eastAsia="Times New Roman" w:hAnsi="Arial" w:cs="Arial"/>
            <w:sz w:val="20"/>
            <w:szCs w:val="20"/>
          </w:rPr>
          <w:delText xml:space="preserve">overwhelming </w:delText>
        </w:r>
      </w:del>
      <w:r w:rsidRPr="00961490">
        <w:rPr>
          <w:rFonts w:ascii="Arial" w:eastAsia="Times New Roman" w:hAnsi="Arial" w:cs="Arial"/>
          <w:sz w:val="20"/>
          <w:szCs w:val="20"/>
        </w:rPr>
        <w:t>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contact,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55870EA5" w:rsidR="00961490" w:rsidRDefault="00961490" w:rsidP="00906414">
      <w:pPr>
        <w:pStyle w:val="NormalWeb"/>
        <w:rPr>
          <w:ins w:id="81" w:author="Microsoft Office User" w:date="2024-10-28T16:44:00Z"/>
          <w:rFonts w:ascii="Arial" w:hAnsi="Arial" w:cs="Arial"/>
          <w:color w:val="242424"/>
          <w:sz w:val="20"/>
          <w:szCs w:val="20"/>
          <w:shd w:val="clear" w:color="auto" w:fill="FFFFFF"/>
        </w:rPr>
      </w:pPr>
      <w:r w:rsidRPr="00961490">
        <w:rPr>
          <w:rFonts w:ascii="Arial" w:hAnsi="Arial" w:cs="Arial"/>
          <w:b/>
          <w:i/>
          <w:sz w:val="20"/>
          <w:szCs w:val="20"/>
        </w:rPr>
        <w:t>Endozoicomonas</w:t>
      </w:r>
      <w:r w:rsidRPr="00961490">
        <w:rPr>
          <w:rFonts w:ascii="Arial" w:hAnsi="Arial" w:cs="Arial"/>
          <w:b/>
          <w:sz w:val="20"/>
          <w:szCs w:val="20"/>
        </w:rPr>
        <w:t xml:space="preserve"> is associated with high growth rates. </w:t>
      </w:r>
      <w:r w:rsidRPr="00961490">
        <w:rPr>
          <w:rFonts w:ascii="Arial" w:hAnsi="Arial" w:cs="Arial"/>
          <w:i/>
          <w:sz w:val="20"/>
          <w:szCs w:val="20"/>
        </w:rPr>
        <w:t xml:space="preserve">Endozoicomonas </w:t>
      </w:r>
      <w:r w:rsidRPr="00961490">
        <w:rPr>
          <w:rFonts w:ascii="Arial" w:hAnsi="Arial" w:cs="Arial"/>
          <w:sz w:val="20"/>
          <w:szCs w:val="20"/>
        </w:rPr>
        <w:t>is</w:t>
      </w:r>
      <w:ins w:id="82" w:author="Microsoft Office User" w:date="2024-10-28T13:13:00Z">
        <w:r w:rsidR="00C04DDF">
          <w:rPr>
            <w:rFonts w:ascii="Arial" w:hAnsi="Arial" w:cs="Arial"/>
            <w:sz w:val="20"/>
            <w:szCs w:val="20"/>
          </w:rPr>
          <w:t xml:space="preserve"> often</w:t>
        </w:r>
      </w:ins>
      <w:r w:rsidRPr="00961490">
        <w:rPr>
          <w:rFonts w:ascii="Arial" w:hAnsi="Arial" w:cs="Arial"/>
          <w:sz w:val="20"/>
          <w:szCs w:val="20"/>
        </w:rPr>
        <w:t xml:space="preserve"> linked to metabolic benefits to the coral host</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{"citationID":"jyCGBFlh","properties":{"formattedCitation":"\\super 35,36\\nosupersub{}","plainCitation":"35,36","noteIndex":0},"citationItems":[{"id":1661,"uris":["http://zotero.org/groups/2769688/items/AIA2Q5Y9"],"itemData":{"id":1661,"type":"article-journal","abstract":"Endozoicomonas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AE7C6A">
        <w:rPr>
          <w:rFonts w:ascii="Arial" w:hAnsi="Arial" w:cs="Arial"/>
          <w:sz w:val="20"/>
          <w:szCs w:val="20"/>
        </w:rPr>
        <w:fldChar w:fldCharType="separate"/>
      </w:r>
      <w:r w:rsidR="00C04DDF" w:rsidRPr="00C04DDF">
        <w:rPr>
          <w:rFonts w:ascii="Arial" w:hAnsi="Arial" w:cs="Arial"/>
          <w:sz w:val="20"/>
          <w:vertAlign w:val="superscript"/>
        </w:rPr>
        <w:t>35,36</w:t>
      </w:r>
      <w:r w:rsidR="00AE7C6A">
        <w:rPr>
          <w:rFonts w:ascii="Arial" w:hAnsi="Arial" w:cs="Arial"/>
          <w:sz w:val="20"/>
          <w:szCs w:val="20"/>
        </w:rPr>
        <w:fldChar w:fldCharType="end"/>
      </w:r>
      <w:ins w:id="83" w:author="Microsoft Office User" w:date="2024-10-28T13:11:00Z">
        <w:r w:rsidR="00C04DDF">
          <w:rPr>
            <w:rFonts w:ascii="Arial" w:hAnsi="Arial" w:cs="Arial"/>
            <w:sz w:val="20"/>
            <w:szCs w:val="20"/>
          </w:rPr>
          <w:t xml:space="preserve"> (but see</w:t>
        </w:r>
      </w:ins>
      <w:r w:rsidR="00C04DDF">
        <w:rPr>
          <w:rFonts w:ascii="Arial" w:hAnsi="Arial" w:cs="Arial"/>
          <w:sz w:val="20"/>
          <w:szCs w:val="20"/>
        </w:rPr>
        <w:fldChar w:fldCharType="begin"/>
      </w:r>
      <w:r w:rsidR="007372D3">
        <w:rPr>
          <w:rFonts w:ascii="Arial" w:hAnsi="Arial" w:cs="Arial"/>
          <w:sz w:val="20"/>
          <w:szCs w:val="20"/>
        </w:rPr>
        <w:instrText xml:space="preserve"> ADDIN ZOTERO_ITEM CSL_CITATION {"citationID":"wXDonERV","properties":{"formattedCitation":"\\super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hAnsi="Arial" w:cs="Arial"/>
          <w:sz w:val="20"/>
          <w:szCs w:val="20"/>
        </w:rPr>
        <w:fldChar w:fldCharType="separate"/>
      </w:r>
      <w:r w:rsidR="00C04DDF" w:rsidRPr="00C04DDF">
        <w:rPr>
          <w:rFonts w:ascii="Arial" w:hAnsi="Arial" w:cs="Arial"/>
          <w:sz w:val="20"/>
          <w:vertAlign w:val="superscript"/>
        </w:rPr>
        <w:t>34</w:t>
      </w:r>
      <w:r w:rsidR="00C04DDF">
        <w:rPr>
          <w:rFonts w:ascii="Arial" w:hAnsi="Arial" w:cs="Arial"/>
          <w:sz w:val="20"/>
          <w:szCs w:val="20"/>
        </w:rPr>
        <w:fldChar w:fldCharType="end"/>
      </w:r>
      <w:ins w:id="84" w:author="Microsoft Office User" w:date="2024-10-28T13:11:00Z">
        <w:r w:rsidR="00C04DDF">
          <w:rPr>
            <w:rFonts w:ascii="Arial" w:hAnsi="Arial" w:cs="Arial"/>
            <w:sz w:val="20"/>
            <w:szCs w:val="20"/>
          </w:rPr>
          <w:t>)</w:t>
        </w:r>
      </w:ins>
      <w:ins w:id="85" w:author="Microsoft Office User" w:date="2024-10-28T16:24:00Z">
        <w:r w:rsidR="00F44CA0">
          <w:rPr>
            <w:rFonts w:ascii="Arial" w:hAnsi="Arial" w:cs="Arial"/>
            <w:sz w:val="20"/>
            <w:szCs w:val="20"/>
          </w:rPr>
          <w:t>, including a potential role in stero</w:t>
        </w:r>
      </w:ins>
      <w:ins w:id="86" w:author="Microsoft Office User" w:date="2024-10-28T16:25:00Z">
        <w:r w:rsidR="00F44CA0">
          <w:rPr>
            <w:rFonts w:ascii="Arial" w:hAnsi="Arial" w:cs="Arial"/>
            <w:sz w:val="20"/>
            <w:szCs w:val="20"/>
          </w:rPr>
          <w:t>id processing</w:t>
        </w:r>
      </w:ins>
      <w:r w:rsidR="00F44CA0">
        <w:rPr>
          <w:rFonts w:ascii="Arial" w:hAnsi="Arial" w:cs="Arial"/>
          <w:sz w:val="20"/>
          <w:szCs w:val="20"/>
        </w:rPr>
        <w:fldChar w:fldCharType="begin"/>
      </w:r>
      <w:r w:rsidR="007372D3">
        <w:rPr>
          <w:rFonts w:ascii="Arial" w:hAnsi="Arial" w:cs="Arial"/>
          <w:sz w:val="20"/>
          <w:szCs w:val="20"/>
        </w:rPr>
        <w:instrText xml:space="preserve"> ADDIN ZOTERO_ITEM CSL_CITATION {"citationID":"2GBvUbL0","properties":{"formattedCitation":"\\super 37\\nosupersub{}","plainCitation":"37","noteIndex":0},"citationItems":[{"id":2150,"uris":["http://zotero.org/groups/2769688/items/8ZCEF283"],"itemData":{"id":2150,"type":"article","abstract":"Summary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r w:rsidR="00F44CA0">
        <w:rPr>
          <w:rFonts w:ascii="Arial" w:hAnsi="Arial" w:cs="Arial"/>
          <w:sz w:val="20"/>
          <w:szCs w:val="20"/>
        </w:rPr>
        <w:fldChar w:fldCharType="separate"/>
      </w:r>
      <w:r w:rsidR="00F44CA0" w:rsidRPr="00F44CA0">
        <w:rPr>
          <w:rFonts w:ascii="Arial" w:hAnsi="Arial" w:cs="Arial"/>
          <w:sz w:val="20"/>
          <w:vertAlign w:val="superscript"/>
        </w:rPr>
        <w:t>37</w:t>
      </w:r>
      <w:r w:rsidR="00F44CA0">
        <w:rPr>
          <w:rFonts w:ascii="Arial" w:hAnsi="Arial" w:cs="Arial"/>
          <w:sz w:val="20"/>
          <w:szCs w:val="20"/>
        </w:rPr>
        <w:fldChar w:fldCharType="end"/>
      </w:r>
      <w:ins w:id="87" w:author="Microsoft Office User" w:date="2024-10-28T16:27:00Z">
        <w:r w:rsidR="00F44CA0">
          <w:rPr>
            <w:rFonts w:ascii="Arial" w:hAnsi="Arial" w:cs="Arial"/>
            <w:sz w:val="20"/>
            <w:szCs w:val="20"/>
          </w:rPr>
          <w:t xml:space="preserve">. </w:t>
        </w:r>
      </w:ins>
      <w:del w:id="88" w:author="Microsoft Office User" w:date="2024-10-28T16:27:00Z">
        <w:r w:rsidRPr="00961490" w:rsidDel="00F44CA0">
          <w:rPr>
            <w:rFonts w:ascii="Arial" w:hAnsi="Arial" w:cs="Arial"/>
            <w:sz w:val="20"/>
            <w:szCs w:val="20"/>
          </w:rPr>
          <w:delText xml:space="preserve"> and </w:delText>
        </w:r>
      </w:del>
      <w:ins w:id="89" w:author="Microsoft Office User" w:date="2024-10-28T16:27:00Z">
        <w:r w:rsidR="00F44CA0">
          <w:rPr>
            <w:rFonts w:ascii="Arial" w:hAnsi="Arial" w:cs="Arial"/>
            <w:sz w:val="20"/>
            <w:szCs w:val="20"/>
          </w:rPr>
          <w:t>E</w:t>
        </w:r>
      </w:ins>
      <w:del w:id="90" w:author="Microsoft Office User" w:date="2024-10-28T16:27:00Z">
        <w:r w:rsidRPr="00961490" w:rsidDel="00F44CA0">
          <w:rPr>
            <w:rFonts w:ascii="Arial" w:hAnsi="Arial" w:cs="Arial"/>
            <w:sz w:val="20"/>
            <w:szCs w:val="20"/>
          </w:rPr>
          <w:delText>e</w:delText>
        </w:r>
      </w:del>
      <w:r w:rsidRPr="00961490">
        <w:rPr>
          <w:rFonts w:ascii="Arial" w:hAnsi="Arial" w:cs="Arial"/>
          <w:sz w:val="20"/>
          <w:szCs w:val="20"/>
        </w:rPr>
        <w:t xml:space="preserve">xperimental studies have shown that decreases in its </w:t>
      </w:r>
      <w:ins w:id="91" w:author="Microsoft Office User" w:date="2024-10-28T13:41:00Z">
        <w:r w:rsidR="005A4D34">
          <w:rPr>
            <w:rFonts w:ascii="Arial" w:hAnsi="Arial" w:cs="Arial"/>
            <w:sz w:val="20"/>
            <w:szCs w:val="20"/>
          </w:rPr>
          <w:t xml:space="preserve">relative </w:t>
        </w:r>
      </w:ins>
      <w:r w:rsidRPr="00961490">
        <w:rPr>
          <w:rFonts w:ascii="Arial" w:hAnsi="Arial" w:cs="Arial"/>
          <w:sz w:val="20"/>
          <w:szCs w:val="20"/>
        </w:rPr>
        <w:t xml:space="preserve">abundance </w:t>
      </w:r>
      <w:ins w:id="92" w:author="Microsoft Office User" w:date="2024-11-01T10:59:00Z">
        <w:r w:rsidR="00CF6CD3">
          <w:rPr>
            <w:rFonts w:ascii="Arial" w:hAnsi="Arial" w:cs="Arial"/>
            <w:sz w:val="20"/>
            <w:szCs w:val="20"/>
          </w:rPr>
          <w:t>are</w:t>
        </w:r>
      </w:ins>
      <w:del w:id="93" w:author="Microsoft Office User" w:date="2024-11-01T10:59:00Z">
        <w:r w:rsidRPr="00961490" w:rsidDel="00CF6CD3">
          <w:rPr>
            <w:rFonts w:ascii="Arial" w:hAnsi="Arial" w:cs="Arial"/>
            <w:sz w:val="20"/>
            <w:szCs w:val="20"/>
          </w:rPr>
          <w:delText>is</w:delText>
        </w:r>
      </w:del>
      <w:r w:rsidRPr="00961490">
        <w:rPr>
          <w:rFonts w:ascii="Arial" w:hAnsi="Arial" w:cs="Arial"/>
          <w:sz w:val="20"/>
          <w:szCs w:val="20"/>
        </w:rPr>
        <w:t xml:space="preserve"> typical with disease</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{"citationID":"s82tyNM6","properties":{"formattedCitation":"\\super 38,39\\nosupersub{}","plainCitation":"38,39","noteIndex":0},"citationItems":[{"id":1620,"uris":["http://zotero.org/groups/2769688/items/QTIJWXKY"],"itemData":{"id":1620,"type":"article-journal","abstract":"Increased bacterial diversity on diseased corals can obscure disease etiology and complicate our understanding of pathogenesis. To untangle microbes that may cause white band disease signs from microbes responding to disease, we inoculated healthy Acropora cervicornis corals with an infectious dose from visibly diseased corals. We sampled these dosed corals and healthy controls over time for sequencing of the bacterial 16S region. Endozoicomonas were associated with healthy fragments from 4/10 colonies, dominating microbiomes before dosing and decreasing over time only in corals that displayed disease signs, suggesting a role in disease resistance. We grouped disease-associated bacteria by when they increased in abundance (primary vs secondary) and whether they originated in the dose (colonizers) or the previously healthy corals (responders). We found that all primary responders increased in all dosed corals regardless of final disease state and are therefore unlikely to cause disease signs. In contrast, primary colonizers in the families Pasteurellaceae and Francisellaceae increased solely in dosed corals that ultimately displayed disease signs, and may be infectious foreign bacteria involved in the development of disease signs. Moving away from a static comparison of diseased and healthy bacterial communities, we provide a framework to identify key players in other coral diseases.","container-title":"FEMS microbiology ecology","DOI":"10.1093/femsec/fix080","ISSN":"1574-6941","issue":"7","journalAbbreviation":"FEMS Microbiol Ecol","language":"eng","note":"PMID: 28637338","source":"PubMed","title":"Complex interactions between potentially pathogenic, opportunistic, and resident bacteria emerge during infection on a reef-building coral","volume":"93","author":[{"family":"Gignoux-Wolfsohn","given":"Sarah A."},{"family":"Aronson","given":"Felicia M."},{"family":"Vollmer","given":"Steven V."}],"issued":{"date-parts":[["2017",7,1]]}}},{"id":1658,"uris":["http://zotero.org/groups/2769688/items/ZCR4ZQGA"],"itemData":{"id":1658,"type":"article-journal","abstract":"Apical lesions on Porites astreoides were characterized by the appearance of a thin yellow band, which was preceded by bleaching of the coral tissues and followed by a completely denuded coral skeleton, which often harbored secondary macroalgal colonizers. These characteristics have not been previously described in Porites and do not match common Caribbean coral diseases. The lesions were observed only in warmer months and at shallow depths on the fore reef in Belize. Analysis of the microbial community composition based on the V4 hypervariable region of 16S ribosomal RNA genes revealed that the surface microbiomes associated with nonsymptomatic corals were dominated by the members of the genus Endozoicomonas, consistent with other studies. Comparison of the microbiomes of nonsymptomatic and lesioned coral colonies sampled in July and September revealed two distinct groups, inconsistently related to the disease state of the coral, but showing some temporal signal. The loss of Endozoicomonas was characteristic of lesioned corals, which also harbored potential opportunistic pathogens such as Alternaria, Stenotrophomonas, and Achromobacter. The presence of lesions in P. astreoides coincided with a decrease in the relative abundance of Endozoicomonas, rather than the appearance of specific pathogenic taxa.","container-title":"PLOS ONE","DOI":"10.1371/journal.pone.0100316","ISSN":"1932-6203","issue":"6","journalAbbreviation":"PLOS ONE","language":"en","note":"publisher: Public Library of Science","page":"e100316","source":"PLoS Journals","title":"Community Shifts in the Surface Microbiomes of the Coral Porites astreoides with Unusual Lesions","volume":"9","author":[{"family":"Meyer","given":"Julie L."},{"family":"Paul","given":"Valerie J."},{"family":"Teplitski","given":"Max"}],"issued":{"date-parts":[["2014",6,17]]}}}],"schema":"https://github.com/citation-style-language/schema/raw/master/csl-citation.json"} </w:instrText>
      </w:r>
      <w:r w:rsidR="00AE7C6A">
        <w:rPr>
          <w:rFonts w:ascii="Arial" w:hAnsi="Arial" w:cs="Arial"/>
          <w:sz w:val="20"/>
          <w:szCs w:val="20"/>
        </w:rPr>
        <w:fldChar w:fldCharType="separate"/>
      </w:r>
      <w:r w:rsidR="00F44CA0" w:rsidRPr="00F44CA0">
        <w:rPr>
          <w:rFonts w:ascii="Arial" w:hAnsi="Arial" w:cs="Arial"/>
          <w:sz w:val="20"/>
          <w:vertAlign w:val="superscript"/>
        </w:rPr>
        <w:t>38,39</w:t>
      </w:r>
      <w:r w:rsidR="00AE7C6A">
        <w:rPr>
          <w:rFonts w:ascii="Arial" w:hAnsi="Arial" w:cs="Arial"/>
          <w:sz w:val="20"/>
          <w:szCs w:val="20"/>
        </w:rPr>
        <w:fldChar w:fldCharType="end"/>
      </w:r>
      <w:r w:rsidRPr="00961490">
        <w:rPr>
          <w:rFonts w:ascii="Arial" w:hAnsi="Arial" w:cs="Arial"/>
          <w:sz w:val="20"/>
          <w:szCs w:val="20"/>
        </w:rPr>
        <w:t xml:space="preserve"> or other health stressors such as bleaching</w:t>
      </w:r>
      <w:r w:rsidR="00AE7C6A">
        <w:rPr>
          <w:rFonts w:ascii="Arial" w:hAnsi="Arial" w:cs="Arial"/>
          <w:sz w:val="20"/>
          <w:szCs w:val="20"/>
        </w:rPr>
        <w:t xml:space="preserve"> </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{"citationID":"yZie0wwE","properties":{"formattedCitation":"\\super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hAnsi="Arial" w:cs="Arial"/>
          <w:sz w:val="20"/>
          <w:szCs w:val="20"/>
        </w:rPr>
        <w:fldChar w:fldCharType="separate"/>
      </w:r>
      <w:r w:rsidR="00AE7C6A" w:rsidRPr="00AE7C6A">
        <w:rPr>
          <w:rFonts w:ascii="Arial" w:hAnsi="Arial" w:cs="Arial"/>
          <w:sz w:val="20"/>
          <w:vertAlign w:val="superscript"/>
        </w:rPr>
        <w:t>33</w:t>
      </w:r>
      <w:r w:rsidR="00AE7C6A">
        <w:rPr>
          <w:rFonts w:ascii="Arial" w:hAnsi="Arial" w:cs="Arial"/>
          <w:sz w:val="20"/>
          <w:szCs w:val="20"/>
        </w:rPr>
        <w:fldChar w:fldCharType="end"/>
      </w:r>
      <w:r w:rsidRPr="00961490">
        <w:rPr>
          <w:rFonts w:ascii="Arial" w:hAnsi="Arial" w:cs="Arial"/>
          <w:sz w:val="20"/>
          <w:szCs w:val="20"/>
        </w:rPr>
        <w:t xml:space="preserve">. This suggests that the striking correlation between </w:t>
      </w:r>
      <w:r w:rsidRPr="00961490">
        <w:rPr>
          <w:rFonts w:ascii="Arial" w:hAnsi="Arial" w:cs="Arial"/>
          <w:i/>
          <w:sz w:val="20"/>
          <w:szCs w:val="20"/>
        </w:rPr>
        <w:t xml:space="preserve">Endozoicomonas </w:t>
      </w:r>
      <w:r w:rsidRPr="00961490">
        <w:rPr>
          <w:rFonts w:ascii="Arial" w:hAnsi="Arial" w:cs="Arial"/>
          <w:sz w:val="20"/>
          <w:szCs w:val="20"/>
        </w:rPr>
        <w:t xml:space="preserve">and disease is not due to pathogenesis by </w:t>
      </w:r>
      <w:r w:rsidRPr="00961490">
        <w:rPr>
          <w:rFonts w:ascii="Arial" w:hAnsi="Arial" w:cs="Arial"/>
          <w:i/>
          <w:sz w:val="20"/>
          <w:szCs w:val="20"/>
        </w:rPr>
        <w:t>Endozoicomonas</w:t>
      </w:r>
      <w:ins w:id="94" w:author="Microsoft Office User" w:date="2024-10-28T16:43:00Z">
        <w:r w:rsidR="00906414">
          <w:rPr>
            <w:rFonts w:ascii="Arial" w:hAnsi="Arial" w:cs="Arial"/>
            <w:sz w:val="20"/>
            <w:szCs w:val="20"/>
          </w:rPr>
          <w:t xml:space="preserve">. </w:t>
        </w:r>
      </w:ins>
      <w:del w:id="95" w:author="Microsoft Office User" w:date="2024-10-28T16:43:00Z">
        <w:r w:rsidRPr="00961490" w:rsidDel="00906414">
          <w:rPr>
            <w:rFonts w:ascii="Arial" w:hAnsi="Arial" w:cs="Arial"/>
            <w:sz w:val="20"/>
            <w:szCs w:val="20"/>
          </w:rPr>
          <w:delText xml:space="preserve">, </w:delText>
        </w:r>
      </w:del>
      <w:ins w:id="96" w:author="Microsoft Office User" w:date="2024-10-28T16:43:00Z">
        <w:r w:rsidR="00906414">
          <w:rPr>
            <w:rFonts w:ascii="Arial" w:hAnsi="Arial" w:cs="Arial"/>
            <w:color w:val="242424"/>
            <w:sz w:val="20"/>
            <w:szCs w:val="20"/>
            <w:shd w:val="clear" w:color="auto" w:fill="FFFFFF"/>
          </w:rPr>
          <w:t xml:space="preserve">There are several possibilities for how a non-pathogen might nonetheless increase disease, including opportunity costs in host biology (e.g., in innate immunity, permissiveness to CAMA formation), tradeoffs in microbial symbiosis (e.g., dominance of Endozoicomonas vs more diverse and potentially flexible microbiome associates with benefits for pathogen defense or resilience to environmental change), or tradeoffs driven by host physiological changes induced by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 xml:space="preserve">(e.g., in steroid hormone processing). However, regardless of mechanism, if maintenance of high relative abundances of </w:t>
        </w:r>
        <w:r w:rsidR="00906414">
          <w:rPr>
            <w:rFonts w:ascii="Arial" w:hAnsi="Arial" w:cs="Arial"/>
            <w:i/>
            <w:iCs/>
            <w:color w:val="242424"/>
            <w:sz w:val="20"/>
            <w:szCs w:val="20"/>
            <w:shd w:val="clear" w:color="auto" w:fill="FFFFFF"/>
          </w:rPr>
          <w:lastRenderedPageBreak/>
          <w:t>Endozoicomonas</w:t>
        </w:r>
        <w:r w:rsidR="00906414">
          <w:rPr>
            <w:rFonts w:ascii="Arial" w:hAnsi="Arial" w:cs="Arial"/>
            <w:color w:val="242424"/>
            <w:sz w:val="20"/>
            <w:szCs w:val="20"/>
            <w:shd w:val="clear" w:color="auto" w:fill="FFFFFF"/>
          </w:rPr>
          <w:t xml:space="preserve"> has fitness costs, they may be balanced by benefits to the host</w:t>
        </w:r>
      </w:ins>
      <w:ins w:id="97" w:author="Microsoft Office User" w:date="2024-11-01T10:59:00Z">
        <w:r w:rsidR="00CF6CD3">
          <w:rPr>
            <w:rFonts w:ascii="Arial" w:hAnsi="Arial" w:cs="Arial"/>
            <w:color w:val="242424"/>
            <w:sz w:val="20"/>
            <w:szCs w:val="20"/>
            <w:shd w:val="clear" w:color="auto" w:fill="FFFFFF"/>
          </w:rPr>
          <w:t xml:space="preserve"> – at least under</w:t>
        </w:r>
      </w:ins>
      <w:ins w:id="98" w:author="Microsoft Office User" w:date="2024-11-01T11:00:00Z">
        <w:r w:rsidR="00CF6CD3">
          <w:rPr>
            <w:rFonts w:ascii="Arial" w:hAnsi="Arial" w:cs="Arial"/>
            <w:color w:val="242424"/>
            <w:sz w:val="20"/>
            <w:szCs w:val="20"/>
            <w:shd w:val="clear" w:color="auto" w:fill="FFFFFF"/>
          </w:rPr>
          <w:t xml:space="preserve"> some conditions</w:t>
        </w:r>
      </w:ins>
      <w:ins w:id="99" w:author="Microsoft Office User" w:date="2024-10-28T16:43:00Z">
        <w:r w:rsidR="00906414">
          <w:rPr>
            <w:rFonts w:ascii="Arial" w:hAnsi="Arial" w:cs="Arial"/>
            <w:color w:val="242424"/>
            <w:sz w:val="20"/>
            <w:szCs w:val="20"/>
            <w:shd w:val="clear" w:color="auto" w:fill="FFFFFF"/>
          </w:rPr>
          <w:t xml:space="preserve">. </w:t>
        </w:r>
      </w:ins>
      <w:del w:id="100" w:author="Microsoft Office User" w:date="2024-10-28T16:43:00Z">
        <w:r w:rsidRPr="00961490" w:rsidDel="00906414">
          <w:rPr>
            <w:rFonts w:ascii="Arial" w:hAnsi="Arial" w:cs="Arial"/>
            <w:sz w:val="20"/>
            <w:szCs w:val="20"/>
          </w:rPr>
          <w:delText xml:space="preserve">but instead might arise due to opportunity costs (e.g., in innate immunity, permissiveness to CAMA formation, or symbiosis with defensive microbes within coral tissue). If maintenance of high abundances of </w:delText>
        </w:r>
        <w:r w:rsidRPr="00961490" w:rsidDel="00906414">
          <w:rPr>
            <w:rFonts w:ascii="Arial" w:hAnsi="Arial" w:cs="Arial"/>
            <w:i/>
            <w:sz w:val="20"/>
            <w:szCs w:val="20"/>
          </w:rPr>
          <w:delText>Endozoicomonas</w:delText>
        </w:r>
        <w:r w:rsidRPr="00961490" w:rsidDel="00906414">
          <w:rPr>
            <w:rFonts w:ascii="Arial" w:hAnsi="Arial" w:cs="Arial"/>
            <w:sz w:val="20"/>
            <w:szCs w:val="20"/>
          </w:rPr>
          <w:delText xml:space="preserve"> has fitness costs, they may be balanced by metabolic benefits, and we should expect that </w:delText>
        </w:r>
        <w:r w:rsidRPr="00961490" w:rsidDel="00906414">
          <w:rPr>
            <w:rFonts w:ascii="Arial" w:hAnsi="Arial" w:cs="Arial"/>
            <w:i/>
            <w:sz w:val="20"/>
            <w:szCs w:val="20"/>
          </w:rPr>
          <w:delText xml:space="preserve">Endozoicomonas </w:delText>
        </w:r>
        <w:r w:rsidRPr="00961490" w:rsidDel="00906414">
          <w:rPr>
            <w:rFonts w:ascii="Arial" w:hAnsi="Arial" w:cs="Arial"/>
            <w:sz w:val="20"/>
            <w:szCs w:val="20"/>
          </w:rPr>
          <w:delText xml:space="preserve">would be more abundant in corals with life-history strategies that favor traits such as rapid growth. </w:delText>
        </w:r>
      </w:del>
    </w:p>
    <w:p w14:paraId="53AAF3E5" w14:textId="77777777" w:rsidR="00906414" w:rsidRPr="00906414" w:rsidRDefault="00906414">
      <w:pPr>
        <w:pStyle w:val="NormalWeb"/>
        <w:rPr>
          <w:rFonts w:ascii="Arial" w:hAnsi="Arial" w:cs="Arial"/>
          <w:color w:val="242424"/>
          <w:sz w:val="20"/>
          <w:szCs w:val="20"/>
          <w:shd w:val="clear" w:color="auto" w:fill="FFFFFF"/>
          <w:rPrChange w:id="101" w:author="Microsoft Office User" w:date="2024-10-28T16:44:00Z">
            <w:rPr>
              <w:rFonts w:ascii="Arial" w:eastAsia="Times New Roman" w:hAnsi="Arial" w:cs="Arial"/>
              <w:sz w:val="20"/>
              <w:szCs w:val="20"/>
            </w:rPr>
          </w:rPrChange>
        </w:rPr>
        <w:pPrChange w:id="102" w:author="Microsoft Office User" w:date="2024-10-28T16:44:00Z">
          <w:pPr/>
        </w:pPrChange>
      </w:pPr>
    </w:p>
    <w:p w14:paraId="4417B7C2" w14:textId="0FF3E6A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{"citationID":"mBw1kFbh","properties":{"formattedCitation":"\\super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sz w:val="20"/>
          <w:szCs w:val="20"/>
        </w:rPr>
        <w:fldChar w:fldCharType="end"/>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{"citationID":"2LT4xYu0","properties":{"formattedCitation":"\\super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30</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w:t>
      </w:r>
      <w:ins w:id="103"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In both cases, we limited this analysis to only corals with replicated growth rate data (&gt;= 5 replicates in the CTDB).  </w:t>
      </w:r>
    </w:p>
    <w:p w14:paraId="2E981562" w14:textId="1E05D8EB"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w:t>
      </w:r>
      <w:ins w:id="104"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anatomically-specific correlations with the growth rate of their coral hosts, including strong positive correlations between growth and uncultured </w:t>
      </w:r>
      <w:r w:rsidR="007141C2" w:rsidRPr="00C04DDF">
        <w:rPr>
          <w:rFonts w:ascii="Arial" w:eastAsia="Times New Roman" w:hAnsi="Arial" w:cs="Arial"/>
          <w:i/>
          <w:iCs/>
          <w:sz w:val="20"/>
          <w:szCs w:val="20"/>
          <w:rPrChange w:id="105" w:author="Microsoft Office User" w:date="2024-10-28T13:13:00Z">
            <w:rPr>
              <w:rFonts w:ascii="Arial" w:eastAsia="Times New Roman" w:hAnsi="Arial" w:cs="Arial"/>
              <w:sz w:val="20"/>
              <w:szCs w:val="20"/>
            </w:rPr>
          </w:rPrChange>
        </w:rPr>
        <w:t>Rhodobacteria</w:t>
      </w:r>
      <w:r w:rsidR="007141C2">
        <w:rPr>
          <w:rFonts w:ascii="Arial" w:eastAsia="Times New Roman" w:hAnsi="Arial" w:cs="Arial"/>
          <w:sz w:val="20"/>
          <w:szCs w:val="20"/>
        </w:rPr>
        <w:t xml:space="preserve"> </w:t>
      </w:r>
      <w:del w:id="106" w:author="Microsoft Office User" w:date="2024-10-28T13:13:00Z">
        <w:r w:rsidR="007141C2" w:rsidDel="00C04DDF">
          <w:rPr>
            <w:rFonts w:ascii="Arial" w:eastAsia="Times New Roman" w:hAnsi="Arial" w:cs="Arial"/>
            <w:sz w:val="20"/>
            <w:szCs w:val="20"/>
          </w:rPr>
          <w:delText xml:space="preserve">in </w:delText>
        </w:r>
        <w:r w:rsidR="005B141A" w:rsidDel="00C04DDF">
          <w:rPr>
            <w:rFonts w:ascii="Arial" w:eastAsia="Times New Roman" w:hAnsi="Arial" w:cs="Arial"/>
            <w:sz w:val="20"/>
            <w:szCs w:val="20"/>
          </w:rPr>
          <w:delText xml:space="preserve">the </w:delText>
        </w:r>
        <w:r w:rsidR="007141C2" w:rsidDel="00C04DDF">
          <w:rPr>
            <w:rFonts w:ascii="Arial" w:eastAsia="Times New Roman" w:hAnsi="Arial" w:cs="Arial"/>
            <w:sz w:val="20"/>
            <w:szCs w:val="20"/>
          </w:rPr>
          <w:delText>family</w:delText>
        </w:r>
      </w:del>
      <w:ins w:id="107" w:author="Microsoft Office User" w:date="2024-10-28T13:13:00Z">
        <w:r w:rsidR="00C04DDF">
          <w:rPr>
            <w:rFonts w:ascii="Arial" w:eastAsia="Times New Roman" w:hAnsi="Arial" w:cs="Arial"/>
            <w:sz w:val="20"/>
            <w:szCs w:val="20"/>
          </w:rPr>
          <w:t>(Family:</w:t>
        </w:r>
      </w:ins>
      <w:r w:rsidR="007141C2">
        <w:rPr>
          <w:rFonts w:ascii="Arial" w:eastAsia="Times New Roman" w:hAnsi="Arial" w:cs="Arial"/>
          <w:sz w:val="20"/>
          <w:szCs w:val="20"/>
        </w:rPr>
        <w:t xml:space="preserve"> Terasakiellaceae</w:t>
      </w:r>
      <w:ins w:id="108" w:author="Microsoft Office User" w:date="2024-10-28T13:13:00Z">
        <w:r w:rsidR="00C04DDF">
          <w:rPr>
            <w:rFonts w:ascii="Arial" w:eastAsia="Times New Roman" w:hAnsi="Arial" w:cs="Arial"/>
            <w:sz w:val="20"/>
            <w:szCs w:val="20"/>
          </w:rPr>
          <w:t xml:space="preserve">) </w:t>
        </w:r>
      </w:ins>
      <w:del w:id="109" w:author="Microsoft Office User" w:date="2024-10-28T13:13:00Z">
        <w:r w:rsidR="007141C2" w:rsidDel="00C04DDF">
          <w:rPr>
            <w:rFonts w:ascii="Arial" w:eastAsia="Times New Roman" w:hAnsi="Arial" w:cs="Arial"/>
            <w:sz w:val="20"/>
            <w:szCs w:val="20"/>
          </w:rPr>
          <w:delText xml:space="preserve"> (phylum: Proteobacteria) </w:delText>
        </w:r>
      </w:del>
      <w:r w:rsidR="007141C2">
        <w:rPr>
          <w:rFonts w:ascii="Arial" w:eastAsia="Times New Roman" w:hAnsi="Arial" w:cs="Arial"/>
          <w:sz w:val="20"/>
          <w:szCs w:val="20"/>
        </w:rPr>
        <w:t xml:space="preserve">and negative correlations between growth rate and the archaeal genus </w:t>
      </w:r>
      <w:r w:rsidR="007141C2">
        <w:rPr>
          <w:rFonts w:ascii="Arial" w:eastAsia="Times New Roman" w:hAnsi="Arial" w:cs="Arial"/>
          <w:i/>
          <w:iCs/>
          <w:sz w:val="20"/>
          <w:szCs w:val="20"/>
        </w:rPr>
        <w:t xml:space="preserve">Nitrosopumilis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ins w:id="110" w:author="Microsoft Office User" w:date="2024-11-02T11:45:00Z">
        <w:r w:rsidR="005908B3">
          <w:rPr>
            <w:rFonts w:ascii="Arial" w:eastAsia="Times New Roman" w:hAnsi="Arial" w:cs="Arial"/>
            <w:sz w:val="20"/>
            <w:szCs w:val="20"/>
          </w:rPr>
          <w:t xml:space="preserve">Supplementary </w:t>
        </w:r>
      </w:ins>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783F4F2C" w:rsidR="001E011D" w:rsidRDefault="00961490" w:rsidP="00961490">
      <w:pPr>
        <w:rPr>
          <w:rFonts w:ascii="Arial" w:eastAsia="Times New Roman" w:hAnsi="Arial" w:cs="Arial"/>
          <w:sz w:val="20"/>
          <w:szCs w:val="20"/>
        </w:rPr>
      </w:pPr>
      <w:del w:id="111" w:author="Microsoft Office User" w:date="2024-11-02T11:31:00Z">
        <w:r w:rsidRPr="00961490" w:rsidDel="004E3121">
          <w:rPr>
            <w:rFonts w:ascii="Arial" w:eastAsia="Times New Roman" w:hAnsi="Arial" w:cs="Arial"/>
            <w:sz w:val="20"/>
            <w:szCs w:val="20"/>
          </w:rPr>
          <w:delText xml:space="preserve">These results are consistent with </w:delText>
        </w:r>
      </w:del>
      <w:del w:id="112" w:author="Microsoft Office User" w:date="2024-11-02T11:21:00Z">
        <w:r w:rsidRPr="00961490" w:rsidDel="003A6A7D">
          <w:rPr>
            <w:rFonts w:ascii="Arial" w:eastAsia="Times New Roman" w:hAnsi="Arial" w:cs="Arial"/>
            <w:sz w:val="20"/>
            <w:szCs w:val="20"/>
          </w:rPr>
          <w:delText xml:space="preserve">a pattern in which </w:delText>
        </w:r>
      </w:del>
      <w:del w:id="113" w:author="Microsoft Office User" w:date="2024-11-02T11:31:00Z">
        <w:r w:rsidRPr="00961490" w:rsidDel="004E3121">
          <w:rPr>
            <w:rFonts w:ascii="Arial" w:eastAsia="Times New Roman" w:hAnsi="Arial" w:cs="Arial"/>
            <w:sz w:val="20"/>
            <w:szCs w:val="20"/>
          </w:rPr>
          <w:delText xml:space="preserve">lineage-specific expansions of </w:delText>
        </w:r>
        <w:r w:rsidRPr="00961490" w:rsidDel="004E3121">
          <w:rPr>
            <w:rFonts w:ascii="Arial" w:eastAsia="Times New Roman" w:hAnsi="Arial" w:cs="Arial"/>
            <w:i/>
            <w:sz w:val="20"/>
            <w:szCs w:val="20"/>
          </w:rPr>
          <w:delText>Endozoicomonas</w:delText>
        </w:r>
        <w:r w:rsidR="007141C2" w:rsidDel="004E3121">
          <w:rPr>
            <w:rFonts w:ascii="Arial" w:eastAsia="Times New Roman" w:hAnsi="Arial" w:cs="Arial"/>
            <w:i/>
            <w:sz w:val="20"/>
            <w:szCs w:val="20"/>
          </w:rPr>
          <w:delText xml:space="preserve"> </w:delText>
        </w:r>
        <w:r w:rsidR="007141C2" w:rsidDel="004E3121">
          <w:rPr>
            <w:rFonts w:ascii="Arial" w:eastAsia="Times New Roman" w:hAnsi="Arial" w:cs="Arial"/>
            <w:iCs/>
            <w:sz w:val="20"/>
            <w:szCs w:val="20"/>
          </w:rPr>
          <w:delText>and other microbes</w:delText>
        </w:r>
        <w:r w:rsidRPr="00961490" w:rsidDel="004E3121">
          <w:rPr>
            <w:rFonts w:ascii="Arial" w:eastAsia="Times New Roman" w:hAnsi="Arial" w:cs="Arial"/>
            <w:i/>
            <w:sz w:val="20"/>
            <w:szCs w:val="20"/>
          </w:rPr>
          <w:delText xml:space="preserve"> </w:delText>
        </w:r>
        <w:r w:rsidRPr="00961490" w:rsidDel="004E3121">
          <w:rPr>
            <w:rFonts w:ascii="Arial" w:eastAsia="Times New Roman" w:hAnsi="Arial" w:cs="Arial"/>
            <w:sz w:val="20"/>
            <w:szCs w:val="20"/>
          </w:rPr>
          <w:delText xml:space="preserve">within coral microbiomes correlate with or potentially contribute to growth rate. </w:delText>
        </w:r>
      </w:del>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w:t>
      </w:r>
      <w:ins w:id="114" w:author="Microsoft Office User" w:date="2024-10-28T13:43:00Z">
        <w:r w:rsidR="005A4D34">
          <w:rPr>
            <w:rFonts w:ascii="Arial" w:eastAsia="Times New Roman" w:hAnsi="Arial" w:cs="Arial"/>
            <w:sz w:val="20"/>
            <w:szCs w:val="20"/>
          </w:rPr>
          <w:t xml:space="preserve">relative </w:t>
        </w:r>
      </w:ins>
      <w:r w:rsidR="001E011D" w:rsidRPr="00961490">
        <w:rPr>
          <w:rFonts w:ascii="Arial" w:eastAsia="Times New Roman" w:hAnsi="Arial" w:cs="Arial"/>
          <w:sz w:val="20"/>
          <w:szCs w:val="20"/>
        </w:rPr>
        <w:t xml:space="preserve">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6B54E8C5"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disease susceptibility and growth-rate in corals, we investigated if these correlations were stronger or weaker than </w:t>
      </w:r>
      <w:ins w:id="115" w:author="Microsoft Office User" w:date="2024-11-04T10:43:00Z">
        <w:r w:rsidR="00407BD0">
          <w:rPr>
            <w:rFonts w:ascii="Arial" w:eastAsia="Times New Roman" w:hAnsi="Arial" w:cs="Arial"/>
            <w:sz w:val="20"/>
            <w:szCs w:val="20"/>
          </w:rPr>
          <w:t>any</w:t>
        </w:r>
      </w:ins>
      <w:del w:id="116" w:author="Microsoft Office User" w:date="2024-11-04T10:43:00Z">
        <w:r w:rsidRPr="00961490" w:rsidDel="00407BD0">
          <w:rPr>
            <w:rFonts w:ascii="Arial" w:eastAsia="Times New Roman" w:hAnsi="Arial" w:cs="Arial"/>
            <w:sz w:val="20"/>
            <w:szCs w:val="20"/>
          </w:rPr>
          <w:delText>th</w:delText>
        </w:r>
      </w:del>
      <w:del w:id="117" w:author="Microsoft Office User" w:date="2024-11-04T10:42:00Z">
        <w:r w:rsidRPr="00961490" w:rsidDel="00407BD0">
          <w:rPr>
            <w:rFonts w:ascii="Arial" w:eastAsia="Times New Roman" w:hAnsi="Arial" w:cs="Arial"/>
            <w:sz w:val="20"/>
            <w:szCs w:val="20"/>
          </w:rPr>
          <w:delText>e</w:delText>
        </w:r>
      </w:del>
      <w:r w:rsidRPr="00961490">
        <w:rPr>
          <w:rFonts w:ascii="Arial" w:eastAsia="Times New Roman" w:hAnsi="Arial" w:cs="Arial"/>
          <w:sz w:val="20"/>
          <w:szCs w:val="20"/>
        </w:rPr>
        <w:t xml:space="preserve"> direct correlation between disease and growth rate in our dataset. Across genera with both growth rate and disease prevalence data, </w:t>
      </w:r>
      <w:ins w:id="118" w:author="Microsoft Office User" w:date="2024-11-04T10:42:00Z">
        <w:r w:rsidR="00407BD0">
          <w:rPr>
            <w:rFonts w:ascii="Arial" w:eastAsia="Times New Roman" w:hAnsi="Arial" w:cs="Arial"/>
            <w:sz w:val="20"/>
            <w:szCs w:val="20"/>
          </w:rPr>
          <w:t xml:space="preserve">the correlation between </w:t>
        </w:r>
      </w:ins>
      <w:r w:rsidRPr="00961490">
        <w:rPr>
          <w:rFonts w:ascii="Arial" w:eastAsia="Times New Roman" w:hAnsi="Arial" w:cs="Arial"/>
          <w:sz w:val="20"/>
          <w:szCs w:val="20"/>
        </w:rPr>
        <w:t xml:space="preserve">growth and disease susceptibility </w:t>
      </w:r>
      <w:del w:id="119" w:author="Microsoft Office User" w:date="2024-11-04T10:42:00Z">
        <w:r w:rsidRPr="00961490" w:rsidDel="00407BD0">
          <w:rPr>
            <w:rFonts w:ascii="Arial" w:eastAsia="Times New Roman" w:hAnsi="Arial" w:cs="Arial"/>
            <w:sz w:val="20"/>
            <w:szCs w:val="20"/>
          </w:rPr>
          <w:delText xml:space="preserve">were positively correlated. However, this correlation </w:delText>
        </w:r>
      </w:del>
      <w:r w:rsidRPr="00961490">
        <w:rPr>
          <w:rFonts w:ascii="Arial" w:eastAsia="Times New Roman" w:hAnsi="Arial" w:cs="Arial"/>
          <w:sz w:val="20"/>
          <w:szCs w:val="20"/>
        </w:rPr>
        <w:t>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20D1356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w:t>
      </w:r>
      <w:ins w:id="120" w:author="Microsoft Office User" w:date="2024-11-02T11:46:00Z">
        <w:r w:rsidR="005908B3">
          <w:rPr>
            <w:rFonts w:ascii="Arial" w:eastAsia="Times New Roman" w:hAnsi="Arial" w:cs="Arial"/>
            <w:color w:val="000000" w:themeColor="text1"/>
            <w:sz w:val="20"/>
            <w:szCs w:val="20"/>
          </w:rPr>
          <w:t>upplementary Fig. S</w:t>
        </w:r>
      </w:ins>
      <w:r w:rsidR="00DB72A3" w:rsidRPr="005B141A">
        <w:rPr>
          <w:rFonts w:ascii="Arial" w:eastAsia="Times New Roman" w:hAnsi="Arial" w:cs="Arial"/>
          <w:color w:val="000000" w:themeColor="text1"/>
          <w:sz w:val="20"/>
          <w:szCs w:val="20"/>
        </w:rPr>
        <w:t>4</w:t>
      </w:r>
      <w:r w:rsidRPr="005B141A">
        <w:rPr>
          <w:rFonts w:ascii="Arial" w:eastAsia="Times New Roman" w:hAnsi="Arial" w:cs="Arial"/>
          <w:color w:val="000000" w:themeColor="text1"/>
          <w:sz w:val="20"/>
          <w:szCs w:val="20"/>
        </w:rPr>
        <w:t xml:space="preserve">). </w:t>
      </w:r>
    </w:p>
    <w:p w14:paraId="1C3E3430" w14:textId="70124999" w:rsidR="007141C2" w:rsidRDefault="00961490" w:rsidP="00961490">
      <w:pPr>
        <w:rPr>
          <w:ins w:id="121" w:author="Microsoft Office User" w:date="2024-10-29T09:14:00Z"/>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lastRenderedPageBreak/>
        <w:t>As is common in this type of analysis, more than one model was consistent with the data. However, none of the top models using either B</w:t>
      </w:r>
      <w:ins w:id="122" w:author="Microsoft Office User" w:date="2024-10-28T13:15:00Z">
        <w:r w:rsidR="00E227EE">
          <w:rPr>
            <w:rFonts w:ascii="Arial" w:eastAsia="Times New Roman" w:hAnsi="Arial" w:cs="Arial"/>
            <w:color w:val="000000" w:themeColor="text1"/>
            <w:sz w:val="20"/>
            <w:szCs w:val="20"/>
          </w:rPr>
          <w:t>rownian Motion</w:t>
        </w:r>
      </w:ins>
      <w:del w:id="123" w:author="Microsoft Office User" w:date="2024-10-28T13:15:00Z">
        <w:r w:rsidRPr="005B141A" w:rsidDel="00E227EE">
          <w:rPr>
            <w:rFonts w:ascii="Arial" w:eastAsia="Times New Roman" w:hAnsi="Arial" w:cs="Arial"/>
            <w:color w:val="000000" w:themeColor="text1"/>
            <w:sz w:val="20"/>
            <w:szCs w:val="20"/>
          </w:rPr>
          <w:delText>M</w:delText>
        </w:r>
      </w:del>
      <w:r w:rsidRPr="005B141A">
        <w:rPr>
          <w:rFonts w:ascii="Arial" w:eastAsia="Times New Roman" w:hAnsi="Arial" w:cs="Arial"/>
          <w:color w:val="000000" w:themeColor="text1"/>
          <w:sz w:val="20"/>
          <w:szCs w:val="20"/>
        </w:rPr>
        <w:t xml:space="preserve">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b) or Pagel’s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7C0B478" w14:textId="41B38F72" w:rsidR="008A1949" w:rsidRDefault="00F34013" w:rsidP="00C96F29">
      <w:pPr>
        <w:pStyle w:val="NormalWeb"/>
        <w:rPr>
          <w:ins w:id="124" w:author="Microsoft Office User" w:date="2024-11-02T10:16:00Z"/>
          <w:rFonts w:ascii="Arial" w:hAnsi="Arial" w:cs="Arial"/>
          <w:color w:val="000000" w:themeColor="text1"/>
          <w:sz w:val="20"/>
          <w:szCs w:val="20"/>
        </w:rPr>
      </w:pPr>
      <w:ins w:id="125" w:author="Microsoft Office User" w:date="2024-10-29T09:15:00Z">
        <w:r>
          <w:rPr>
            <w:rFonts w:ascii="Arial" w:hAnsi="Arial" w:cs="Arial"/>
            <w:b/>
            <w:bCs/>
            <w:color w:val="000000" w:themeColor="text1"/>
            <w:sz w:val="20"/>
            <w:szCs w:val="20"/>
          </w:rPr>
          <w:t xml:space="preserve">Diversity within </w:t>
        </w:r>
        <w:r>
          <w:rPr>
            <w:rFonts w:ascii="Arial" w:hAnsi="Arial" w:cs="Arial"/>
            <w:b/>
            <w:bCs/>
            <w:i/>
            <w:iCs/>
            <w:color w:val="000000" w:themeColor="text1"/>
            <w:sz w:val="20"/>
            <w:szCs w:val="20"/>
          </w:rPr>
          <w:t xml:space="preserve">Endozoicomonas. </w:t>
        </w:r>
      </w:ins>
      <w:ins w:id="126" w:author="Microsoft Office User" w:date="2024-10-29T09:17:00Z">
        <w:r>
          <w:rPr>
            <w:rFonts w:ascii="Arial" w:hAnsi="Arial" w:cs="Arial"/>
            <w:b/>
            <w:bCs/>
            <w:i/>
            <w:iCs/>
            <w:color w:val="000000" w:themeColor="text1"/>
            <w:sz w:val="20"/>
            <w:szCs w:val="20"/>
          </w:rPr>
          <w:t xml:space="preserve"> </w:t>
        </w:r>
        <w:r>
          <w:rPr>
            <w:rFonts w:ascii="Arial" w:hAnsi="Arial" w:cs="Arial"/>
            <w:color w:val="000000" w:themeColor="text1"/>
            <w:sz w:val="20"/>
            <w:szCs w:val="20"/>
          </w:rPr>
          <w:t>Our c</w:t>
        </w:r>
      </w:ins>
      <w:ins w:id="127" w:author="Microsoft Office User" w:date="2024-10-29T09:18:00Z">
        <w:r>
          <w:rPr>
            <w:rFonts w:ascii="Arial" w:hAnsi="Arial" w:cs="Arial"/>
            <w:color w:val="000000" w:themeColor="text1"/>
            <w:sz w:val="20"/>
            <w:szCs w:val="20"/>
          </w:rPr>
          <w:t xml:space="preserve">omparative results across coral genera suggest that </w:t>
        </w:r>
      </w:ins>
      <w:ins w:id="128" w:author="Microsoft Office User" w:date="2024-10-29T09:16:00Z">
        <w:r>
          <w:rPr>
            <w:rFonts w:ascii="Arial" w:hAnsi="Arial" w:cs="Arial"/>
            <w:color w:val="000000" w:themeColor="text1"/>
            <w:sz w:val="20"/>
            <w:szCs w:val="20"/>
          </w:rPr>
          <w:t xml:space="preserve">the </w:t>
        </w:r>
      </w:ins>
      <w:ins w:id="129" w:author="Microsoft Office User" w:date="2024-11-01T09:33:00Z">
        <w:r w:rsidR="00707DE2">
          <w:rPr>
            <w:rFonts w:ascii="Arial" w:hAnsi="Arial" w:cs="Arial"/>
            <w:color w:val="000000" w:themeColor="text1"/>
            <w:sz w:val="20"/>
            <w:szCs w:val="20"/>
          </w:rPr>
          <w:t xml:space="preserve">total </w:t>
        </w:r>
      </w:ins>
      <w:ins w:id="130" w:author="Microsoft Office User" w:date="2024-10-29T09:16:00Z">
        <w:r>
          <w:rPr>
            <w:rFonts w:ascii="Arial" w:hAnsi="Arial" w:cs="Arial"/>
            <w:color w:val="000000" w:themeColor="text1"/>
            <w:sz w:val="20"/>
            <w:szCs w:val="20"/>
          </w:rPr>
          <w:t xml:space="preserve">relative abundance of microbes </w:t>
        </w:r>
      </w:ins>
      <w:ins w:id="131" w:author="Microsoft Office User" w:date="2024-11-01T09:33:00Z">
        <w:r w:rsidR="00707DE2">
          <w:rPr>
            <w:rFonts w:ascii="Arial" w:hAnsi="Arial" w:cs="Arial"/>
            <w:color w:val="000000" w:themeColor="text1"/>
            <w:sz w:val="20"/>
            <w:szCs w:val="20"/>
          </w:rPr>
          <w:t>in</w:t>
        </w:r>
      </w:ins>
      <w:ins w:id="132" w:author="Microsoft Office User" w:date="2024-10-29T09:16:00Z">
        <w:r>
          <w:rPr>
            <w:rFonts w:ascii="Arial" w:hAnsi="Arial" w:cs="Arial"/>
            <w:color w:val="000000" w:themeColor="text1"/>
            <w:sz w:val="20"/>
            <w:szCs w:val="20"/>
          </w:rPr>
          <w:t xml:space="preserve"> genus </w:t>
        </w:r>
        <w:r>
          <w:rPr>
            <w:rFonts w:ascii="Arial" w:hAnsi="Arial" w:cs="Arial"/>
            <w:i/>
            <w:iCs/>
            <w:color w:val="000000" w:themeColor="text1"/>
            <w:sz w:val="20"/>
            <w:szCs w:val="20"/>
          </w:rPr>
          <w:t xml:space="preserve">Endozoicomonas </w:t>
        </w:r>
      </w:ins>
      <w:ins w:id="133" w:author="Microsoft Office User" w:date="2024-10-29T09:18:00Z">
        <w:r>
          <w:rPr>
            <w:rFonts w:ascii="Arial" w:hAnsi="Arial" w:cs="Arial"/>
            <w:color w:val="000000" w:themeColor="text1"/>
            <w:sz w:val="20"/>
            <w:szCs w:val="20"/>
          </w:rPr>
          <w:t xml:space="preserve">is linked to </w:t>
        </w:r>
      </w:ins>
      <w:ins w:id="134" w:author="Microsoft Office User" w:date="2024-11-01T09:33:00Z">
        <w:r w:rsidR="00707DE2">
          <w:rPr>
            <w:rFonts w:ascii="Arial" w:hAnsi="Arial" w:cs="Arial"/>
            <w:color w:val="000000" w:themeColor="text1"/>
            <w:sz w:val="20"/>
            <w:szCs w:val="20"/>
          </w:rPr>
          <w:t xml:space="preserve">shifts in </w:t>
        </w:r>
      </w:ins>
      <w:ins w:id="135" w:author="Microsoft Office User" w:date="2024-10-29T09:16:00Z">
        <w:r>
          <w:rPr>
            <w:rFonts w:ascii="Arial" w:hAnsi="Arial" w:cs="Arial"/>
            <w:color w:val="000000" w:themeColor="text1"/>
            <w:sz w:val="20"/>
            <w:szCs w:val="20"/>
          </w:rPr>
          <w:t>host disease susceptibility and growth rate</w:t>
        </w:r>
      </w:ins>
      <w:ins w:id="136" w:author="Microsoft Office User" w:date="2024-11-01T09:33:00Z">
        <w:r w:rsidR="00707DE2">
          <w:rPr>
            <w:rFonts w:ascii="Arial" w:hAnsi="Arial" w:cs="Arial"/>
            <w:color w:val="000000" w:themeColor="text1"/>
            <w:sz w:val="20"/>
            <w:szCs w:val="20"/>
          </w:rPr>
          <w:t xml:space="preserve"> over coral evolution</w:t>
        </w:r>
      </w:ins>
      <w:ins w:id="137" w:author="Microsoft Office User" w:date="2024-10-29T09:16:00Z">
        <w:r>
          <w:rPr>
            <w:rFonts w:ascii="Arial" w:hAnsi="Arial" w:cs="Arial"/>
            <w:color w:val="000000" w:themeColor="text1"/>
            <w:sz w:val="20"/>
            <w:szCs w:val="20"/>
          </w:rPr>
          <w:t xml:space="preserve">. </w:t>
        </w:r>
      </w:ins>
      <w:ins w:id="138" w:author="Microsoft Office User" w:date="2024-10-29T09:18:00Z">
        <w:r>
          <w:rPr>
            <w:rFonts w:ascii="Arial" w:hAnsi="Arial" w:cs="Arial"/>
            <w:color w:val="000000" w:themeColor="text1"/>
            <w:sz w:val="20"/>
            <w:szCs w:val="20"/>
          </w:rPr>
          <w:t xml:space="preserve">However, </w:t>
        </w:r>
        <w:r>
          <w:rPr>
            <w:rFonts w:ascii="Arial" w:hAnsi="Arial" w:cs="Arial"/>
            <w:i/>
            <w:iCs/>
            <w:color w:val="000000" w:themeColor="text1"/>
            <w:sz w:val="20"/>
            <w:szCs w:val="20"/>
          </w:rPr>
          <w:t xml:space="preserve">Endozoicomonas </w:t>
        </w:r>
      </w:ins>
      <w:ins w:id="139" w:author="Microsoft Office User" w:date="2024-11-05T08:36:00Z" w16du:dateUtc="2024-11-05T08:36:00Z">
        <w:r w:rsidR="004817D1">
          <w:rPr>
            <w:rFonts w:ascii="Arial" w:hAnsi="Arial" w:cs="Arial"/>
            <w:color w:val="000000" w:themeColor="text1"/>
            <w:sz w:val="20"/>
            <w:szCs w:val="20"/>
          </w:rPr>
          <w:t>is comprised of</w:t>
        </w:r>
      </w:ins>
      <w:ins w:id="140" w:author="Microsoft Office User" w:date="2024-11-01T09:33:00Z">
        <w:r w:rsidR="00707DE2">
          <w:rPr>
            <w:rFonts w:ascii="Arial" w:hAnsi="Arial" w:cs="Arial"/>
            <w:color w:val="000000" w:themeColor="text1"/>
            <w:sz w:val="20"/>
            <w:szCs w:val="20"/>
          </w:rPr>
          <w:t xml:space="preserve"> many str</w:t>
        </w:r>
      </w:ins>
      <w:ins w:id="141" w:author="Microsoft Office User" w:date="2024-11-01T10:28:00Z">
        <w:r w:rsidR="00AF3C99">
          <w:rPr>
            <w:rFonts w:ascii="Arial" w:hAnsi="Arial" w:cs="Arial"/>
            <w:color w:val="000000" w:themeColor="text1"/>
            <w:sz w:val="20"/>
            <w:szCs w:val="20"/>
          </w:rPr>
          <w:t>ai</w:t>
        </w:r>
      </w:ins>
      <w:ins w:id="142" w:author="Microsoft Office User" w:date="2024-11-01T09:33:00Z">
        <w:r w:rsidR="00707DE2">
          <w:rPr>
            <w:rFonts w:ascii="Arial" w:hAnsi="Arial" w:cs="Arial"/>
            <w:color w:val="000000" w:themeColor="text1"/>
            <w:sz w:val="20"/>
            <w:szCs w:val="20"/>
          </w:rPr>
          <w:t>ns</w:t>
        </w:r>
      </w:ins>
      <w:ins w:id="143" w:author="Microsoft Office User" w:date="2024-11-01T10:28:00Z">
        <w:r w:rsidR="00F305AE">
          <w:rPr>
            <w:rFonts w:ascii="Arial" w:hAnsi="Arial" w:cs="Arial"/>
            <w:color w:val="000000" w:themeColor="text1"/>
            <w:sz w:val="20"/>
            <w:szCs w:val="20"/>
          </w:rPr>
          <w:t xml:space="preserve"> that may differ in their interactions with coral hosts. For example</w:t>
        </w:r>
      </w:ins>
      <w:ins w:id="144" w:author="Microsoft Office User" w:date="2024-11-01T09:33:00Z">
        <w:r w:rsidR="00707DE2">
          <w:rPr>
            <w:rFonts w:ascii="Arial" w:hAnsi="Arial" w:cs="Arial"/>
            <w:color w:val="000000" w:themeColor="text1"/>
            <w:sz w:val="20"/>
            <w:szCs w:val="20"/>
          </w:rPr>
          <w:t xml:space="preserve">, </w:t>
        </w:r>
      </w:ins>
      <w:ins w:id="145" w:author="Microsoft Office User" w:date="2024-11-01T11:03:00Z">
        <w:r w:rsidR="00CF6CD3">
          <w:rPr>
            <w:rFonts w:ascii="Arial" w:hAnsi="Arial" w:cs="Arial"/>
            <w:i/>
            <w:iCs/>
            <w:color w:val="000000" w:themeColor="text1"/>
            <w:sz w:val="20"/>
            <w:szCs w:val="20"/>
          </w:rPr>
          <w:t>Endozoicomonas</w:t>
        </w:r>
      </w:ins>
      <w:ins w:id="146" w:author="Microsoft Office User" w:date="2024-11-01T09:33:00Z">
        <w:r w:rsidR="00707DE2">
          <w:rPr>
            <w:rFonts w:ascii="Arial" w:hAnsi="Arial" w:cs="Arial"/>
            <w:color w:val="000000" w:themeColor="text1"/>
            <w:sz w:val="20"/>
            <w:szCs w:val="20"/>
          </w:rPr>
          <w:t xml:space="preserve"> </w:t>
        </w:r>
      </w:ins>
      <w:ins w:id="147" w:author="Microsoft Office User" w:date="2024-10-29T09:20:00Z">
        <w:r>
          <w:rPr>
            <w:rFonts w:ascii="Arial" w:hAnsi="Arial" w:cs="Arial"/>
            <w:color w:val="000000" w:themeColor="text1"/>
            <w:sz w:val="20"/>
            <w:szCs w:val="20"/>
          </w:rPr>
          <w:t>phy</w:t>
        </w:r>
      </w:ins>
      <w:ins w:id="148" w:author="Microsoft Office User" w:date="2024-10-29T09:21:00Z">
        <w:r>
          <w:rPr>
            <w:rFonts w:ascii="Arial" w:hAnsi="Arial" w:cs="Arial"/>
            <w:color w:val="000000" w:themeColor="text1"/>
            <w:sz w:val="20"/>
            <w:szCs w:val="20"/>
          </w:rPr>
          <w:t xml:space="preserve">lotypes in nearby corals may differ in genomic features </w:t>
        </w:r>
      </w:ins>
      <w:ins w:id="149" w:author="Microsoft Office User" w:date="2024-10-29T09:22:00Z">
        <w:r>
          <w:rPr>
            <w:rFonts w:ascii="Arial" w:hAnsi="Arial" w:cs="Arial"/>
            <w:color w:val="000000" w:themeColor="text1"/>
            <w:sz w:val="20"/>
            <w:szCs w:val="20"/>
          </w:rPr>
          <w:t>like capacity for reactive oxygen species scavenging that could have implications for host-micro</w:t>
        </w:r>
      </w:ins>
      <w:ins w:id="150" w:author="Microsoft Office User" w:date="2024-10-29T09:23:00Z">
        <w:r>
          <w:rPr>
            <w:rFonts w:ascii="Arial" w:hAnsi="Arial" w:cs="Arial"/>
            <w:color w:val="000000" w:themeColor="text1"/>
            <w:sz w:val="20"/>
            <w:szCs w:val="20"/>
          </w:rPr>
          <w:t>bial symbiosis</w:t>
        </w:r>
      </w:ins>
      <w:r w:rsidR="007372D3">
        <w:rPr>
          <w:rFonts w:ascii="Arial" w:hAnsi="Arial" w:cs="Arial"/>
          <w:color w:val="000000" w:themeColor="text1"/>
          <w:sz w:val="20"/>
          <w:szCs w:val="20"/>
        </w:rPr>
        <w:fldChar w:fldCharType="begin"/>
      </w:r>
      <w:r w:rsidR="007372D3">
        <w:rPr>
          <w:rFonts w:ascii="Arial" w:hAnsi="Arial" w:cs="Arial"/>
          <w:color w:val="000000" w:themeColor="text1"/>
          <w:sz w:val="20"/>
          <w:szCs w:val="20"/>
        </w:rPr>
        <w:instrText xml:space="preserve"> ADDIN ZOTERO_ITEM CSL_CITATION {"citationID":"3laLb7M5","properties":{"formattedCitation":"\\super 36\\nosupersub{}","plainCitation":"36","noteIndex":0},"citationItems":[{"id":1667,"uris":["http://zotero.org/groups/2769688/items/NQPICS5E"],"itemData":{"id":1667,"type":"article-journal","abstract":"Dominant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7372D3">
        <w:rPr>
          <w:rFonts w:ascii="Arial" w:hAnsi="Arial" w:cs="Arial"/>
          <w:color w:val="000000" w:themeColor="text1"/>
          <w:sz w:val="20"/>
          <w:szCs w:val="20"/>
        </w:rPr>
        <w:fldChar w:fldCharType="separate"/>
      </w:r>
      <w:r w:rsidR="007372D3" w:rsidRPr="007372D3">
        <w:rPr>
          <w:rFonts w:ascii="Arial" w:hAnsi="Arial" w:cs="Arial"/>
          <w:color w:val="000000"/>
          <w:sz w:val="20"/>
          <w:vertAlign w:val="superscript"/>
        </w:rPr>
        <w:t>36</w:t>
      </w:r>
      <w:r w:rsidR="007372D3">
        <w:rPr>
          <w:rFonts w:ascii="Arial" w:hAnsi="Arial" w:cs="Arial"/>
          <w:color w:val="000000" w:themeColor="text1"/>
          <w:sz w:val="20"/>
          <w:szCs w:val="20"/>
        </w:rPr>
        <w:fldChar w:fldCharType="end"/>
      </w:r>
      <w:ins w:id="151" w:author="Microsoft Office User" w:date="2024-10-29T09:23:00Z">
        <w:r>
          <w:rPr>
            <w:rFonts w:ascii="Arial" w:hAnsi="Arial" w:cs="Arial"/>
            <w:color w:val="000000" w:themeColor="text1"/>
            <w:sz w:val="20"/>
            <w:szCs w:val="20"/>
          </w:rPr>
          <w:t>.</w:t>
        </w:r>
      </w:ins>
      <w:ins w:id="152" w:author="Microsoft Office User" w:date="2024-10-29T09:25:00Z">
        <w:r w:rsidR="00B3677A">
          <w:rPr>
            <w:rFonts w:ascii="Arial" w:hAnsi="Arial" w:cs="Arial"/>
            <w:color w:val="000000" w:themeColor="text1"/>
            <w:sz w:val="20"/>
            <w:szCs w:val="20"/>
          </w:rPr>
          <w:t xml:space="preserve">  </w:t>
        </w:r>
      </w:ins>
      <w:ins w:id="153" w:author="Microsoft Office User" w:date="2024-11-01T11:07:00Z">
        <w:r w:rsidR="00CB41DE">
          <w:rPr>
            <w:rFonts w:ascii="Arial" w:hAnsi="Arial" w:cs="Arial"/>
            <w:color w:val="000000" w:themeColor="text1"/>
            <w:sz w:val="20"/>
            <w:szCs w:val="20"/>
          </w:rPr>
          <w:t xml:space="preserve">Moreover, </w:t>
        </w:r>
      </w:ins>
      <w:ins w:id="154" w:author="Microsoft Office User" w:date="2024-11-01T09:33:00Z">
        <w:r w:rsidR="00707DE2">
          <w:rPr>
            <w:rFonts w:ascii="Arial" w:hAnsi="Arial" w:cs="Arial"/>
            <w:color w:val="000000" w:themeColor="text1"/>
            <w:sz w:val="20"/>
            <w:szCs w:val="20"/>
          </w:rPr>
          <w:t>our cross-compartme</w:t>
        </w:r>
      </w:ins>
      <w:ins w:id="155" w:author="Microsoft Office User" w:date="2024-11-01T09:34:00Z">
        <w:r w:rsidR="00707DE2">
          <w:rPr>
            <w:rFonts w:ascii="Arial" w:hAnsi="Arial" w:cs="Arial"/>
            <w:color w:val="000000" w:themeColor="text1"/>
            <w:sz w:val="20"/>
            <w:szCs w:val="20"/>
          </w:rPr>
          <w:t>nt analysis showed</w:t>
        </w:r>
      </w:ins>
      <w:ins w:id="156" w:author="Microsoft Office User" w:date="2024-11-01T11:07:00Z">
        <w:r w:rsidR="00CB41DE">
          <w:rPr>
            <w:rFonts w:ascii="Arial" w:hAnsi="Arial" w:cs="Arial"/>
            <w:color w:val="000000" w:themeColor="text1"/>
            <w:sz w:val="20"/>
            <w:szCs w:val="20"/>
          </w:rPr>
          <w:t xml:space="preserve"> anatomically-specific</w:t>
        </w:r>
      </w:ins>
      <w:ins w:id="157" w:author="Microsoft Office User" w:date="2024-11-01T09:34:00Z">
        <w:r w:rsidR="00707DE2">
          <w:rPr>
            <w:rFonts w:ascii="Arial" w:hAnsi="Arial" w:cs="Arial"/>
            <w:color w:val="000000" w:themeColor="text1"/>
            <w:sz w:val="20"/>
            <w:szCs w:val="20"/>
          </w:rPr>
          <w:t xml:space="preserve"> differences in associations between </w:t>
        </w:r>
        <w:r w:rsidR="00707DE2">
          <w:rPr>
            <w:rFonts w:ascii="Arial" w:hAnsi="Arial" w:cs="Arial"/>
            <w:i/>
            <w:iCs/>
            <w:color w:val="000000" w:themeColor="text1"/>
            <w:sz w:val="20"/>
            <w:szCs w:val="20"/>
          </w:rPr>
          <w:t xml:space="preserve">Endozoicomonas </w:t>
        </w:r>
        <w:r w:rsidR="00707DE2">
          <w:rPr>
            <w:rFonts w:ascii="Arial" w:hAnsi="Arial" w:cs="Arial"/>
            <w:color w:val="000000" w:themeColor="text1"/>
            <w:sz w:val="20"/>
            <w:szCs w:val="20"/>
          </w:rPr>
          <w:t>and host traits</w:t>
        </w:r>
      </w:ins>
      <w:ins w:id="158" w:author="Microsoft Office User" w:date="2024-11-01T11:14:00Z">
        <w:r w:rsidR="00CB41DE">
          <w:rPr>
            <w:rFonts w:ascii="Arial" w:hAnsi="Arial" w:cs="Arial"/>
            <w:color w:val="000000" w:themeColor="text1"/>
            <w:sz w:val="20"/>
            <w:szCs w:val="20"/>
          </w:rPr>
          <w:t xml:space="preserve">: </w:t>
        </w:r>
      </w:ins>
      <w:ins w:id="159" w:author="Microsoft Office User" w:date="2024-11-01T09:35:00Z">
        <w:r w:rsidR="008A1949">
          <w:rPr>
            <w:rFonts w:ascii="Arial" w:hAnsi="Arial" w:cs="Arial"/>
            <w:i/>
            <w:iCs/>
            <w:color w:val="000000" w:themeColor="text1"/>
            <w:sz w:val="20"/>
            <w:szCs w:val="20"/>
          </w:rPr>
          <w:t xml:space="preserve">Endozoicomonas </w:t>
        </w:r>
      </w:ins>
      <w:ins w:id="160" w:author="Microsoft Office User" w:date="2024-11-01T11:08:00Z">
        <w:r w:rsidR="00CB41DE" w:rsidRPr="00CB41DE">
          <w:rPr>
            <w:rFonts w:ascii="Arial" w:hAnsi="Arial" w:cs="Arial"/>
            <w:color w:val="000000" w:themeColor="text1"/>
            <w:sz w:val="20"/>
            <w:szCs w:val="20"/>
            <w:rPrChange w:id="161" w:author="Microsoft Office User" w:date="2024-11-01T11:08:00Z">
              <w:rPr>
                <w:rFonts w:ascii="Arial" w:hAnsi="Arial" w:cs="Arial"/>
                <w:color w:val="000000" w:themeColor="text1"/>
                <w:sz w:val="20"/>
                <w:szCs w:val="20"/>
                <w:u w:val="single"/>
              </w:rPr>
            </w:rPrChange>
          </w:rPr>
          <w:t xml:space="preserve">relative </w:t>
        </w:r>
      </w:ins>
      <w:ins w:id="162" w:author="Microsoft Office User" w:date="2024-11-01T09:36:00Z">
        <w:r w:rsidR="008A1949">
          <w:rPr>
            <w:rFonts w:ascii="Arial" w:hAnsi="Arial" w:cs="Arial"/>
            <w:color w:val="000000" w:themeColor="text1"/>
            <w:sz w:val="20"/>
            <w:szCs w:val="20"/>
          </w:rPr>
          <w:t xml:space="preserve">abundances </w:t>
        </w:r>
      </w:ins>
      <w:ins w:id="163" w:author="Microsoft Office User" w:date="2024-11-01T09:35:00Z">
        <w:r w:rsidR="008A1949">
          <w:rPr>
            <w:rFonts w:ascii="Arial" w:hAnsi="Arial" w:cs="Arial"/>
            <w:color w:val="000000" w:themeColor="text1"/>
            <w:sz w:val="20"/>
            <w:szCs w:val="20"/>
          </w:rPr>
          <w:t xml:space="preserve">were </w:t>
        </w:r>
      </w:ins>
      <w:ins w:id="164" w:author="Microsoft Office User" w:date="2024-11-01T11:09:00Z">
        <w:r w:rsidR="00CB41DE">
          <w:rPr>
            <w:rFonts w:ascii="Arial" w:hAnsi="Arial" w:cs="Arial"/>
            <w:color w:val="000000" w:themeColor="text1"/>
            <w:sz w:val="20"/>
            <w:szCs w:val="20"/>
          </w:rPr>
          <w:t xml:space="preserve">significantly </w:t>
        </w:r>
      </w:ins>
      <w:ins w:id="165" w:author="Microsoft Office User" w:date="2024-11-01T09:35:00Z">
        <w:r w:rsidR="008A1949">
          <w:rPr>
            <w:rFonts w:ascii="Arial" w:hAnsi="Arial" w:cs="Arial"/>
            <w:color w:val="000000" w:themeColor="text1"/>
            <w:sz w:val="20"/>
            <w:szCs w:val="20"/>
          </w:rPr>
          <w:t xml:space="preserve">associated </w:t>
        </w:r>
      </w:ins>
      <w:ins w:id="166" w:author="Microsoft Office User" w:date="2024-11-01T11:08:00Z">
        <w:r w:rsidR="00CB41DE">
          <w:rPr>
            <w:rFonts w:ascii="Arial" w:hAnsi="Arial" w:cs="Arial"/>
            <w:color w:val="000000" w:themeColor="text1"/>
            <w:sz w:val="20"/>
            <w:szCs w:val="20"/>
          </w:rPr>
          <w:t xml:space="preserve">with disease </w:t>
        </w:r>
      </w:ins>
      <w:ins w:id="167" w:author="Microsoft Office User" w:date="2024-11-01T11:09:00Z">
        <w:r w:rsidR="00CB41DE">
          <w:rPr>
            <w:rFonts w:ascii="Arial" w:hAnsi="Arial" w:cs="Arial"/>
            <w:color w:val="000000" w:themeColor="text1"/>
            <w:sz w:val="20"/>
            <w:szCs w:val="20"/>
          </w:rPr>
          <w:t xml:space="preserve">susceptibility </w:t>
        </w:r>
      </w:ins>
      <w:ins w:id="168" w:author="Microsoft Office User" w:date="2024-11-01T11:08:00Z">
        <w:r w:rsidR="00CB41DE">
          <w:rPr>
            <w:rFonts w:ascii="Arial" w:hAnsi="Arial" w:cs="Arial"/>
            <w:color w:val="000000" w:themeColor="text1"/>
            <w:sz w:val="20"/>
            <w:szCs w:val="20"/>
          </w:rPr>
          <w:t>and growth</w:t>
        </w:r>
      </w:ins>
      <w:ins w:id="169" w:author="Microsoft Office User" w:date="2024-11-01T11:09:00Z">
        <w:r w:rsidR="00CB41DE">
          <w:rPr>
            <w:rFonts w:ascii="Arial" w:hAnsi="Arial" w:cs="Arial"/>
            <w:color w:val="000000" w:themeColor="text1"/>
            <w:sz w:val="20"/>
            <w:szCs w:val="20"/>
          </w:rPr>
          <w:t xml:space="preserve"> rate</w:t>
        </w:r>
      </w:ins>
      <w:ins w:id="170" w:author="Microsoft Office User" w:date="2024-11-01T11:08:00Z">
        <w:r w:rsidR="00CB41DE">
          <w:rPr>
            <w:rFonts w:ascii="Arial" w:hAnsi="Arial" w:cs="Arial"/>
            <w:color w:val="000000" w:themeColor="text1"/>
            <w:sz w:val="20"/>
            <w:szCs w:val="20"/>
          </w:rPr>
          <w:t xml:space="preserve"> in tissue, but</w:t>
        </w:r>
      </w:ins>
      <w:ins w:id="171" w:author="Microsoft Office User" w:date="2024-11-05T08:36:00Z" w16du:dateUtc="2024-11-05T08:36:00Z">
        <w:r w:rsidR="004817D1">
          <w:rPr>
            <w:rFonts w:ascii="Arial" w:hAnsi="Arial" w:cs="Arial"/>
            <w:color w:val="000000" w:themeColor="text1"/>
            <w:sz w:val="20"/>
            <w:szCs w:val="20"/>
          </w:rPr>
          <w:t xml:space="preserve"> only</w:t>
        </w:r>
      </w:ins>
      <w:ins w:id="172" w:author="Microsoft Office User" w:date="2024-11-01T11:08:00Z">
        <w:r w:rsidR="00CB41DE">
          <w:rPr>
            <w:rFonts w:ascii="Arial" w:hAnsi="Arial" w:cs="Arial"/>
            <w:color w:val="000000" w:themeColor="text1"/>
            <w:sz w:val="20"/>
            <w:szCs w:val="20"/>
          </w:rPr>
          <w:t xml:space="preserve"> disease </w:t>
        </w:r>
      </w:ins>
      <w:ins w:id="173" w:author="Microsoft Office User" w:date="2024-11-05T08:36:00Z" w16du:dateUtc="2024-11-05T08:36:00Z">
        <w:r w:rsidR="004817D1">
          <w:rPr>
            <w:rFonts w:ascii="Arial" w:hAnsi="Arial" w:cs="Arial"/>
            <w:color w:val="000000" w:themeColor="text1"/>
            <w:sz w:val="20"/>
            <w:szCs w:val="20"/>
          </w:rPr>
          <w:t>susceptibility</w:t>
        </w:r>
      </w:ins>
      <w:ins w:id="174" w:author="Microsoft Office User" w:date="2024-11-01T11:09:00Z">
        <w:r w:rsidR="00CB41DE">
          <w:rPr>
            <w:rFonts w:ascii="Arial" w:hAnsi="Arial" w:cs="Arial"/>
            <w:color w:val="000000" w:themeColor="text1"/>
            <w:sz w:val="20"/>
            <w:szCs w:val="20"/>
          </w:rPr>
          <w:t xml:space="preserve"> </w:t>
        </w:r>
      </w:ins>
      <w:ins w:id="175" w:author="Microsoft Office User" w:date="2024-11-01T11:08:00Z">
        <w:r w:rsidR="00CB41DE">
          <w:rPr>
            <w:rFonts w:ascii="Arial" w:hAnsi="Arial" w:cs="Arial"/>
            <w:color w:val="000000" w:themeColor="text1"/>
            <w:sz w:val="20"/>
            <w:szCs w:val="20"/>
          </w:rPr>
          <w:t xml:space="preserve">in mucus. </w:t>
        </w:r>
      </w:ins>
      <w:ins w:id="176" w:author="Microsoft Office User" w:date="2024-11-01T13:35:00Z">
        <w:r w:rsidR="00786E7F">
          <w:rPr>
            <w:rFonts w:ascii="Arial" w:hAnsi="Arial" w:cs="Arial"/>
            <w:color w:val="000000" w:themeColor="text1"/>
            <w:sz w:val="20"/>
            <w:szCs w:val="20"/>
          </w:rPr>
          <w:t xml:space="preserve">In past literature and our results, </w:t>
        </w:r>
      </w:ins>
      <w:ins w:id="177" w:author="Microsoft Office User" w:date="2024-11-01T13:36:00Z">
        <w:r w:rsidR="00786E7F" w:rsidRPr="00E34A3A">
          <w:rPr>
            <w:rFonts w:ascii="Arial" w:hAnsi="Arial" w:cs="Arial"/>
            <w:i/>
            <w:iCs/>
            <w:color w:val="000000" w:themeColor="text1"/>
            <w:sz w:val="20"/>
            <w:szCs w:val="20"/>
            <w:rPrChange w:id="178" w:author="Microsoft Office User" w:date="2024-11-04T10:10:00Z">
              <w:rPr>
                <w:rFonts w:ascii="Arial" w:hAnsi="Arial" w:cs="Arial"/>
                <w:color w:val="000000" w:themeColor="text1"/>
                <w:sz w:val="20"/>
                <w:szCs w:val="20"/>
              </w:rPr>
            </w:rPrChange>
          </w:rPr>
          <w:t>Endozoicomonas</w:t>
        </w:r>
        <w:r w:rsidR="00786E7F">
          <w:rPr>
            <w:rFonts w:ascii="Arial" w:hAnsi="Arial" w:cs="Arial"/>
            <w:color w:val="000000" w:themeColor="text1"/>
            <w:sz w:val="20"/>
            <w:szCs w:val="20"/>
          </w:rPr>
          <w:t xml:space="preserve"> are most abundant in tissue</w:t>
        </w:r>
      </w:ins>
      <w:r w:rsidR="00786E7F">
        <w:rPr>
          <w:rFonts w:ascii="Arial" w:hAnsi="Arial" w:cs="Arial"/>
          <w:color w:val="000000" w:themeColor="text1"/>
          <w:sz w:val="20"/>
          <w:szCs w:val="20"/>
        </w:rPr>
        <w:fldChar w:fldCharType="begin"/>
      </w:r>
      <w:r w:rsidR="007372D3">
        <w:rPr>
          <w:rFonts w:ascii="Arial" w:hAnsi="Arial" w:cs="Arial"/>
          <w:color w:val="000000" w:themeColor="text1"/>
          <w:sz w:val="20"/>
          <w:szCs w:val="20"/>
        </w:rPr>
        <w:instrText xml:space="preserve"> ADDIN ZOTERO_ITEM CSL_CITATION {"citationID":"8bhkTtdp","properties":{"formattedCitation":"\\super 40\\nosupersub{}","plainCitation":"40","noteIndex":0},"citationItems":[{"id":2664,"uris":["http://zotero.org/groups/5558314/items/YFR5KH4A"],"itemData":{"id":2664,"type":"article-journal","abstract":"Corals are associated with diverse microbial assemblages; however, the spatial-temporal dynamics of intra-species microbial interactions are poorly understood. The coral-associated microbial community varies substantially between tissue and mucus microhabitats; however, the factors controlling the occurrence, abundance, and distribution of microbial taxa over time have rarely been explored for different coral compartments simultaneously. Here, we test (1) differentiation in microbiome diversity and composition between coral compartments (surface mucus and tissue) of two Acropora hosts (A. tenuis and A. millepora) common along inshore reefs of the Great Barrier Reef, as well as (2) the potential linkage between shifts in individual coral microbiome families and underlying host and environmental parameters. Amplicon based 16S ribosomal RNA gene sequencing of 136 samples collected over 14 months, revealed significant differences in bacterial richness, diversity and community structure among mucus, tissue and the surrounding seawater. Seawater samples were dominated by members of the Synechococcaceae and Pelagibacteraceae bacterial families. The mucus microbiome of Acropora spp. was dominated by members of Flavobacteriaceae, Synechococcaceae and Rhodobacteraceae and the tissue was dominated by Endozoicimonaceae. Mucus microbiome in both Acropora species was primarily correlated with seawater parameters including levels of chlorophyll a, ammonium, particulate organic carbon and the sum of nitrate and nitrite. In contrast, the correlation of the tissue microbiome to the measured environmental (i.e., seawater parameters) and host health physiological factors differed between host species, suggesting host-specific modulation of the tissue-associated microbiome to intrinsic and extrinsic factors. Furthermore, the correlation between individual coral microbiome members and environmental factors provides novel insights into coral microbiome-by-environment dynamics and hence has potential implications for current reef restoration and management efforts (e.g. microbial monitoring and observatory programs).","container-title":"PeerJ","DOI":"10.7717/peerj.9644","ISSN":"2167-8359","journalAbbreviation":"PeerJ","language":"en","note":"publisher: PeerJ Inc.","page":"e9644","source":"peerj.com","title":"Microbiome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R."}],"issued":{"date-parts":[["2020",8,17]]}}}],"schema":"https://github.com/citation-style-language/schema/raw/master/csl-citation.json"} </w:instrText>
      </w:r>
      <w:r w:rsidR="00786E7F">
        <w:rPr>
          <w:rFonts w:ascii="Arial" w:hAnsi="Arial" w:cs="Arial"/>
          <w:color w:val="000000" w:themeColor="text1"/>
          <w:sz w:val="20"/>
          <w:szCs w:val="20"/>
        </w:rPr>
        <w:fldChar w:fldCharType="separate"/>
      </w:r>
      <w:r w:rsidR="00786E7F" w:rsidRPr="00786E7F">
        <w:rPr>
          <w:rFonts w:ascii="Arial" w:hAnsi="Arial" w:cs="Arial"/>
          <w:color w:val="000000"/>
          <w:sz w:val="20"/>
          <w:vertAlign w:val="superscript"/>
        </w:rPr>
        <w:t>40</w:t>
      </w:r>
      <w:r w:rsidR="00786E7F">
        <w:rPr>
          <w:rFonts w:ascii="Arial" w:hAnsi="Arial" w:cs="Arial"/>
          <w:color w:val="000000" w:themeColor="text1"/>
          <w:sz w:val="20"/>
          <w:szCs w:val="20"/>
        </w:rPr>
        <w:fldChar w:fldCharType="end"/>
      </w:r>
      <w:ins w:id="179" w:author="Microsoft Office User" w:date="2024-11-01T13:36:00Z">
        <w:r w:rsidR="00786E7F">
          <w:rPr>
            <w:rFonts w:ascii="Arial" w:hAnsi="Arial" w:cs="Arial"/>
            <w:color w:val="000000" w:themeColor="text1"/>
            <w:sz w:val="20"/>
            <w:szCs w:val="20"/>
          </w:rPr>
          <w:t xml:space="preserve">. </w:t>
        </w:r>
      </w:ins>
      <w:ins w:id="180" w:author="Microsoft Office User" w:date="2024-11-01T13:30:00Z">
        <w:r w:rsidR="003F179A">
          <w:rPr>
            <w:rFonts w:ascii="Arial" w:hAnsi="Arial" w:cs="Arial"/>
            <w:color w:val="000000" w:themeColor="text1"/>
            <w:sz w:val="20"/>
            <w:szCs w:val="20"/>
          </w:rPr>
          <w:t>Th</w:t>
        </w:r>
      </w:ins>
      <w:ins w:id="181" w:author="Microsoft Office User" w:date="2024-11-01T13:48:00Z">
        <w:r w:rsidR="00A706E6">
          <w:rPr>
            <w:rFonts w:ascii="Arial" w:hAnsi="Arial" w:cs="Arial"/>
            <w:color w:val="000000" w:themeColor="text1"/>
            <w:sz w:val="20"/>
            <w:szCs w:val="20"/>
          </w:rPr>
          <w:t>erefore</w:t>
        </w:r>
      </w:ins>
      <w:ins w:id="182" w:author="Microsoft Office User" w:date="2024-11-05T08:36:00Z" w16du:dateUtc="2024-11-05T08:36:00Z">
        <w:r w:rsidR="004817D1">
          <w:rPr>
            <w:rFonts w:ascii="Arial" w:hAnsi="Arial" w:cs="Arial"/>
            <w:color w:val="000000" w:themeColor="text1"/>
            <w:sz w:val="20"/>
            <w:szCs w:val="20"/>
          </w:rPr>
          <w:t>,</w:t>
        </w:r>
      </w:ins>
      <w:ins w:id="183" w:author="Microsoft Office User" w:date="2024-11-01T13:30:00Z">
        <w:r w:rsidR="003F179A">
          <w:rPr>
            <w:rFonts w:ascii="Arial" w:hAnsi="Arial" w:cs="Arial"/>
            <w:color w:val="000000" w:themeColor="text1"/>
            <w:sz w:val="20"/>
            <w:szCs w:val="20"/>
          </w:rPr>
          <w:t xml:space="preserve"> </w:t>
        </w:r>
      </w:ins>
      <w:ins w:id="184" w:author="Microsoft Office User" w:date="2024-11-01T13:31:00Z">
        <w:r w:rsidR="003F179A">
          <w:rPr>
            <w:rFonts w:ascii="Arial" w:hAnsi="Arial" w:cs="Arial"/>
            <w:color w:val="000000" w:themeColor="text1"/>
            <w:sz w:val="20"/>
            <w:szCs w:val="20"/>
          </w:rPr>
          <w:t xml:space="preserve">differences </w:t>
        </w:r>
      </w:ins>
      <w:ins w:id="185" w:author="Microsoft Office User" w:date="2024-11-01T13:49:00Z">
        <w:r w:rsidR="00A706E6">
          <w:rPr>
            <w:rFonts w:ascii="Arial" w:hAnsi="Arial" w:cs="Arial"/>
            <w:color w:val="000000" w:themeColor="text1"/>
            <w:sz w:val="20"/>
            <w:szCs w:val="20"/>
          </w:rPr>
          <w:t xml:space="preserve">in associations </w:t>
        </w:r>
      </w:ins>
      <w:ins w:id="186" w:author="Microsoft Office User" w:date="2024-11-01T13:48:00Z">
        <w:r w:rsidR="00A706E6">
          <w:rPr>
            <w:rFonts w:ascii="Arial" w:hAnsi="Arial" w:cs="Arial"/>
            <w:color w:val="000000" w:themeColor="text1"/>
            <w:sz w:val="20"/>
            <w:szCs w:val="20"/>
          </w:rPr>
          <w:t xml:space="preserve">between </w:t>
        </w:r>
      </w:ins>
      <w:ins w:id="187" w:author="Microsoft Office User" w:date="2024-11-01T13:49:00Z">
        <w:r w:rsidR="00A706E6">
          <w:rPr>
            <w:rFonts w:ascii="Arial" w:hAnsi="Arial" w:cs="Arial"/>
            <w:color w:val="000000" w:themeColor="text1"/>
            <w:sz w:val="20"/>
            <w:szCs w:val="20"/>
          </w:rPr>
          <w:t>host traits and mucus</w:t>
        </w:r>
      </w:ins>
      <w:ins w:id="188" w:author="Microsoft Office User" w:date="2024-11-05T08:37:00Z" w16du:dateUtc="2024-11-05T08:37:00Z">
        <w:r w:rsidR="004817D1">
          <w:rPr>
            <w:rFonts w:ascii="Arial" w:hAnsi="Arial" w:cs="Arial"/>
            <w:color w:val="000000" w:themeColor="text1"/>
            <w:sz w:val="20"/>
            <w:szCs w:val="20"/>
          </w:rPr>
          <w:t>-</w:t>
        </w:r>
      </w:ins>
      <w:ins w:id="189" w:author="Microsoft Office User" w:date="2024-11-01T13:49:00Z">
        <w:r w:rsidR="00A706E6">
          <w:rPr>
            <w:rFonts w:ascii="Arial" w:hAnsi="Arial" w:cs="Arial"/>
            <w:color w:val="000000" w:themeColor="text1"/>
            <w:sz w:val="20"/>
            <w:szCs w:val="20"/>
          </w:rPr>
          <w:t xml:space="preserve"> or tissue-associated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 xml:space="preserve">may simply reflect somewhat less </w:t>
        </w:r>
      </w:ins>
      <w:ins w:id="190" w:author="Microsoft Office User" w:date="2024-11-01T13:31:00Z">
        <w:r w:rsidR="003F179A">
          <w:rPr>
            <w:rFonts w:ascii="Arial" w:hAnsi="Arial" w:cs="Arial"/>
            <w:color w:val="000000" w:themeColor="text1"/>
            <w:sz w:val="20"/>
            <w:szCs w:val="20"/>
          </w:rPr>
          <w:t>statistical power</w:t>
        </w:r>
      </w:ins>
      <w:ins w:id="191" w:author="Microsoft Office User" w:date="2024-11-01T13:50:00Z">
        <w:r w:rsidR="00A706E6">
          <w:rPr>
            <w:rFonts w:ascii="Arial" w:hAnsi="Arial" w:cs="Arial"/>
            <w:color w:val="000000" w:themeColor="text1"/>
            <w:sz w:val="20"/>
            <w:szCs w:val="20"/>
          </w:rPr>
          <w:t xml:space="preserve"> in mucus (where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is less abundant) vs. tissue, and in</w:t>
        </w:r>
      </w:ins>
      <w:ins w:id="192" w:author="Microsoft Office User" w:date="2024-11-04T10:11:00Z">
        <w:r w:rsidR="00E34A3A">
          <w:rPr>
            <w:rFonts w:ascii="Arial" w:hAnsi="Arial" w:cs="Arial"/>
            <w:color w:val="000000" w:themeColor="text1"/>
            <w:sz w:val="20"/>
            <w:szCs w:val="20"/>
          </w:rPr>
          <w:t xml:space="preserve"> our</w:t>
        </w:r>
      </w:ins>
      <w:ins w:id="193" w:author="Microsoft Office User" w:date="2024-11-01T13:50:00Z">
        <w:r w:rsidR="00A706E6">
          <w:rPr>
            <w:rFonts w:ascii="Arial" w:hAnsi="Arial" w:cs="Arial"/>
            <w:color w:val="000000" w:themeColor="text1"/>
            <w:sz w:val="20"/>
            <w:szCs w:val="20"/>
          </w:rPr>
          <w:t xml:space="preserve"> growth rate analysis (</w:t>
        </w:r>
      </w:ins>
      <w:ins w:id="194" w:author="Microsoft Office User" w:date="2024-11-01T13:56:00Z">
        <w:r w:rsidR="00A706E6">
          <w:rPr>
            <w:rFonts w:ascii="Arial" w:hAnsi="Arial" w:cs="Arial"/>
            <w:color w:val="000000" w:themeColor="text1"/>
            <w:sz w:val="20"/>
            <w:szCs w:val="20"/>
          </w:rPr>
          <w:t>n</w:t>
        </w:r>
      </w:ins>
      <w:ins w:id="195" w:author="Microsoft Office User" w:date="2024-11-01T13:57:00Z">
        <w:r w:rsidR="00A706E6">
          <w:rPr>
            <w:rFonts w:ascii="Arial" w:hAnsi="Arial" w:cs="Arial"/>
            <w:color w:val="000000" w:themeColor="text1"/>
            <w:sz w:val="20"/>
            <w:szCs w:val="20"/>
          </w:rPr>
          <w:t xml:space="preserve"> </w:t>
        </w:r>
      </w:ins>
      <w:ins w:id="196" w:author="Microsoft Office User" w:date="2024-11-01T13:56:00Z">
        <w:r w:rsidR="00A706E6">
          <w:rPr>
            <w:rFonts w:ascii="Arial" w:hAnsi="Arial" w:cs="Arial"/>
            <w:color w:val="000000" w:themeColor="text1"/>
            <w:sz w:val="20"/>
            <w:szCs w:val="20"/>
          </w:rPr>
          <w:t>=</w:t>
        </w:r>
      </w:ins>
      <w:ins w:id="197" w:author="Microsoft Office User" w:date="2024-11-01T13:57:00Z">
        <w:r w:rsidR="00A706E6">
          <w:rPr>
            <w:rFonts w:ascii="Arial" w:hAnsi="Arial" w:cs="Arial"/>
            <w:color w:val="000000" w:themeColor="text1"/>
            <w:sz w:val="20"/>
            <w:szCs w:val="20"/>
          </w:rPr>
          <w:t xml:space="preserve"> </w:t>
        </w:r>
      </w:ins>
      <w:ins w:id="198" w:author="Microsoft Office User" w:date="2024-11-01T13:56:00Z">
        <w:r w:rsidR="00A706E6">
          <w:rPr>
            <w:rFonts w:ascii="Arial" w:hAnsi="Arial" w:cs="Arial"/>
            <w:color w:val="000000" w:themeColor="text1"/>
            <w:sz w:val="20"/>
            <w:szCs w:val="20"/>
          </w:rPr>
          <w:t>1</w:t>
        </w:r>
      </w:ins>
      <w:ins w:id="199" w:author="Microsoft Office User" w:date="2024-11-01T13:57:00Z">
        <w:r w:rsidR="00A706E6">
          <w:rPr>
            <w:rFonts w:ascii="Arial" w:hAnsi="Arial" w:cs="Arial"/>
            <w:color w:val="000000" w:themeColor="text1"/>
            <w:sz w:val="20"/>
            <w:szCs w:val="20"/>
          </w:rPr>
          <w:t>7 genera</w:t>
        </w:r>
      </w:ins>
      <w:ins w:id="200" w:author="Microsoft Office User" w:date="2024-11-01T13:50:00Z">
        <w:r w:rsidR="00A706E6">
          <w:rPr>
            <w:rFonts w:ascii="Arial" w:hAnsi="Arial" w:cs="Arial"/>
            <w:color w:val="000000" w:themeColor="text1"/>
            <w:sz w:val="20"/>
            <w:szCs w:val="20"/>
          </w:rPr>
          <w:t>) vs</w:t>
        </w:r>
      </w:ins>
      <w:ins w:id="201" w:author="Microsoft Office User" w:date="2024-11-01T13:51:00Z">
        <w:r w:rsidR="00A706E6">
          <w:rPr>
            <w:rFonts w:ascii="Arial" w:hAnsi="Arial" w:cs="Arial"/>
            <w:color w:val="000000" w:themeColor="text1"/>
            <w:sz w:val="20"/>
            <w:szCs w:val="20"/>
          </w:rPr>
          <w:t>. disease susceptibility analysis</w:t>
        </w:r>
      </w:ins>
      <w:ins w:id="202" w:author="Microsoft Office User" w:date="2024-11-01T13:57:00Z">
        <w:r w:rsidR="00A706E6">
          <w:rPr>
            <w:rFonts w:ascii="Arial" w:hAnsi="Arial" w:cs="Arial"/>
            <w:color w:val="000000" w:themeColor="text1"/>
            <w:sz w:val="20"/>
            <w:szCs w:val="20"/>
          </w:rPr>
          <w:t xml:space="preserve"> (n = 40 genera)</w:t>
        </w:r>
      </w:ins>
      <w:ins w:id="203" w:author="Microsoft Office User" w:date="2024-11-01T13:51:00Z">
        <w:r w:rsidR="00A706E6">
          <w:rPr>
            <w:rFonts w:ascii="Arial" w:hAnsi="Arial" w:cs="Arial"/>
            <w:color w:val="000000" w:themeColor="text1"/>
            <w:sz w:val="20"/>
            <w:szCs w:val="20"/>
          </w:rPr>
          <w:t>. However</w:t>
        </w:r>
      </w:ins>
      <w:ins w:id="204" w:author="Microsoft Office User" w:date="2024-11-02T11:47:00Z">
        <w:r w:rsidR="005908B3">
          <w:rPr>
            <w:rFonts w:ascii="Arial" w:hAnsi="Arial" w:cs="Arial"/>
            <w:color w:val="000000" w:themeColor="text1"/>
            <w:sz w:val="20"/>
            <w:szCs w:val="20"/>
          </w:rPr>
          <w:t>,</w:t>
        </w:r>
      </w:ins>
      <w:ins w:id="205" w:author="Microsoft Office User" w:date="2024-11-01T13:51:00Z">
        <w:r w:rsidR="00A706E6">
          <w:rPr>
            <w:rFonts w:ascii="Arial" w:hAnsi="Arial" w:cs="Arial"/>
            <w:color w:val="000000" w:themeColor="text1"/>
            <w:sz w:val="20"/>
            <w:szCs w:val="20"/>
          </w:rPr>
          <w:t xml:space="preserve"> these results also raise the question of whether </w:t>
        </w:r>
      </w:ins>
      <w:ins w:id="206" w:author="Microsoft Office User" w:date="2024-11-01T13:31:00Z">
        <w:r w:rsidR="003F179A">
          <w:rPr>
            <w:rFonts w:ascii="Arial" w:hAnsi="Arial" w:cs="Arial"/>
            <w:color w:val="000000" w:themeColor="text1"/>
            <w:sz w:val="20"/>
            <w:szCs w:val="20"/>
          </w:rPr>
          <w:t xml:space="preserve">stable </w:t>
        </w:r>
      </w:ins>
      <w:ins w:id="207" w:author="Microsoft Office User" w:date="2024-11-01T13:27:00Z">
        <w:r w:rsidR="003F179A">
          <w:rPr>
            <w:rFonts w:ascii="Arial" w:hAnsi="Arial" w:cs="Arial"/>
            <w:color w:val="000000" w:themeColor="text1"/>
            <w:sz w:val="20"/>
            <w:szCs w:val="20"/>
          </w:rPr>
          <w:t xml:space="preserve">sub-populations of </w:t>
        </w:r>
        <w:r w:rsidR="003F179A">
          <w:rPr>
            <w:rFonts w:ascii="Arial" w:hAnsi="Arial" w:cs="Arial"/>
            <w:i/>
            <w:iCs/>
            <w:color w:val="000000" w:themeColor="text1"/>
            <w:sz w:val="20"/>
            <w:szCs w:val="20"/>
          </w:rPr>
          <w:t xml:space="preserve">Endozoicomonas </w:t>
        </w:r>
      </w:ins>
      <w:ins w:id="208" w:author="Microsoft Office User" w:date="2024-11-01T13:28:00Z">
        <w:r w:rsidR="003F179A">
          <w:rPr>
            <w:rFonts w:ascii="Arial" w:hAnsi="Arial" w:cs="Arial"/>
            <w:color w:val="000000" w:themeColor="text1"/>
            <w:sz w:val="20"/>
            <w:szCs w:val="20"/>
          </w:rPr>
          <w:t xml:space="preserve">in mucus vs. </w:t>
        </w:r>
      </w:ins>
      <w:ins w:id="209" w:author="Microsoft Office User" w:date="2024-11-01T13:29:00Z">
        <w:r w:rsidR="003F179A">
          <w:rPr>
            <w:rFonts w:ascii="Arial" w:hAnsi="Arial" w:cs="Arial"/>
            <w:color w:val="000000" w:themeColor="text1"/>
            <w:sz w:val="20"/>
            <w:szCs w:val="20"/>
          </w:rPr>
          <w:t xml:space="preserve">tissue </w:t>
        </w:r>
      </w:ins>
      <w:ins w:id="210" w:author="Microsoft Office User" w:date="2024-11-01T13:51:00Z">
        <w:r w:rsidR="00A706E6">
          <w:rPr>
            <w:rFonts w:ascii="Arial" w:hAnsi="Arial" w:cs="Arial"/>
            <w:color w:val="000000" w:themeColor="text1"/>
            <w:sz w:val="20"/>
            <w:szCs w:val="20"/>
          </w:rPr>
          <w:t xml:space="preserve">have distinct </w:t>
        </w:r>
      </w:ins>
      <w:ins w:id="211" w:author="Microsoft Office User" w:date="2024-11-01T11:15:00Z">
        <w:r w:rsidR="00CB41DE">
          <w:rPr>
            <w:rFonts w:ascii="Arial" w:hAnsi="Arial" w:cs="Arial"/>
            <w:color w:val="000000" w:themeColor="text1"/>
            <w:sz w:val="20"/>
            <w:szCs w:val="20"/>
          </w:rPr>
          <w:t>effects on host physiology.</w:t>
        </w:r>
        <w:r w:rsidR="005B5B31">
          <w:rPr>
            <w:rFonts w:ascii="Arial" w:hAnsi="Arial" w:cs="Arial"/>
            <w:color w:val="000000" w:themeColor="text1"/>
            <w:sz w:val="20"/>
            <w:szCs w:val="20"/>
          </w:rPr>
          <w:t xml:space="preserve"> </w:t>
        </w:r>
      </w:ins>
    </w:p>
    <w:p w14:paraId="22CDB7EC" w14:textId="77777777" w:rsidR="007372D3" w:rsidRDefault="007372D3" w:rsidP="00C96F29">
      <w:pPr>
        <w:pStyle w:val="NormalWeb"/>
        <w:rPr>
          <w:ins w:id="212" w:author="Microsoft Office User" w:date="2024-11-02T10:16:00Z"/>
          <w:rFonts w:ascii="Arial" w:hAnsi="Arial" w:cs="Arial"/>
          <w:color w:val="000000" w:themeColor="text1"/>
          <w:sz w:val="20"/>
          <w:szCs w:val="20"/>
        </w:rPr>
      </w:pPr>
    </w:p>
    <w:p w14:paraId="3685AFE4" w14:textId="77777777" w:rsidR="00362205" w:rsidRDefault="007372D3" w:rsidP="00C96F29">
      <w:pPr>
        <w:pStyle w:val="NormalWeb"/>
        <w:rPr>
          <w:ins w:id="213" w:author="Microsoft Office User" w:date="2024-11-05T09:25:00Z" w16du:dateUtc="2024-11-05T09:25:00Z"/>
          <w:rFonts w:ascii="Arial" w:hAnsi="Arial" w:cs="Arial"/>
          <w:color w:val="000000" w:themeColor="text1"/>
          <w:sz w:val="20"/>
          <w:szCs w:val="20"/>
        </w:rPr>
      </w:pPr>
      <w:ins w:id="214" w:author="Microsoft Office User" w:date="2024-11-02T10:16:00Z">
        <w:r>
          <w:rPr>
            <w:rFonts w:ascii="Arial" w:hAnsi="Arial" w:cs="Arial"/>
            <w:color w:val="000000" w:themeColor="text1"/>
            <w:sz w:val="20"/>
            <w:szCs w:val="20"/>
          </w:rPr>
          <w:t>To test for any differences among mucus</w:t>
        </w:r>
      </w:ins>
      <w:ins w:id="215" w:author="Microsoft Office User" w:date="2024-11-04T10:12:00Z">
        <w:r w:rsidR="00E34A3A">
          <w:rPr>
            <w:rFonts w:ascii="Arial" w:hAnsi="Arial" w:cs="Arial"/>
            <w:color w:val="000000" w:themeColor="text1"/>
            <w:sz w:val="20"/>
            <w:szCs w:val="20"/>
          </w:rPr>
          <w:t>-</w:t>
        </w:r>
      </w:ins>
      <w:ins w:id="216" w:author="Microsoft Office User" w:date="2024-11-02T10:16:00Z">
        <w:r>
          <w:rPr>
            <w:rFonts w:ascii="Arial" w:hAnsi="Arial" w:cs="Arial"/>
            <w:color w:val="000000" w:themeColor="text1"/>
            <w:sz w:val="20"/>
            <w:szCs w:val="20"/>
          </w:rPr>
          <w:t xml:space="preserve"> vs. tissue</w:t>
        </w:r>
      </w:ins>
      <w:ins w:id="217" w:author="Microsoft Office User" w:date="2024-11-04T10:12:00Z">
        <w:r w:rsidR="00E34A3A">
          <w:rPr>
            <w:rFonts w:ascii="Arial" w:hAnsi="Arial" w:cs="Arial"/>
            <w:color w:val="000000" w:themeColor="text1"/>
            <w:sz w:val="20"/>
            <w:szCs w:val="20"/>
          </w:rPr>
          <w:t>-</w:t>
        </w:r>
      </w:ins>
      <w:ins w:id="218" w:author="Microsoft Office User" w:date="2024-11-02T10:16:00Z">
        <w:r>
          <w:rPr>
            <w:rFonts w:ascii="Arial" w:hAnsi="Arial" w:cs="Arial"/>
            <w:color w:val="000000" w:themeColor="text1"/>
            <w:sz w:val="20"/>
            <w:szCs w:val="20"/>
          </w:rPr>
          <w:t xml:space="preserve">associated </w:t>
        </w:r>
        <w:r>
          <w:rPr>
            <w:rFonts w:ascii="Arial" w:hAnsi="Arial" w:cs="Arial"/>
            <w:i/>
            <w:iCs/>
            <w:color w:val="000000" w:themeColor="text1"/>
            <w:sz w:val="20"/>
            <w:szCs w:val="20"/>
          </w:rPr>
          <w:t>Endozcoiomonas</w:t>
        </w:r>
        <w:r>
          <w:rPr>
            <w:rFonts w:ascii="Arial" w:hAnsi="Arial" w:cs="Arial"/>
            <w:color w:val="000000" w:themeColor="text1"/>
            <w:sz w:val="20"/>
            <w:szCs w:val="20"/>
          </w:rPr>
          <w:t xml:space="preserve">, we characterized the distribution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across coral compartments. Our data</w:t>
        </w:r>
      </w:ins>
      <w:ins w:id="219" w:author="Microsoft Office User" w:date="2024-11-02T10:17:00Z">
        <w:r>
          <w:rPr>
            <w:rFonts w:ascii="Arial" w:hAnsi="Arial" w:cs="Arial"/>
            <w:color w:val="000000" w:themeColor="text1"/>
            <w:sz w:val="20"/>
            <w:szCs w:val="20"/>
          </w:rPr>
          <w:t xml:space="preserve">set contained 123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ASVs. Of these, 23 abundant ASVs explained 95% of total </w:t>
        </w:r>
        <w:r>
          <w:rPr>
            <w:rFonts w:ascii="Arial" w:hAnsi="Arial" w:cs="Arial"/>
            <w:i/>
            <w:iCs/>
            <w:color w:val="000000" w:themeColor="text1"/>
            <w:sz w:val="20"/>
            <w:szCs w:val="20"/>
          </w:rPr>
          <w:t>Endozoicomonas</w:t>
        </w:r>
        <w:r>
          <w:rPr>
            <w:rFonts w:ascii="Arial" w:hAnsi="Arial" w:cs="Arial"/>
            <w:color w:val="000000" w:themeColor="text1"/>
            <w:sz w:val="20"/>
            <w:szCs w:val="20"/>
          </w:rPr>
          <w:t xml:space="preserve"> reads, while the remainder were relatively rare. After removing ASVs with &lt;10 counts, we sorted the remaining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according to the compartment in which they showed highest abundance. This y</w:t>
        </w:r>
      </w:ins>
      <w:ins w:id="220" w:author="Microsoft Office User" w:date="2024-11-02T10:18:00Z">
        <w:r>
          <w:rPr>
            <w:rFonts w:ascii="Arial" w:hAnsi="Arial" w:cs="Arial"/>
            <w:color w:val="000000" w:themeColor="text1"/>
            <w:sz w:val="20"/>
            <w:szCs w:val="20"/>
          </w:rPr>
          <w:t>ielded 15 ASVs that were most prevalent in mucus, 42 in tissue and 3 in skeleton. We then analyzed the relative abundance of these compartment-specific po</w:t>
        </w:r>
      </w:ins>
      <w:ins w:id="221" w:author="Microsoft Office User" w:date="2024-11-04T10:13:00Z">
        <w:r w:rsidR="00E34A3A">
          <w:rPr>
            <w:rFonts w:ascii="Arial" w:hAnsi="Arial" w:cs="Arial"/>
            <w:color w:val="000000" w:themeColor="text1"/>
            <w:sz w:val="20"/>
            <w:szCs w:val="20"/>
          </w:rPr>
          <w:t>o</w:t>
        </w:r>
      </w:ins>
      <w:ins w:id="222" w:author="Microsoft Office User" w:date="2024-11-02T10:18:00Z">
        <w:r>
          <w:rPr>
            <w:rFonts w:ascii="Arial" w:hAnsi="Arial" w:cs="Arial"/>
            <w:color w:val="000000" w:themeColor="text1"/>
            <w:sz w:val="20"/>
            <w:szCs w:val="20"/>
          </w:rPr>
          <w:t xml:space="preserve">ls separately to see which, if any, would recapture associations between genus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and host disease susceptibility. In thi</w:t>
        </w:r>
      </w:ins>
      <w:ins w:id="223" w:author="Microsoft Office User" w:date="2024-11-02T10:19:00Z">
        <w:r>
          <w:rPr>
            <w:rFonts w:ascii="Arial" w:hAnsi="Arial" w:cs="Arial"/>
            <w:color w:val="000000" w:themeColor="text1"/>
            <w:sz w:val="20"/>
            <w:szCs w:val="20"/>
          </w:rPr>
          <w:t xml:space="preserve">s more nuanced analysis, the pool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associated with tissue showed a strong relationship with disease susceptibility (PGLS R</w:t>
        </w:r>
        <w:r>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0.31, p = 0.0002, FDR q = 0.0005), while </w:t>
        </w:r>
      </w:ins>
      <w:ins w:id="224" w:author="Microsoft Office User" w:date="2024-11-02T10:20:00Z">
        <w:r>
          <w:rPr>
            <w:rFonts w:ascii="Arial" w:hAnsi="Arial" w:cs="Arial"/>
            <w:color w:val="000000" w:themeColor="text1"/>
            <w:sz w:val="20"/>
            <w:szCs w:val="20"/>
          </w:rPr>
          <w:t>ASV pools associated with both mucus and skeleton showed no association</w:t>
        </w:r>
      </w:ins>
      <w:ins w:id="225" w:author="Microsoft Office User" w:date="2024-11-02T10:21:00Z">
        <w:r>
          <w:rPr>
            <w:rFonts w:ascii="Arial" w:hAnsi="Arial" w:cs="Arial"/>
            <w:color w:val="000000" w:themeColor="text1"/>
            <w:sz w:val="20"/>
            <w:szCs w:val="20"/>
          </w:rPr>
          <w:t xml:space="preserve"> with disease</w:t>
        </w:r>
      </w:ins>
      <w:ins w:id="226" w:author="Microsoft Office User" w:date="2024-11-02T10:20:00Z">
        <w:r>
          <w:rPr>
            <w:rFonts w:ascii="Arial" w:hAnsi="Arial" w:cs="Arial"/>
            <w:color w:val="000000" w:themeColor="text1"/>
            <w:sz w:val="20"/>
            <w:szCs w:val="20"/>
          </w:rPr>
          <w:t xml:space="preserve"> (PG</w:t>
        </w:r>
      </w:ins>
      <w:ins w:id="227" w:author="Microsoft Office User" w:date="2024-11-02T12:01:00Z">
        <w:r w:rsidR="002049D3">
          <w:rPr>
            <w:rFonts w:ascii="Arial" w:hAnsi="Arial" w:cs="Arial"/>
            <w:color w:val="000000" w:themeColor="text1"/>
            <w:sz w:val="20"/>
            <w:szCs w:val="20"/>
          </w:rPr>
          <w:t>LS</w:t>
        </w:r>
      </w:ins>
      <w:ins w:id="228" w:author="Microsoft Office User" w:date="2024-11-02T10:20:00Z">
        <w:r>
          <w:rPr>
            <w:rFonts w:ascii="Arial" w:hAnsi="Arial" w:cs="Arial"/>
            <w:color w:val="000000" w:themeColor="text1"/>
            <w:sz w:val="20"/>
            <w:szCs w:val="20"/>
          </w:rPr>
          <w:t xml:space="preserve"> mucus R</w:t>
        </w:r>
        <w:r>
          <w:rPr>
            <w:rFonts w:ascii="Arial" w:hAnsi="Arial" w:cs="Arial"/>
            <w:color w:val="000000" w:themeColor="text1"/>
            <w:sz w:val="20"/>
            <w:szCs w:val="20"/>
            <w:vertAlign w:val="superscript"/>
          </w:rPr>
          <w:t>2</w:t>
        </w:r>
        <w:r>
          <w:rPr>
            <w:rFonts w:ascii="Arial" w:hAnsi="Arial" w:cs="Arial"/>
            <w:color w:val="000000" w:themeColor="text1"/>
            <w:sz w:val="20"/>
            <w:szCs w:val="20"/>
          </w:rPr>
          <w:t>= 0.02, p = 0.37, FDR q = 0.5</w:t>
        </w:r>
      </w:ins>
      <w:ins w:id="229" w:author="Microsoft Office User" w:date="2024-11-02T10:21:00Z">
        <w:r>
          <w:rPr>
            <w:rFonts w:ascii="Arial" w:hAnsi="Arial" w:cs="Arial"/>
            <w:color w:val="000000" w:themeColor="text1"/>
            <w:sz w:val="20"/>
            <w:szCs w:val="20"/>
          </w:rPr>
          <w:t>6; skeleton</w:t>
        </w:r>
      </w:ins>
      <w:ins w:id="230" w:author="Microsoft Office User" w:date="2024-11-05T08:38:00Z" w16du:dateUtc="2024-11-05T08:38:00Z">
        <w:r w:rsidR="004817D1">
          <w:rPr>
            <w:rFonts w:ascii="Arial" w:hAnsi="Arial" w:cs="Arial"/>
            <w:color w:val="000000" w:themeColor="text1"/>
            <w:sz w:val="20"/>
            <w:szCs w:val="20"/>
          </w:rPr>
          <w:t xml:space="preserve"> R</w:t>
        </w:r>
        <w:r w:rsidR="004817D1">
          <w:rPr>
            <w:rFonts w:ascii="Arial" w:hAnsi="Arial" w:cs="Arial"/>
            <w:color w:val="000000" w:themeColor="text1"/>
            <w:sz w:val="20"/>
            <w:szCs w:val="20"/>
            <w:vertAlign w:val="superscript"/>
          </w:rPr>
          <w:t>2</w:t>
        </w:r>
        <w:r w:rsidR="004817D1">
          <w:rPr>
            <w:rFonts w:ascii="Arial" w:hAnsi="Arial" w:cs="Arial"/>
            <w:color w:val="000000" w:themeColor="text1"/>
            <w:sz w:val="20"/>
            <w:szCs w:val="20"/>
          </w:rPr>
          <w:t xml:space="preserve"> = 0.008,</w:t>
        </w:r>
      </w:ins>
      <w:ins w:id="231" w:author="Microsoft Office User" w:date="2024-11-02T10:21:00Z">
        <w:r>
          <w:rPr>
            <w:rFonts w:ascii="Arial" w:hAnsi="Arial" w:cs="Arial"/>
            <w:color w:val="000000" w:themeColor="text1"/>
            <w:sz w:val="20"/>
            <w:szCs w:val="20"/>
          </w:rPr>
          <w:t xml:space="preserve"> p = 0.57</w:t>
        </w:r>
      </w:ins>
      <w:ins w:id="232" w:author="Microsoft Office User" w:date="2024-11-05T08:38:00Z" w16du:dateUtc="2024-11-05T08:38:00Z">
        <w:r w:rsidR="004817D1">
          <w:rPr>
            <w:rFonts w:ascii="Arial" w:hAnsi="Arial" w:cs="Arial"/>
            <w:color w:val="000000" w:themeColor="text1"/>
            <w:sz w:val="20"/>
            <w:szCs w:val="20"/>
          </w:rPr>
          <w:t>, FDR q = 0.57</w:t>
        </w:r>
      </w:ins>
      <w:ins w:id="233" w:author="Microsoft Office User" w:date="2024-11-02T10:21:00Z">
        <w:r>
          <w:rPr>
            <w:rFonts w:ascii="Arial" w:hAnsi="Arial" w:cs="Arial"/>
            <w:color w:val="000000" w:themeColor="text1"/>
            <w:sz w:val="20"/>
            <w:szCs w:val="20"/>
          </w:rPr>
          <w:t>)</w:t>
        </w:r>
      </w:ins>
      <w:ins w:id="234" w:author="Microsoft Office User" w:date="2024-11-02T12:01:00Z">
        <w:r w:rsidR="002049D3">
          <w:rPr>
            <w:rFonts w:ascii="Arial" w:hAnsi="Arial" w:cs="Arial"/>
            <w:color w:val="000000" w:themeColor="text1"/>
            <w:sz w:val="20"/>
            <w:szCs w:val="20"/>
          </w:rPr>
          <w:t xml:space="preserve"> </w:t>
        </w:r>
        <w:commentRangeStart w:id="235"/>
        <w:commentRangeStart w:id="236"/>
        <w:r w:rsidR="002049D3">
          <w:rPr>
            <w:rFonts w:ascii="Arial" w:hAnsi="Arial" w:cs="Arial"/>
            <w:color w:val="000000" w:themeColor="text1"/>
            <w:sz w:val="20"/>
            <w:szCs w:val="20"/>
          </w:rPr>
          <w:t xml:space="preserve">(Supplementary Data Table </w:t>
        </w:r>
      </w:ins>
      <w:ins w:id="237" w:author="Microsoft Office User" w:date="2024-11-02T12:03:00Z">
        <w:r w:rsidR="002049D3">
          <w:rPr>
            <w:rFonts w:ascii="Arial" w:hAnsi="Arial" w:cs="Arial"/>
            <w:color w:val="000000" w:themeColor="text1"/>
            <w:sz w:val="20"/>
            <w:szCs w:val="20"/>
          </w:rPr>
          <w:t>12</w:t>
        </w:r>
      </w:ins>
      <w:ins w:id="238" w:author="Microsoft Office User" w:date="2024-11-05T08:39:00Z" w16du:dateUtc="2024-11-05T08:39:00Z">
        <w:r w:rsidR="004817D1">
          <w:rPr>
            <w:rFonts w:ascii="Arial" w:hAnsi="Arial" w:cs="Arial"/>
            <w:color w:val="000000" w:themeColor="text1"/>
            <w:sz w:val="20"/>
            <w:szCs w:val="20"/>
          </w:rPr>
          <w:t>a</w:t>
        </w:r>
      </w:ins>
      <w:ins w:id="239" w:author="Microsoft Office User" w:date="2024-11-02T12:03:00Z">
        <w:r w:rsidR="002049D3">
          <w:rPr>
            <w:rFonts w:ascii="Arial" w:hAnsi="Arial" w:cs="Arial"/>
            <w:color w:val="000000" w:themeColor="text1"/>
            <w:sz w:val="20"/>
            <w:szCs w:val="20"/>
          </w:rPr>
          <w:t>)</w:t>
        </w:r>
      </w:ins>
      <w:ins w:id="240" w:author="Microsoft Office User" w:date="2024-11-02T10:21:00Z">
        <w:r>
          <w:rPr>
            <w:rFonts w:ascii="Arial" w:hAnsi="Arial" w:cs="Arial"/>
            <w:color w:val="000000" w:themeColor="text1"/>
            <w:sz w:val="20"/>
            <w:szCs w:val="20"/>
          </w:rPr>
          <w:t xml:space="preserve">. </w:t>
        </w:r>
      </w:ins>
      <w:commentRangeEnd w:id="235"/>
      <w:ins w:id="241" w:author="Microsoft Office User" w:date="2024-11-02T12:02:00Z">
        <w:r w:rsidR="002049D3">
          <w:rPr>
            <w:rStyle w:val="CommentReference"/>
          </w:rPr>
          <w:commentReference w:id="235"/>
        </w:r>
      </w:ins>
      <w:commentRangeEnd w:id="236"/>
      <w:ins w:id="242" w:author="Microsoft Office User" w:date="2024-11-02T12:04:00Z">
        <w:r w:rsidR="002049D3">
          <w:rPr>
            <w:rStyle w:val="CommentReference"/>
          </w:rPr>
          <w:commentReference w:id="236"/>
        </w:r>
      </w:ins>
      <w:ins w:id="243" w:author="Microsoft Office User" w:date="2024-11-04T09:58:00Z">
        <w:r w:rsidR="00E4210C" w:rsidRPr="00E4210C">
          <w:rPr>
            <w:rFonts w:ascii="Arial" w:hAnsi="Arial" w:cs="Arial"/>
            <w:color w:val="000000" w:themeColor="text1"/>
            <w:sz w:val="20"/>
            <w:szCs w:val="20"/>
          </w:rPr>
          <w:t xml:space="preserve"> </w:t>
        </w:r>
        <w:r w:rsidR="00E4210C">
          <w:rPr>
            <w:rFonts w:ascii="Arial" w:hAnsi="Arial" w:cs="Arial"/>
            <w:color w:val="000000" w:themeColor="text1"/>
            <w:sz w:val="20"/>
            <w:szCs w:val="20"/>
          </w:rPr>
          <w:t xml:space="preserve">Thus, associations between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mucus and coral disease susceptibility appear to derive from ASVs that have highest relative abundance in bulk tissue samples, but appear in mucus at lower relative abundance – consistent with evidence from fluorescence imaging showing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can aggregate within multiple coral tissues, including tentacles, mesenteries and calicodermis</w:t>
        </w:r>
        <w:r w:rsidR="00E4210C">
          <w:rPr>
            <w:rFonts w:ascii="Arial" w:hAnsi="Arial" w:cs="Arial"/>
            <w:color w:val="000000" w:themeColor="text1"/>
            <w:sz w:val="20"/>
            <w:szCs w:val="20"/>
          </w:rPr>
          <w:fldChar w:fldCharType="begin"/>
        </w:r>
        <w:r w:rsidR="00E4210C">
          <w:rPr>
            <w:rFonts w:ascii="Arial" w:hAnsi="Arial" w:cs="Arial"/>
            <w:color w:val="000000" w:themeColor="text1"/>
            <w:sz w:val="20"/>
            <w:szCs w:val="20"/>
          </w:rPr>
          <w:instrText xml:space="preserve"> ADDIN ZOTERO_ITEM CSL_CITATION {"citationID":"MbZ2N5WU","properties":{"formattedCitation":"\\super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E4210C">
          <w:rPr>
            <w:rFonts w:ascii="Arial" w:hAnsi="Arial" w:cs="Arial"/>
            <w:color w:val="000000" w:themeColor="text1"/>
            <w:sz w:val="20"/>
            <w:szCs w:val="20"/>
          </w:rPr>
          <w:fldChar w:fldCharType="separate"/>
        </w:r>
        <w:r w:rsidR="00E4210C" w:rsidRPr="007372D3">
          <w:rPr>
            <w:rFonts w:ascii="Arial" w:hAnsi="Arial" w:cs="Arial"/>
            <w:color w:val="000000"/>
            <w:sz w:val="20"/>
            <w:vertAlign w:val="superscript"/>
          </w:rPr>
          <w:t>32</w:t>
        </w:r>
        <w:r w:rsidR="00E4210C">
          <w:rPr>
            <w:rFonts w:ascii="Arial" w:hAnsi="Arial" w:cs="Arial"/>
            <w:color w:val="000000" w:themeColor="text1"/>
            <w:sz w:val="20"/>
            <w:szCs w:val="20"/>
          </w:rPr>
          <w:fldChar w:fldCharType="end"/>
        </w:r>
      </w:ins>
      <w:ins w:id="244" w:author="Microsoft Office User" w:date="2024-11-04T10:16:00Z">
        <w:r w:rsidR="00E34A3A">
          <w:rPr>
            <w:rFonts w:ascii="Arial" w:hAnsi="Arial" w:cs="Arial"/>
            <w:color w:val="000000" w:themeColor="text1"/>
            <w:sz w:val="20"/>
            <w:szCs w:val="20"/>
          </w:rPr>
          <w:t>.</w:t>
        </w:r>
      </w:ins>
      <w:ins w:id="245" w:author="Microsoft Office User" w:date="2024-11-04T09:58:00Z">
        <w:r w:rsidR="00E4210C">
          <w:rPr>
            <w:rFonts w:ascii="Arial" w:hAnsi="Arial" w:cs="Arial"/>
            <w:color w:val="000000" w:themeColor="text1"/>
            <w:sz w:val="20"/>
            <w:szCs w:val="20"/>
          </w:rPr>
          <w:t xml:space="preserve"> In contrast</w:t>
        </w:r>
      </w:ins>
      <w:ins w:id="246" w:author="Microsoft Office User" w:date="2024-11-04T09:59:00Z">
        <w:r w:rsidR="00E4210C">
          <w:rPr>
            <w:rFonts w:ascii="Arial" w:hAnsi="Arial" w:cs="Arial"/>
            <w:color w:val="000000" w:themeColor="text1"/>
            <w:sz w:val="20"/>
            <w:szCs w:val="20"/>
          </w:rPr>
          <w:t xml:space="preserve"> to the strong association between</w:t>
        </w:r>
      </w:ins>
      <w:ins w:id="247" w:author="Microsoft Office User" w:date="2024-11-04T10:00:00Z">
        <w:r w:rsidR="00E4210C">
          <w:rPr>
            <w:rFonts w:ascii="Arial" w:hAnsi="Arial" w:cs="Arial"/>
            <w:color w:val="000000" w:themeColor="text1"/>
            <w:sz w:val="20"/>
            <w:szCs w:val="20"/>
          </w:rPr>
          <w:t xml:space="preserve"> total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coral tissues and host growth rate, </w:t>
        </w:r>
      </w:ins>
      <w:ins w:id="248" w:author="Microsoft Office User" w:date="2024-11-04T09:58:00Z">
        <w:r w:rsidR="00E4210C">
          <w:rPr>
            <w:rFonts w:ascii="Arial" w:hAnsi="Arial" w:cs="Arial"/>
            <w:color w:val="000000" w:themeColor="text1"/>
            <w:sz w:val="20"/>
            <w:szCs w:val="20"/>
          </w:rPr>
          <w:t>t</w:t>
        </w:r>
      </w:ins>
      <w:ins w:id="249" w:author="Microsoft Office User" w:date="2024-11-04T09:56:00Z">
        <w:r w:rsidR="00E4210C">
          <w:rPr>
            <w:rFonts w:ascii="Arial" w:hAnsi="Arial" w:cs="Arial"/>
            <w:color w:val="000000" w:themeColor="text1"/>
            <w:sz w:val="20"/>
            <w:szCs w:val="20"/>
          </w:rPr>
          <w:t>he association between</w:t>
        </w:r>
      </w:ins>
      <w:ins w:id="250" w:author="Microsoft Office User" w:date="2024-11-04T09:57:00Z">
        <w:r w:rsidR="00E4210C">
          <w:rPr>
            <w:rFonts w:ascii="Arial" w:hAnsi="Arial" w:cs="Arial"/>
            <w:color w:val="000000" w:themeColor="text1"/>
            <w:sz w:val="20"/>
            <w:szCs w:val="20"/>
          </w:rPr>
          <w:t xml:space="preserve"> </w:t>
        </w:r>
      </w:ins>
      <w:ins w:id="251" w:author="Microsoft Office User" w:date="2024-11-04T09:56:00Z">
        <w:r w:rsidR="00E4210C">
          <w:rPr>
            <w:rFonts w:ascii="Arial" w:hAnsi="Arial" w:cs="Arial"/>
            <w:color w:val="000000" w:themeColor="text1"/>
            <w:sz w:val="20"/>
            <w:szCs w:val="20"/>
          </w:rPr>
          <w:t xml:space="preserve">tissue-enriched </w:t>
        </w:r>
      </w:ins>
      <w:ins w:id="252" w:author="Microsoft Office User" w:date="2024-11-04T10:00:00Z">
        <w:r w:rsidR="00E4210C">
          <w:rPr>
            <w:rFonts w:ascii="Arial" w:hAnsi="Arial" w:cs="Arial"/>
            <w:i/>
            <w:iCs/>
            <w:color w:val="000000" w:themeColor="text1"/>
            <w:sz w:val="20"/>
            <w:szCs w:val="20"/>
          </w:rPr>
          <w:t>Endozoicomonas</w:t>
        </w:r>
        <w:r w:rsidR="00E4210C">
          <w:rPr>
            <w:rFonts w:ascii="Arial" w:hAnsi="Arial" w:cs="Arial"/>
            <w:color w:val="000000" w:themeColor="text1"/>
            <w:sz w:val="20"/>
            <w:szCs w:val="20"/>
          </w:rPr>
          <w:t xml:space="preserve"> </w:t>
        </w:r>
      </w:ins>
      <w:ins w:id="253" w:author="Microsoft Office User" w:date="2024-11-04T09:56:00Z">
        <w:r w:rsidR="00E4210C">
          <w:rPr>
            <w:rFonts w:ascii="Arial" w:hAnsi="Arial" w:cs="Arial"/>
            <w:color w:val="000000" w:themeColor="text1"/>
            <w:sz w:val="20"/>
            <w:szCs w:val="20"/>
          </w:rPr>
          <w:t xml:space="preserve">ASVs and growth rate </w:t>
        </w:r>
      </w:ins>
      <w:ins w:id="254" w:author="Microsoft Office User" w:date="2024-11-04T10:01:00Z">
        <w:r w:rsidR="00E4210C">
          <w:rPr>
            <w:rFonts w:ascii="Arial" w:hAnsi="Arial" w:cs="Arial"/>
            <w:color w:val="000000" w:themeColor="text1"/>
            <w:sz w:val="20"/>
            <w:szCs w:val="20"/>
          </w:rPr>
          <w:t xml:space="preserve">was </w:t>
        </w:r>
      </w:ins>
      <w:ins w:id="255" w:author="Microsoft Office User" w:date="2024-11-04T09:56:00Z">
        <w:r w:rsidR="00E4210C">
          <w:rPr>
            <w:rFonts w:ascii="Arial" w:hAnsi="Arial" w:cs="Arial"/>
            <w:color w:val="000000" w:themeColor="text1"/>
            <w:sz w:val="20"/>
            <w:szCs w:val="20"/>
          </w:rPr>
          <w:t>not significant in the top model</w:t>
        </w:r>
      </w:ins>
      <w:ins w:id="256" w:author="Microsoft Office User" w:date="2024-11-04T09:57:00Z">
        <w:r w:rsidR="00E4210C">
          <w:rPr>
            <w:rFonts w:ascii="Arial" w:hAnsi="Arial" w:cs="Arial"/>
            <w:color w:val="000000" w:themeColor="text1"/>
            <w:sz w:val="20"/>
            <w:szCs w:val="20"/>
          </w:rPr>
          <w:t xml:space="preserve"> (</w:t>
        </w:r>
      </w:ins>
      <w:ins w:id="257" w:author="Microsoft Office User" w:date="2024-11-04T10:01:00Z">
        <w:r w:rsidR="00E4210C">
          <w:rPr>
            <w:rFonts w:ascii="Arial" w:hAnsi="Arial" w:cs="Arial"/>
            <w:color w:val="000000" w:themeColor="text1"/>
            <w:sz w:val="20"/>
            <w:szCs w:val="20"/>
          </w:rPr>
          <w:t xml:space="preserve">PGLS </w:t>
        </w:r>
      </w:ins>
      <w:ins w:id="258" w:author="Microsoft Office User" w:date="2024-11-04T09:57:00Z">
        <w:r w:rsidR="00E4210C">
          <w:rPr>
            <w:rFonts w:ascii="Arial" w:hAnsi="Arial" w:cs="Arial"/>
            <w:color w:val="000000" w:themeColor="text1"/>
            <w:sz w:val="20"/>
            <w:szCs w:val="20"/>
          </w:rPr>
          <w:t>FDR q &gt; 0.05; Supplementary Data Table 1</w:t>
        </w:r>
      </w:ins>
      <w:ins w:id="259" w:author="Microsoft Office User" w:date="2024-11-05T08:39:00Z" w16du:dateUtc="2024-11-05T08:39:00Z">
        <w:r w:rsidR="004817D1">
          <w:rPr>
            <w:rFonts w:ascii="Arial" w:hAnsi="Arial" w:cs="Arial"/>
            <w:color w:val="000000" w:themeColor="text1"/>
            <w:sz w:val="20"/>
            <w:szCs w:val="20"/>
          </w:rPr>
          <w:t>2b</w:t>
        </w:r>
      </w:ins>
      <w:ins w:id="260" w:author="Microsoft Office User" w:date="2024-11-04T09:57:00Z">
        <w:r w:rsidR="00E4210C">
          <w:rPr>
            <w:rFonts w:ascii="Arial" w:hAnsi="Arial" w:cs="Arial"/>
            <w:color w:val="000000" w:themeColor="text1"/>
            <w:sz w:val="20"/>
            <w:szCs w:val="20"/>
          </w:rPr>
          <w:t>)</w:t>
        </w:r>
      </w:ins>
      <w:ins w:id="261" w:author="Microsoft Office User" w:date="2024-11-04T09:58:00Z">
        <w:r w:rsidR="00E4210C">
          <w:rPr>
            <w:rFonts w:ascii="Arial" w:hAnsi="Arial" w:cs="Arial"/>
            <w:color w:val="000000" w:themeColor="text1"/>
            <w:sz w:val="20"/>
            <w:szCs w:val="20"/>
          </w:rPr>
          <w:t xml:space="preserve">. This may indicate that </w:t>
        </w:r>
      </w:ins>
      <w:ins w:id="262" w:author="Microsoft Office User" w:date="2024-11-04T09:59:00Z">
        <w:r w:rsidR="00E4210C">
          <w:rPr>
            <w:rFonts w:ascii="Arial" w:hAnsi="Arial" w:cs="Arial"/>
            <w:color w:val="000000" w:themeColor="text1"/>
            <w:sz w:val="20"/>
            <w:szCs w:val="20"/>
          </w:rPr>
          <w:t>ASVs</w:t>
        </w:r>
      </w:ins>
      <w:ins w:id="263" w:author="Microsoft Office User" w:date="2024-11-04T10:02:00Z">
        <w:r w:rsidR="00E4210C">
          <w:rPr>
            <w:rFonts w:ascii="Arial" w:hAnsi="Arial" w:cs="Arial"/>
            <w:color w:val="000000" w:themeColor="text1"/>
            <w:sz w:val="20"/>
            <w:szCs w:val="20"/>
          </w:rPr>
          <w:t xml:space="preserve"> excluded in this analysis are important to the </w:t>
        </w:r>
        <w:r w:rsidR="00E4210C">
          <w:rPr>
            <w:rFonts w:ascii="Arial" w:hAnsi="Arial" w:cs="Arial"/>
            <w:i/>
            <w:iCs/>
            <w:color w:val="000000" w:themeColor="text1"/>
            <w:sz w:val="20"/>
            <w:szCs w:val="20"/>
          </w:rPr>
          <w:t xml:space="preserve">Endozoicomonas </w:t>
        </w:r>
      </w:ins>
      <w:ins w:id="264" w:author="Microsoft Office User" w:date="2024-11-04T10:03:00Z">
        <w:r w:rsidR="00E4210C">
          <w:rPr>
            <w:rFonts w:ascii="Arial" w:hAnsi="Arial" w:cs="Arial"/>
            <w:color w:val="000000" w:themeColor="text1"/>
            <w:sz w:val="20"/>
            <w:szCs w:val="20"/>
          </w:rPr>
          <w:t>– growth rate association, perhaps due to contributions from ASVs</w:t>
        </w:r>
      </w:ins>
      <w:ins w:id="265" w:author="Microsoft Office User" w:date="2024-11-04T09:59:00Z">
        <w:r w:rsidR="00E4210C">
          <w:rPr>
            <w:rFonts w:ascii="Arial" w:hAnsi="Arial" w:cs="Arial"/>
            <w:color w:val="000000" w:themeColor="text1"/>
            <w:sz w:val="20"/>
            <w:szCs w:val="20"/>
          </w:rPr>
          <w:t xml:space="preserve"> common in multiple compartments </w:t>
        </w:r>
      </w:ins>
      <w:ins w:id="266" w:author="Microsoft Office User" w:date="2024-11-04T10:04:00Z">
        <w:r w:rsidR="00E4210C">
          <w:rPr>
            <w:rFonts w:ascii="Arial" w:hAnsi="Arial" w:cs="Arial"/>
            <w:color w:val="000000" w:themeColor="text1"/>
            <w:sz w:val="20"/>
            <w:szCs w:val="20"/>
          </w:rPr>
          <w:t>or</w:t>
        </w:r>
      </w:ins>
      <w:ins w:id="267" w:author="Microsoft Office User" w:date="2024-11-04T09:59:00Z">
        <w:r w:rsidR="00E4210C">
          <w:rPr>
            <w:rFonts w:ascii="Arial" w:hAnsi="Arial" w:cs="Arial"/>
            <w:color w:val="000000" w:themeColor="text1"/>
            <w:sz w:val="20"/>
            <w:szCs w:val="20"/>
          </w:rPr>
          <w:t xml:space="preserve"> </w:t>
        </w:r>
      </w:ins>
      <w:ins w:id="268" w:author="Microsoft Office User" w:date="2024-11-04T10:01:00Z">
        <w:r w:rsidR="00E4210C">
          <w:rPr>
            <w:rFonts w:ascii="Arial" w:hAnsi="Arial" w:cs="Arial"/>
            <w:color w:val="000000" w:themeColor="text1"/>
            <w:sz w:val="20"/>
            <w:szCs w:val="20"/>
          </w:rPr>
          <w:t xml:space="preserve">the summed influence of </w:t>
        </w:r>
      </w:ins>
      <w:ins w:id="269" w:author="Microsoft Office User" w:date="2024-11-04T10:04:00Z">
        <w:r w:rsidR="00E4210C">
          <w:rPr>
            <w:rFonts w:ascii="Arial" w:hAnsi="Arial" w:cs="Arial"/>
            <w:color w:val="000000" w:themeColor="text1"/>
            <w:sz w:val="20"/>
            <w:szCs w:val="20"/>
          </w:rPr>
          <w:t xml:space="preserve">multiple </w:t>
        </w:r>
      </w:ins>
      <w:ins w:id="270" w:author="Microsoft Office User" w:date="2024-11-04T10:01:00Z">
        <w:r w:rsidR="00E4210C">
          <w:rPr>
            <w:rFonts w:ascii="Arial" w:hAnsi="Arial" w:cs="Arial"/>
            <w:color w:val="000000" w:themeColor="text1"/>
            <w:sz w:val="20"/>
            <w:szCs w:val="20"/>
          </w:rPr>
          <w:t>rare ASVs</w:t>
        </w:r>
      </w:ins>
      <w:ins w:id="271" w:author="Microsoft Office User" w:date="2024-11-04T10:04:00Z">
        <w:r w:rsidR="00E4210C">
          <w:rPr>
            <w:rFonts w:ascii="Arial" w:hAnsi="Arial" w:cs="Arial"/>
            <w:color w:val="000000" w:themeColor="text1"/>
            <w:sz w:val="20"/>
            <w:szCs w:val="20"/>
          </w:rPr>
          <w:t xml:space="preserve">. </w:t>
        </w:r>
      </w:ins>
    </w:p>
    <w:p w14:paraId="7DB7E392" w14:textId="77777777" w:rsidR="00362205" w:rsidRDefault="00362205" w:rsidP="00C96F29">
      <w:pPr>
        <w:pStyle w:val="NormalWeb"/>
        <w:rPr>
          <w:ins w:id="272" w:author="Microsoft Office User" w:date="2024-11-05T09:25:00Z" w16du:dateUtc="2024-11-05T09:25:00Z"/>
          <w:rFonts w:ascii="Arial" w:hAnsi="Arial" w:cs="Arial"/>
          <w:color w:val="000000" w:themeColor="text1"/>
          <w:sz w:val="20"/>
          <w:szCs w:val="20"/>
        </w:rPr>
      </w:pPr>
    </w:p>
    <w:p w14:paraId="60D5C7B2" w14:textId="38F3D825" w:rsidR="00E4210C" w:rsidRPr="004817D1" w:rsidRDefault="00E4210C" w:rsidP="00C96F29">
      <w:pPr>
        <w:pStyle w:val="NormalWeb"/>
        <w:rPr>
          <w:ins w:id="273" w:author="Microsoft Office User" w:date="2024-11-04T09:57:00Z"/>
          <w:rFonts w:ascii="Arial" w:hAnsi="Arial" w:cs="Arial"/>
          <w:color w:val="000000" w:themeColor="text1"/>
          <w:sz w:val="20"/>
          <w:szCs w:val="20"/>
        </w:rPr>
      </w:pPr>
      <w:ins w:id="274" w:author="Microsoft Office User" w:date="2024-11-04T10:04:00Z">
        <w:r>
          <w:rPr>
            <w:rFonts w:ascii="Arial" w:hAnsi="Arial" w:cs="Arial"/>
            <w:color w:val="000000" w:themeColor="text1"/>
            <w:sz w:val="20"/>
            <w:szCs w:val="20"/>
          </w:rPr>
          <w:t xml:space="preserve">Experimental tests on diverse </w:t>
        </w:r>
        <w:r>
          <w:rPr>
            <w:rFonts w:ascii="Arial" w:hAnsi="Arial" w:cs="Arial"/>
            <w:i/>
            <w:iCs/>
            <w:color w:val="000000" w:themeColor="text1"/>
            <w:sz w:val="20"/>
            <w:szCs w:val="20"/>
          </w:rPr>
          <w:t xml:space="preserve">Endozoicomonas </w:t>
        </w:r>
      </w:ins>
      <w:ins w:id="275" w:author="Microsoft Office User" w:date="2024-11-04T10:05:00Z">
        <w:r>
          <w:rPr>
            <w:rFonts w:ascii="Arial" w:hAnsi="Arial" w:cs="Arial"/>
            <w:color w:val="000000" w:themeColor="text1"/>
            <w:sz w:val="20"/>
            <w:szCs w:val="20"/>
          </w:rPr>
          <w:t xml:space="preserve">strains will be important to </w:t>
        </w:r>
      </w:ins>
      <w:ins w:id="276" w:author="Microsoft Office User" w:date="2024-11-04T10:08:00Z">
        <w:r w:rsidR="00E34A3A">
          <w:rPr>
            <w:rFonts w:ascii="Arial" w:hAnsi="Arial" w:cs="Arial"/>
            <w:color w:val="000000" w:themeColor="text1"/>
            <w:sz w:val="20"/>
            <w:szCs w:val="20"/>
          </w:rPr>
          <w:t xml:space="preserve">track the dynamics of </w:t>
        </w:r>
        <w:r w:rsidR="00E34A3A">
          <w:rPr>
            <w:rFonts w:ascii="Arial" w:hAnsi="Arial" w:cs="Arial"/>
            <w:i/>
            <w:iCs/>
            <w:color w:val="000000" w:themeColor="text1"/>
            <w:sz w:val="20"/>
            <w:szCs w:val="20"/>
          </w:rPr>
          <w:t xml:space="preserve">Endozoicomonas </w:t>
        </w:r>
        <w:r w:rsidR="00E34A3A">
          <w:rPr>
            <w:rFonts w:ascii="Arial" w:hAnsi="Arial" w:cs="Arial"/>
            <w:color w:val="000000" w:themeColor="text1"/>
            <w:sz w:val="20"/>
            <w:szCs w:val="20"/>
          </w:rPr>
          <w:t xml:space="preserve">across coral anatomy, and delineate </w:t>
        </w:r>
      </w:ins>
      <w:ins w:id="277" w:author="Microsoft Office User" w:date="2024-11-04T10:17:00Z">
        <w:r w:rsidR="00C16D03">
          <w:rPr>
            <w:rFonts w:ascii="Arial" w:hAnsi="Arial" w:cs="Arial"/>
            <w:color w:val="000000" w:themeColor="text1"/>
            <w:sz w:val="20"/>
            <w:szCs w:val="20"/>
          </w:rPr>
          <w:t xml:space="preserve">any direct, </w:t>
        </w:r>
      </w:ins>
      <w:ins w:id="278" w:author="Microsoft Office User" w:date="2024-11-04T10:06:00Z">
        <w:r>
          <w:rPr>
            <w:rFonts w:ascii="Arial" w:hAnsi="Arial" w:cs="Arial"/>
            <w:color w:val="000000" w:themeColor="text1"/>
            <w:sz w:val="20"/>
            <w:szCs w:val="20"/>
          </w:rPr>
          <w:t>strain</w:t>
        </w:r>
      </w:ins>
      <w:ins w:id="279" w:author="Microsoft Office User" w:date="2024-11-04T10:07:00Z">
        <w:r w:rsidR="00E34A3A">
          <w:rPr>
            <w:rFonts w:ascii="Arial" w:hAnsi="Arial" w:cs="Arial"/>
            <w:color w:val="000000" w:themeColor="text1"/>
            <w:sz w:val="20"/>
            <w:szCs w:val="20"/>
          </w:rPr>
          <w:t>-</w:t>
        </w:r>
      </w:ins>
      <w:ins w:id="280" w:author="Microsoft Office User" w:date="2024-11-04T10:06:00Z">
        <w:r>
          <w:rPr>
            <w:rFonts w:ascii="Arial" w:hAnsi="Arial" w:cs="Arial"/>
            <w:color w:val="000000" w:themeColor="text1"/>
            <w:sz w:val="20"/>
            <w:szCs w:val="20"/>
          </w:rPr>
          <w:t xml:space="preserve">specific effects </w:t>
        </w:r>
      </w:ins>
      <w:ins w:id="281" w:author="Microsoft Office User" w:date="2024-11-04T10:07:00Z">
        <w:r w:rsidR="00E34A3A">
          <w:rPr>
            <w:rFonts w:ascii="Arial" w:hAnsi="Arial" w:cs="Arial"/>
            <w:color w:val="000000" w:themeColor="text1"/>
            <w:sz w:val="20"/>
            <w:szCs w:val="20"/>
          </w:rPr>
          <w:t xml:space="preserve">on </w:t>
        </w:r>
      </w:ins>
      <w:ins w:id="282" w:author="Microsoft Office User" w:date="2024-11-04T10:16:00Z">
        <w:r w:rsidR="00C16D03">
          <w:rPr>
            <w:rFonts w:ascii="Arial" w:hAnsi="Arial" w:cs="Arial"/>
            <w:color w:val="000000" w:themeColor="text1"/>
            <w:sz w:val="20"/>
            <w:szCs w:val="20"/>
          </w:rPr>
          <w:t>disease</w:t>
        </w:r>
      </w:ins>
      <w:ins w:id="283" w:author="Microsoft Office User" w:date="2024-11-04T10:17:00Z">
        <w:r w:rsidR="00C16D03">
          <w:rPr>
            <w:rFonts w:ascii="Arial" w:hAnsi="Arial" w:cs="Arial"/>
            <w:color w:val="000000" w:themeColor="text1"/>
            <w:sz w:val="20"/>
            <w:szCs w:val="20"/>
          </w:rPr>
          <w:t xml:space="preserve"> su</w:t>
        </w:r>
      </w:ins>
      <w:ins w:id="284" w:author="Microsoft Office User" w:date="2024-11-05T09:13:00Z" w16du:dateUtc="2024-11-05T09:13:00Z">
        <w:r w:rsidR="001926CA">
          <w:rPr>
            <w:rFonts w:ascii="Arial" w:hAnsi="Arial" w:cs="Arial"/>
            <w:color w:val="000000" w:themeColor="text1"/>
            <w:sz w:val="20"/>
            <w:szCs w:val="20"/>
          </w:rPr>
          <w:t>s</w:t>
        </w:r>
      </w:ins>
      <w:ins w:id="285" w:author="Microsoft Office User" w:date="2024-11-04T10:17:00Z">
        <w:r w:rsidR="00C16D03">
          <w:rPr>
            <w:rFonts w:ascii="Arial" w:hAnsi="Arial" w:cs="Arial"/>
            <w:color w:val="000000" w:themeColor="text1"/>
            <w:sz w:val="20"/>
            <w:szCs w:val="20"/>
          </w:rPr>
          <w:t>ceptibility or growth rate</w:t>
        </w:r>
      </w:ins>
      <w:ins w:id="286" w:author="Microsoft Office User" w:date="2024-11-04T10:07:00Z">
        <w:r w:rsidR="00E34A3A">
          <w:rPr>
            <w:rFonts w:ascii="Arial" w:hAnsi="Arial" w:cs="Arial"/>
            <w:color w:val="000000" w:themeColor="text1"/>
            <w:sz w:val="20"/>
            <w:szCs w:val="20"/>
          </w:rPr>
          <w:t>.</w:t>
        </w:r>
      </w:ins>
    </w:p>
    <w:p w14:paraId="2E8D3FFB" w14:textId="77777777" w:rsidR="00E4210C" w:rsidRDefault="00E4210C" w:rsidP="00C96F29">
      <w:pPr>
        <w:pStyle w:val="NormalWeb"/>
        <w:rPr>
          <w:ins w:id="287" w:author="Microsoft Office User" w:date="2024-11-04T09:57:00Z"/>
          <w:rFonts w:ascii="Arial" w:hAnsi="Arial" w:cs="Arial"/>
          <w:color w:val="000000" w:themeColor="text1"/>
          <w:sz w:val="20"/>
          <w:szCs w:val="20"/>
        </w:rPr>
      </w:pPr>
    </w:p>
    <w:p w14:paraId="5DAE3DF4" w14:textId="1FDDB678" w:rsidR="00F34013" w:rsidRPr="00362205" w:rsidDel="007372D3" w:rsidRDefault="007372D3" w:rsidP="00961490">
      <w:pPr>
        <w:rPr>
          <w:del w:id="288" w:author="Microsoft Office User" w:date="2024-11-01T13:05:00Z"/>
          <w:rFonts w:ascii="Arial" w:hAnsi="Arial" w:cs="Arial"/>
          <w:color w:val="000000" w:themeColor="text1"/>
          <w:sz w:val="20"/>
          <w:szCs w:val="20"/>
          <w:rPrChange w:id="289" w:author="Microsoft Office User" w:date="2024-11-05T09:25:00Z" w16du:dateUtc="2024-11-05T09:25:00Z">
            <w:rPr>
              <w:del w:id="290" w:author="Microsoft Office User" w:date="2024-11-01T13:05:00Z"/>
              <w:rFonts w:ascii="Arial" w:hAnsi="Arial" w:cs="Arial"/>
              <w:color w:val="000000" w:themeColor="text1"/>
            </w:rPr>
          </w:rPrChange>
        </w:rPr>
      </w:pPr>
      <w:del w:id="291" w:author="Microsoft Office User" w:date="2024-11-04T09:58:00Z">
        <w:r w:rsidDel="00E4210C">
          <w:rPr>
            <w:rFonts w:ascii="Arial" w:hAnsi="Arial" w:cs="Arial"/>
            <w:color w:val="000000" w:themeColor="text1"/>
            <w:sz w:val="20"/>
            <w:szCs w:val="20"/>
          </w:rPr>
          <w:lastRenderedPageBreak/>
          <w:fldChar w:fldCharType="begin"/>
        </w:r>
        <w:r w:rsidDel="00E4210C">
          <w:rPr>
            <w:rFonts w:ascii="Arial" w:hAnsi="Arial" w:cs="Arial"/>
            <w:color w:val="000000" w:themeColor="text1"/>
            <w:sz w:val="20"/>
            <w:szCs w:val="20"/>
          </w:rPr>
          <w:delInstrText xml:space="preserve"> ADDIN ZOTERO_ITEM CSL_CITATION {"citationID":"MbZ2N5WU","properties":{"formattedCitation":"\\super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delInstrText>
        </w:r>
        <w:r w:rsidDel="00E4210C">
          <w:rPr>
            <w:rFonts w:ascii="Arial" w:hAnsi="Arial" w:cs="Arial"/>
            <w:color w:val="000000" w:themeColor="text1"/>
            <w:sz w:val="20"/>
            <w:szCs w:val="20"/>
          </w:rPr>
          <w:fldChar w:fldCharType="separate"/>
        </w:r>
        <w:r w:rsidRPr="007372D3" w:rsidDel="00E4210C">
          <w:rPr>
            <w:rFonts w:ascii="Arial" w:hAnsi="Arial" w:cs="Arial"/>
            <w:color w:val="000000"/>
            <w:sz w:val="20"/>
            <w:vertAlign w:val="superscript"/>
          </w:rPr>
          <w:delText>32</w:delText>
        </w:r>
        <w:r w:rsidDel="00E4210C">
          <w:rPr>
            <w:rFonts w:ascii="Arial" w:hAnsi="Arial" w:cs="Arial"/>
            <w:color w:val="000000" w:themeColor="text1"/>
            <w:sz w:val="20"/>
            <w:szCs w:val="20"/>
          </w:rPr>
          <w:fldChar w:fldCharType="end"/>
        </w:r>
        <w:r w:rsidDel="00E4210C">
          <w:rPr>
            <w:rFonts w:ascii="Arial" w:hAnsi="Arial" w:cs="Arial"/>
            <w:color w:val="000000" w:themeColor="text1"/>
            <w:sz w:val="20"/>
            <w:szCs w:val="20"/>
          </w:rPr>
          <w:fldChar w:fldCharType="begin"/>
        </w:r>
        <w:r w:rsidDel="00E4210C">
          <w:rPr>
            <w:rFonts w:ascii="Arial" w:hAnsi="Arial" w:cs="Arial"/>
            <w:color w:val="000000" w:themeColor="text1"/>
            <w:sz w:val="20"/>
            <w:szCs w:val="20"/>
          </w:rPr>
          <w:delInstrText xml:space="preserve"> ADDIN ZOTERO_ITEM CSL_CITATION {"citationID":"55Tjaj2F","properties":{"formattedCitation":"\\super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delInstrText>
        </w:r>
        <w:r w:rsidDel="00E4210C">
          <w:rPr>
            <w:rFonts w:ascii="Arial" w:hAnsi="Arial" w:cs="Arial"/>
            <w:color w:val="000000" w:themeColor="text1"/>
            <w:sz w:val="20"/>
            <w:szCs w:val="20"/>
          </w:rPr>
          <w:fldChar w:fldCharType="separate"/>
        </w:r>
        <w:r w:rsidRPr="007372D3" w:rsidDel="00E4210C">
          <w:rPr>
            <w:rFonts w:ascii="Arial" w:hAnsi="Arial" w:cs="Arial"/>
            <w:color w:val="000000"/>
            <w:sz w:val="20"/>
            <w:vertAlign w:val="superscript"/>
          </w:rPr>
          <w:delText>41</w:delText>
        </w:r>
        <w:r w:rsidDel="00E4210C">
          <w:rPr>
            <w:rFonts w:ascii="Arial" w:hAnsi="Arial" w:cs="Arial"/>
            <w:color w:val="000000" w:themeColor="text1"/>
            <w:sz w:val="20"/>
            <w:szCs w:val="20"/>
          </w:rPr>
          <w:fldChar w:fldCharType="end"/>
        </w:r>
      </w:del>
      <w:del w:id="292" w:author="Microsoft Office User" w:date="2024-11-02T10:24:00Z">
        <w:r w:rsidR="00F126F5" w:rsidDel="007372D3">
          <w:rPr>
            <w:rFonts w:ascii="Arial" w:hAnsi="Arial" w:cs="Arial"/>
            <w:color w:val="000000" w:themeColor="text1"/>
          </w:rPr>
          <w:fldChar w:fldCharType="begin"/>
        </w:r>
        <w:r w:rsidDel="007372D3">
          <w:rPr>
            <w:rFonts w:ascii="Arial" w:hAnsi="Arial" w:cs="Arial"/>
            <w:color w:val="000000" w:themeColor="text1"/>
          </w:rPr>
          <w:delInstrText xml:space="preserve"> ADDIN ZOTERO_ITEM CSL_CITATION {"citationID":"m4O6dPT9","properties":{"formattedCitation":"\\super 42\\nosupersub{}","plainCitation":"42","noteIndex":0},"citationItems":[{"id":"ViKPBahs/17RkqV96","uris":["http://zotero.org/users/4235445/items/UCIUMHJ8"],"itemData":{"id":1116,"type":"article-journal","abstract":"Bacterial diversity associated with corals has been studied extensively, however, localization of bacterial associations within the holobiont is still poorly resolved. Here we provide novel insight into the localization of coral-associated microbial aggregates (CAMAs) within tissues of the coral Acropora hyacinthus. In total, 318 and 308 CAMAs were characterized via histological and fluorescent in situ hybridization (FISH) approaches respectively, and shown to be distributed extensively throughout coral tissues collected from five sites in Japan and Australia. The densities of CAMAs within the tissues were negatively correlated with the distance from the coastline (i.e. lowest densities at offshore sites). CAMAs were randomly distributed across the six coral tissue regions investigated. Within each CAMA, bacterial cells had similar morphological characteristics, but bacterial morphologies varied among CAMAs, with at least five distinct types identified. Identifying the location of microorganisms associated with the coral host is a prerequisite for understanding their contributions to fitness. Localization of tissue-specific communities housed within CAMAs is particularly important, as these communities are potentially important contributors to vital metabolic functions of the holobiont.","container-title":"Scientific Reports","DOI":"10.1038/s41598-019-49651-7","ISSN":"2045-2322","issue":"1","journalAbbreviation":"Sci Rep","language":"en","license":"2019 The Author(s)","note":"number: 1\npublisher: Nature Publishing Group","page":"14662","source":"www.nature.com","title":"Characterization of coral-associated microbial aggregates (CAMAs) within tissues of the coral Acropora hyacinthus","volume":"9","author":[{"family":"Wada","given":"Naohisa"},{"family":"Ishimochi","given":"Mizuki"},{"family":"Matsui","given":"Taeko"},{"family":"Pollock","given":"F. Joseph"},{"family":"Tang","given":"Sen-Lin"},{"family":"Ainsworth","given":"Tracy D."},{"family":"Willis","given":"Bette L."},{"family":"Mano","given":"Nobuhiro"},{"family":"Bourne","given":"David G."}],"issued":{"date-parts":[["2019",10,10]]}}}],"schema":"https://github.com/citation-style-language/schema/raw/master/csl-citation.json"} </w:delInstrText>
        </w:r>
        <w:r w:rsidR="00F126F5" w:rsidDel="007372D3">
          <w:rPr>
            <w:rFonts w:ascii="Arial" w:hAnsi="Arial" w:cs="Arial"/>
            <w:color w:val="000000" w:themeColor="text1"/>
          </w:rPr>
          <w:fldChar w:fldCharType="separate"/>
        </w:r>
        <w:r w:rsidRPr="007372D3" w:rsidDel="007372D3">
          <w:rPr>
            <w:rFonts w:ascii="Arial" w:hAnsi="Arial" w:cs="Arial"/>
            <w:color w:val="000000"/>
            <w:sz w:val="20"/>
            <w:vertAlign w:val="superscript"/>
          </w:rPr>
          <w:delText>42</w:delText>
        </w:r>
        <w:r w:rsidR="00F126F5" w:rsidDel="007372D3">
          <w:rPr>
            <w:rFonts w:ascii="Arial" w:hAnsi="Arial" w:cs="Arial"/>
            <w:color w:val="000000" w:themeColor="text1"/>
          </w:rPr>
          <w:fldChar w:fldCharType="end"/>
        </w:r>
        <w:r w:rsidR="00CF248A" w:rsidDel="007372D3">
          <w:rPr>
            <w:rFonts w:ascii="Arial" w:hAnsi="Arial" w:cs="Arial"/>
            <w:color w:val="000000" w:themeColor="text1"/>
          </w:rPr>
          <w:fldChar w:fldCharType="begin"/>
        </w:r>
        <w:r w:rsidDel="007372D3">
          <w:rPr>
            <w:rFonts w:ascii="Arial" w:hAnsi="Arial" w:cs="Arial"/>
            <w:color w:val="000000" w:themeColor="text1"/>
          </w:rPr>
          <w:delInstrText xml:space="preserve"> ADDIN ZOTERO_ITEM CSL_CITATION {"citationID":"w64q0sL1","properties":{"formattedCitation":"\\super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delInstrText>
        </w:r>
        <w:r w:rsidR="00CF248A" w:rsidDel="007372D3">
          <w:rPr>
            <w:rFonts w:ascii="Arial" w:hAnsi="Arial" w:cs="Arial"/>
            <w:color w:val="000000" w:themeColor="text1"/>
          </w:rPr>
          <w:fldChar w:fldCharType="separate"/>
        </w:r>
        <w:r w:rsidRPr="007372D3" w:rsidDel="007372D3">
          <w:rPr>
            <w:rFonts w:ascii="Arial" w:hAnsi="Arial" w:cs="Arial"/>
            <w:color w:val="000000"/>
            <w:sz w:val="20"/>
            <w:vertAlign w:val="superscript"/>
          </w:rPr>
          <w:delText>41</w:delText>
        </w:r>
        <w:r w:rsidR="00CF248A" w:rsidDel="007372D3">
          <w:rPr>
            <w:rFonts w:ascii="Arial" w:hAnsi="Arial" w:cs="Arial"/>
            <w:color w:val="000000" w:themeColor="text1"/>
          </w:rPr>
          <w:fldChar w:fldCharType="end"/>
        </w:r>
        <w:r w:rsidR="00CF248A" w:rsidDel="007372D3">
          <w:rPr>
            <w:rFonts w:ascii="Arial" w:hAnsi="Arial" w:cs="Arial"/>
            <w:color w:val="000000" w:themeColor="text1"/>
          </w:rPr>
          <w:delText xml:space="preserve"> </w:delText>
        </w:r>
      </w:del>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t>Discussion</w:t>
      </w:r>
    </w:p>
    <w:p w14:paraId="733A4777" w14:textId="7C3ACF97" w:rsidR="00961490" w:rsidRPr="00961490" w:rsidRDefault="00C16D03" w:rsidP="00961490">
      <w:pPr>
        <w:rPr>
          <w:rFonts w:ascii="Arial" w:eastAsia="Times New Roman" w:hAnsi="Arial" w:cs="Arial"/>
          <w:sz w:val="20"/>
          <w:szCs w:val="20"/>
        </w:rPr>
      </w:pPr>
      <w:ins w:id="293" w:author="Microsoft Office User" w:date="2024-11-04T10:21:00Z">
        <w:r>
          <w:rPr>
            <w:rFonts w:ascii="Arial" w:eastAsia="Times New Roman" w:hAnsi="Arial" w:cs="Arial"/>
            <w:sz w:val="20"/>
            <w:szCs w:val="20"/>
          </w:rPr>
          <w:t xml:space="preserve">We found </w:t>
        </w:r>
      </w:ins>
      <w:del w:id="294" w:author="Microsoft Office User" w:date="2024-11-04T10:21:00Z">
        <w:r w:rsidR="00961490" w:rsidRPr="00961490" w:rsidDel="00C16D03">
          <w:rPr>
            <w:rFonts w:ascii="Arial" w:eastAsia="Times New Roman" w:hAnsi="Arial" w:cs="Arial"/>
            <w:sz w:val="20"/>
            <w:szCs w:val="20"/>
          </w:rPr>
          <w:delText xml:space="preserve">The findings of </w:delText>
        </w:r>
      </w:del>
      <w:r w:rsidR="00961490" w:rsidRPr="00961490">
        <w:rPr>
          <w:rFonts w:ascii="Arial" w:eastAsia="Times New Roman" w:hAnsi="Arial" w:cs="Arial"/>
          <w:sz w:val="20"/>
          <w:szCs w:val="20"/>
        </w:rPr>
        <w:t>positive correlations between</w:t>
      </w:r>
      <w:ins w:id="295" w:author="Microsoft Office User" w:date="2024-11-02T10:25:00Z">
        <w:r w:rsidR="007372D3">
          <w:rPr>
            <w:rFonts w:ascii="Arial" w:eastAsia="Times New Roman" w:hAnsi="Arial" w:cs="Arial"/>
            <w:sz w:val="20"/>
            <w:szCs w:val="20"/>
          </w:rPr>
          <w:t xml:space="preserve"> the </w:t>
        </w:r>
      </w:ins>
      <w:ins w:id="296" w:author="Microsoft Office User" w:date="2024-11-04T10:18:00Z">
        <w:r>
          <w:rPr>
            <w:rFonts w:ascii="Arial" w:eastAsia="Times New Roman" w:hAnsi="Arial" w:cs="Arial"/>
            <w:sz w:val="20"/>
            <w:szCs w:val="20"/>
          </w:rPr>
          <w:t xml:space="preserve">total </w:t>
        </w:r>
      </w:ins>
      <w:ins w:id="297" w:author="Microsoft Office User" w:date="2024-11-02T10:25:00Z">
        <w:r w:rsidR="007372D3">
          <w:rPr>
            <w:rFonts w:ascii="Arial" w:eastAsia="Times New Roman" w:hAnsi="Arial" w:cs="Arial"/>
            <w:sz w:val="20"/>
            <w:szCs w:val="20"/>
          </w:rPr>
          <w:t>relative abundance of</w:t>
        </w:r>
      </w:ins>
      <w:r w:rsidR="00961490" w:rsidRPr="00961490">
        <w:rPr>
          <w:rFonts w:ascii="Arial" w:eastAsia="Times New Roman" w:hAnsi="Arial" w:cs="Arial"/>
          <w:sz w:val="20"/>
          <w:szCs w:val="20"/>
        </w:rPr>
        <w:t xml:space="preserve"> </w:t>
      </w:r>
      <w:r w:rsidR="00961490" w:rsidRPr="00961490">
        <w:rPr>
          <w:rFonts w:ascii="Arial" w:eastAsia="Times New Roman" w:hAnsi="Arial" w:cs="Arial"/>
          <w:i/>
          <w:sz w:val="20"/>
          <w:szCs w:val="20"/>
        </w:rPr>
        <w:t>Endozoicomonas</w:t>
      </w:r>
      <w:ins w:id="298" w:author="Microsoft Office User" w:date="2024-11-01T14:00:00Z">
        <w:r w:rsidR="00807677">
          <w:rPr>
            <w:rFonts w:ascii="Arial" w:eastAsia="Times New Roman" w:hAnsi="Arial" w:cs="Arial"/>
            <w:i/>
            <w:sz w:val="20"/>
            <w:szCs w:val="20"/>
          </w:rPr>
          <w:t xml:space="preserve"> </w:t>
        </w:r>
      </w:ins>
      <w:ins w:id="299" w:author="Microsoft Office User" w:date="2024-11-04T10:19:00Z">
        <w:r>
          <w:rPr>
            <w:rFonts w:ascii="Arial" w:eastAsia="Times New Roman" w:hAnsi="Arial" w:cs="Arial"/>
            <w:iCs/>
            <w:sz w:val="20"/>
            <w:szCs w:val="20"/>
          </w:rPr>
          <w:t xml:space="preserve">in coral tissue </w:t>
        </w:r>
      </w:ins>
      <w:ins w:id="300" w:author="Microsoft Office User" w:date="2024-11-04T10:20:00Z">
        <w:r>
          <w:rPr>
            <w:rFonts w:ascii="Arial" w:eastAsia="Times New Roman" w:hAnsi="Arial" w:cs="Arial"/>
            <w:iCs/>
            <w:sz w:val="20"/>
            <w:szCs w:val="20"/>
          </w:rPr>
          <w:t>and</w:t>
        </w:r>
      </w:ins>
      <w:ins w:id="301" w:author="Microsoft Office User" w:date="2024-11-04T10:19:00Z">
        <w:r>
          <w:rPr>
            <w:rFonts w:ascii="Arial" w:eastAsia="Times New Roman" w:hAnsi="Arial" w:cs="Arial"/>
            <w:iCs/>
            <w:sz w:val="20"/>
            <w:szCs w:val="20"/>
          </w:rPr>
          <w:t xml:space="preserve"> </w:t>
        </w:r>
      </w:ins>
      <w:ins w:id="302" w:author="Microsoft Office User" w:date="2024-11-04T10:20:00Z">
        <w:r>
          <w:rPr>
            <w:rFonts w:ascii="Arial" w:eastAsia="Times New Roman" w:hAnsi="Arial" w:cs="Arial"/>
            <w:iCs/>
            <w:sz w:val="20"/>
            <w:szCs w:val="20"/>
          </w:rPr>
          <w:t xml:space="preserve">the </w:t>
        </w:r>
      </w:ins>
      <w:del w:id="303" w:author="Microsoft Office User" w:date="2024-11-04T10:19:00Z">
        <w:r w:rsidR="00961490" w:rsidRPr="00961490" w:rsidDel="00C16D03">
          <w:rPr>
            <w:rFonts w:ascii="Arial" w:eastAsia="Times New Roman" w:hAnsi="Arial" w:cs="Arial"/>
            <w:i/>
            <w:sz w:val="20"/>
            <w:szCs w:val="20"/>
          </w:rPr>
          <w:delText xml:space="preserve">, </w:delText>
        </w:r>
      </w:del>
      <w:r w:rsidR="00961490" w:rsidRPr="00961490">
        <w:rPr>
          <w:rFonts w:ascii="Arial" w:eastAsia="Times New Roman" w:hAnsi="Arial" w:cs="Arial"/>
          <w:sz w:val="20"/>
          <w:szCs w:val="20"/>
        </w:rPr>
        <w:t>host</w:t>
      </w:r>
      <w:ins w:id="304" w:author="Microsoft Office User" w:date="2024-11-04T10:20:00Z">
        <w:r>
          <w:rPr>
            <w:rFonts w:ascii="Arial" w:eastAsia="Times New Roman" w:hAnsi="Arial" w:cs="Arial"/>
            <w:sz w:val="20"/>
            <w:szCs w:val="20"/>
          </w:rPr>
          <w:t xml:space="preserve"> traits of</w:t>
        </w:r>
      </w:ins>
      <w:r w:rsidR="00961490" w:rsidRPr="00961490">
        <w:rPr>
          <w:rFonts w:ascii="Arial" w:eastAsia="Times New Roman" w:hAnsi="Arial" w:cs="Arial"/>
          <w:sz w:val="20"/>
          <w:szCs w:val="20"/>
        </w:rPr>
        <w:t xml:space="preserve"> growth rate</w:t>
      </w:r>
      <w:del w:id="305" w:author="Microsoft Office User" w:date="2024-11-04T10:20:00Z">
        <w:r w:rsidR="00961490" w:rsidRPr="00961490" w:rsidDel="00C16D03">
          <w:rPr>
            <w:rFonts w:ascii="Arial" w:eastAsia="Times New Roman" w:hAnsi="Arial" w:cs="Arial"/>
            <w:sz w:val="20"/>
            <w:szCs w:val="20"/>
          </w:rPr>
          <w:delText>,</w:delText>
        </w:r>
      </w:del>
      <w:r w:rsidR="00961490" w:rsidRPr="00961490">
        <w:rPr>
          <w:rFonts w:ascii="Arial" w:eastAsia="Times New Roman" w:hAnsi="Arial" w:cs="Arial"/>
          <w:sz w:val="20"/>
          <w:szCs w:val="20"/>
        </w:rPr>
        <w:t xml:space="preserve"> and </w:t>
      </w:r>
      <w:del w:id="306" w:author="Microsoft Office User" w:date="2024-11-04T10:20:00Z">
        <w:r w:rsidR="00961490" w:rsidRPr="00961490" w:rsidDel="00C16D03">
          <w:rPr>
            <w:rFonts w:ascii="Arial" w:eastAsia="Times New Roman" w:hAnsi="Arial" w:cs="Arial"/>
            <w:sz w:val="20"/>
            <w:szCs w:val="20"/>
          </w:rPr>
          <w:delText xml:space="preserve">host </w:delText>
        </w:r>
      </w:del>
      <w:r w:rsidR="00961490" w:rsidRPr="00961490">
        <w:rPr>
          <w:rFonts w:ascii="Arial" w:eastAsia="Times New Roman" w:hAnsi="Arial" w:cs="Arial"/>
          <w:sz w:val="20"/>
          <w:szCs w:val="20"/>
        </w:rPr>
        <w:t>disease susceptibility</w:t>
      </w:r>
      <w:ins w:id="307" w:author="Microsoft Office User" w:date="2024-11-04T10:21:00Z">
        <w:r>
          <w:rPr>
            <w:rFonts w:ascii="Arial" w:eastAsia="Times New Roman" w:hAnsi="Arial" w:cs="Arial"/>
            <w:sz w:val="20"/>
            <w:szCs w:val="20"/>
          </w:rPr>
          <w:t xml:space="preserve">. This finding </w:t>
        </w:r>
      </w:ins>
      <w:del w:id="308" w:author="Microsoft Office User" w:date="2024-11-04T10:21:00Z">
        <w:r w:rsidR="00961490" w:rsidRPr="00961490" w:rsidDel="00C16D03">
          <w:rPr>
            <w:rFonts w:ascii="Arial" w:eastAsia="Times New Roman" w:hAnsi="Arial" w:cs="Arial"/>
            <w:sz w:val="20"/>
            <w:szCs w:val="20"/>
          </w:rPr>
          <w:delText xml:space="preserve"> documented in this study </w:delText>
        </w:r>
      </w:del>
      <w:r w:rsidR="00961490" w:rsidRPr="00961490">
        <w:rPr>
          <w:rFonts w:ascii="Arial" w:eastAsia="Times New Roman" w:hAnsi="Arial" w:cs="Arial"/>
          <w:sz w:val="20"/>
          <w:szCs w:val="20"/>
        </w:rPr>
        <w:t>complement</w:t>
      </w:r>
      <w:ins w:id="309" w:author="Microsoft Office User" w:date="2024-11-04T10:21:00Z">
        <w:r>
          <w:rPr>
            <w:rFonts w:ascii="Arial" w:eastAsia="Times New Roman" w:hAnsi="Arial" w:cs="Arial"/>
            <w:sz w:val="20"/>
            <w:szCs w:val="20"/>
          </w:rPr>
          <w:t>s</w:t>
        </w:r>
      </w:ins>
      <w:r w:rsidR="00961490" w:rsidRPr="00961490">
        <w:rPr>
          <w:rFonts w:ascii="Arial" w:eastAsia="Times New Roman" w:hAnsi="Arial" w:cs="Arial"/>
          <w:sz w:val="20"/>
          <w:szCs w:val="20"/>
        </w:rPr>
        <w:t xml:space="preserve"> and contextualize</w:t>
      </w:r>
      <w:ins w:id="310" w:author="Microsoft Office User" w:date="2024-11-04T10:22:00Z">
        <w:r>
          <w:rPr>
            <w:rFonts w:ascii="Arial" w:eastAsia="Times New Roman" w:hAnsi="Arial" w:cs="Arial"/>
            <w:sz w:val="20"/>
            <w:szCs w:val="20"/>
          </w:rPr>
          <w:t>s</w:t>
        </w:r>
      </w:ins>
      <w:r w:rsidR="00961490" w:rsidRPr="00961490">
        <w:rPr>
          <w:rFonts w:ascii="Arial" w:eastAsia="Times New Roman" w:hAnsi="Arial" w:cs="Arial"/>
          <w:sz w:val="20"/>
          <w:szCs w:val="20"/>
        </w:rPr>
        <w:t xml:space="preserve"> </w:t>
      </w:r>
      <w:del w:id="311" w:author="Microsoft Office User" w:date="2024-11-04T10:22:00Z">
        <w:r w:rsidR="00961490" w:rsidRPr="00961490" w:rsidDel="00C16D03">
          <w:rPr>
            <w:rFonts w:ascii="Arial" w:eastAsia="Times New Roman" w:hAnsi="Arial" w:cs="Arial"/>
            <w:sz w:val="20"/>
            <w:szCs w:val="20"/>
          </w:rPr>
          <w:delText xml:space="preserve">much of the </w:delText>
        </w:r>
      </w:del>
      <w:r w:rsidR="00961490" w:rsidRPr="00961490">
        <w:rPr>
          <w:rFonts w:ascii="Arial" w:eastAsia="Times New Roman" w:hAnsi="Arial" w:cs="Arial"/>
          <w:sz w:val="20"/>
          <w:szCs w:val="20"/>
        </w:rPr>
        <w:t xml:space="preserve">ongoing work on the mechanisms underlying </w:t>
      </w:r>
      <w:ins w:id="312" w:author="Microsoft Office User" w:date="2024-11-02T10:25:00Z">
        <w:r w:rsidR="007372D3">
          <w:rPr>
            <w:rFonts w:ascii="Arial" w:eastAsia="Times New Roman" w:hAnsi="Arial" w:cs="Arial"/>
            <w:sz w:val="20"/>
            <w:szCs w:val="20"/>
          </w:rPr>
          <w:t xml:space="preserve">the </w:t>
        </w:r>
      </w:ins>
      <w:del w:id="313" w:author="Microsoft Office User" w:date="2024-11-02T10:25:00Z">
        <w:r w:rsidR="00961490" w:rsidRPr="00961490" w:rsidDel="007372D3">
          <w:rPr>
            <w:rFonts w:ascii="Arial" w:eastAsia="Times New Roman" w:hAnsi="Arial" w:cs="Arial"/>
            <w:sz w:val="20"/>
            <w:szCs w:val="20"/>
          </w:rPr>
          <w:delText xml:space="preserve">proposed </w:delText>
        </w:r>
      </w:del>
      <w:r w:rsidR="00961490" w:rsidRPr="00961490">
        <w:rPr>
          <w:rFonts w:ascii="Arial" w:eastAsia="Times New Roman" w:hAnsi="Arial" w:cs="Arial"/>
          <w:sz w:val="20"/>
          <w:szCs w:val="20"/>
        </w:rPr>
        <w:t>coral-</w:t>
      </w:r>
      <w:r w:rsidR="00961490" w:rsidRPr="00961490">
        <w:rPr>
          <w:rFonts w:ascii="Arial" w:eastAsia="Times New Roman" w:hAnsi="Arial" w:cs="Arial"/>
          <w:i/>
          <w:sz w:val="20"/>
          <w:szCs w:val="20"/>
        </w:rPr>
        <w:t>Endozoicomonas</w:t>
      </w:r>
      <w:ins w:id="314" w:author="Microsoft Office User" w:date="2024-11-02T10:25:00Z">
        <w:r w:rsidR="007372D3">
          <w:rPr>
            <w:rFonts w:ascii="Arial" w:eastAsia="Times New Roman" w:hAnsi="Arial" w:cs="Arial"/>
            <w:iCs/>
            <w:sz w:val="20"/>
            <w:szCs w:val="20"/>
          </w:rPr>
          <w:t xml:space="preserve"> symbiosis</w:t>
        </w:r>
      </w:ins>
      <w:r w:rsidR="007372D3">
        <w:rPr>
          <w:rFonts w:ascii="Arial" w:eastAsia="Times New Roman" w:hAnsi="Arial" w:cs="Arial"/>
          <w:iCs/>
          <w:sz w:val="20"/>
          <w:szCs w:val="20"/>
        </w:rPr>
        <w:fldChar w:fldCharType="begin"/>
      </w:r>
      <w:r w:rsidR="007372D3">
        <w:rPr>
          <w:rFonts w:ascii="Arial" w:eastAsia="Times New Roman" w:hAnsi="Arial" w:cs="Arial"/>
          <w:iCs/>
          <w:sz w:val="20"/>
          <w:szCs w:val="20"/>
        </w:rPr>
        <w:instrText xml:space="preserve"> ADDIN ZOTERO_ITEM CSL_CITATION {"citationID":"OKFbW2eM","properties":{"formattedCitation":"\\super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7372D3">
        <w:rPr>
          <w:rFonts w:ascii="Arial" w:eastAsia="Times New Roman" w:hAnsi="Arial" w:cs="Arial"/>
          <w:iCs/>
          <w:sz w:val="20"/>
          <w:szCs w:val="20"/>
        </w:rPr>
        <w:fldChar w:fldCharType="separate"/>
      </w:r>
      <w:r w:rsidR="007372D3" w:rsidRPr="007372D3">
        <w:rPr>
          <w:rFonts w:ascii="Arial" w:hAnsi="Arial" w:cs="Arial"/>
          <w:sz w:val="20"/>
          <w:vertAlign w:val="superscript"/>
        </w:rPr>
        <w:t>34</w:t>
      </w:r>
      <w:r w:rsidR="007372D3">
        <w:rPr>
          <w:rFonts w:ascii="Arial" w:eastAsia="Times New Roman" w:hAnsi="Arial" w:cs="Arial"/>
          <w:iCs/>
          <w:sz w:val="20"/>
          <w:szCs w:val="20"/>
        </w:rPr>
        <w:fldChar w:fldCharType="end"/>
      </w:r>
      <w:ins w:id="315" w:author="Microsoft Office User" w:date="2024-11-02T10:26:00Z">
        <w:r w:rsidR="007372D3">
          <w:rPr>
            <w:rFonts w:ascii="Arial" w:eastAsia="Times New Roman" w:hAnsi="Arial" w:cs="Arial"/>
            <w:iCs/>
            <w:sz w:val="20"/>
            <w:szCs w:val="20"/>
          </w:rPr>
          <w:t xml:space="preserve"> and the potential role of </w:t>
        </w:r>
        <w:r w:rsidR="007372D3">
          <w:rPr>
            <w:rFonts w:ascii="Arial" w:eastAsia="Times New Roman" w:hAnsi="Arial" w:cs="Arial"/>
            <w:i/>
            <w:sz w:val="20"/>
            <w:szCs w:val="20"/>
          </w:rPr>
          <w:t xml:space="preserve">Endozoicomonas </w:t>
        </w:r>
        <w:r w:rsidR="007372D3">
          <w:rPr>
            <w:rFonts w:ascii="Arial" w:eastAsia="Times New Roman" w:hAnsi="Arial" w:cs="Arial"/>
            <w:iCs/>
            <w:sz w:val="20"/>
            <w:szCs w:val="20"/>
          </w:rPr>
          <w:t>as a</w:t>
        </w:r>
      </w:ins>
      <w:ins w:id="316" w:author="Microsoft Office User" w:date="2024-11-02T10:25:00Z">
        <w:r w:rsidR="007372D3">
          <w:rPr>
            <w:rFonts w:ascii="Arial" w:eastAsia="Times New Roman" w:hAnsi="Arial" w:cs="Arial"/>
            <w:iCs/>
            <w:sz w:val="20"/>
            <w:szCs w:val="20"/>
          </w:rPr>
          <w:t xml:space="preserve"> </w:t>
        </w:r>
      </w:ins>
      <w:del w:id="317" w:author="Microsoft Office User" w:date="2024-11-02T10:25:00Z">
        <w:r w:rsidR="00961490" w:rsidRPr="00961490" w:rsidDel="007372D3">
          <w:rPr>
            <w:rFonts w:ascii="Arial" w:eastAsia="Times New Roman" w:hAnsi="Arial" w:cs="Arial"/>
            <w:i/>
            <w:sz w:val="20"/>
            <w:szCs w:val="20"/>
          </w:rPr>
          <w:delText xml:space="preserve"> </w:delText>
        </w:r>
      </w:del>
      <w:r w:rsidR="00961490" w:rsidRPr="00961490">
        <w:rPr>
          <w:rFonts w:ascii="Arial" w:eastAsia="Times New Roman" w:hAnsi="Arial" w:cs="Arial"/>
          <w:sz w:val="20"/>
          <w:szCs w:val="20"/>
        </w:rPr>
        <w:t>metabolic mutualis</w:t>
      </w:r>
      <w:ins w:id="318" w:author="Microsoft Office User" w:date="2024-11-02T10:26:00Z">
        <w:r w:rsidR="007372D3">
          <w:rPr>
            <w:rFonts w:ascii="Arial" w:eastAsia="Times New Roman" w:hAnsi="Arial" w:cs="Arial"/>
            <w:sz w:val="20"/>
            <w:szCs w:val="20"/>
          </w:rPr>
          <w:t>t</w:t>
        </w:r>
      </w:ins>
      <w:del w:id="319" w:author="Microsoft Office User" w:date="2024-11-02T10:26:00Z">
        <w:r w:rsidR="00961490" w:rsidRPr="00961490" w:rsidDel="007372D3">
          <w:rPr>
            <w:rFonts w:ascii="Arial" w:eastAsia="Times New Roman" w:hAnsi="Arial" w:cs="Arial"/>
            <w:sz w:val="20"/>
            <w:szCs w:val="20"/>
          </w:rPr>
          <w:delText>m</w:delText>
        </w:r>
      </w:del>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{"citationID":"kTZtFZ6Z","properties":{"formattedCitation":"\\super 32,35\\nosupersub{}","plainCitation":"32,35","noteIndex":0},"citationItems":[{"id":1834,"uris":["http://zotero.org/groups/2769688/items/BIJGWRYF"],"itemData":{"id":1834,"type":"article-journal","container-title":"Science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R."}],"issued":{"date-parts":[["2017",1,17]]}}}],"schema":"https://github.com/citation-style-language/schema/raw/master/csl-citation.json"} </w:instrText>
      </w:r>
      <w:r w:rsidR="00AE7C6A">
        <w:rPr>
          <w:rFonts w:ascii="Arial" w:eastAsia="Times New Roman" w:hAnsi="Arial" w:cs="Arial"/>
          <w:sz w:val="20"/>
          <w:szCs w:val="20"/>
        </w:rPr>
        <w:fldChar w:fldCharType="separate"/>
      </w:r>
      <w:r w:rsidR="00C04DDF" w:rsidRPr="00C04DDF">
        <w:rPr>
          <w:rFonts w:ascii="Arial" w:hAnsi="Arial" w:cs="Arial"/>
          <w:sz w:val="20"/>
          <w:vertAlign w:val="superscript"/>
        </w:rPr>
        <w:t>32,35</w:t>
      </w:r>
      <w:r w:rsidR="00AE7C6A">
        <w:rPr>
          <w:rFonts w:ascii="Arial" w:eastAsia="Times New Roman" w:hAnsi="Arial" w:cs="Arial"/>
          <w:sz w:val="20"/>
          <w:szCs w:val="20"/>
        </w:rPr>
        <w:fldChar w:fldCharType="end"/>
      </w:r>
      <w:ins w:id="320" w:author="Microsoft Office User" w:date="2024-11-02T10:26:00Z">
        <w:r w:rsidR="007372D3">
          <w:rPr>
            <w:rFonts w:ascii="Arial" w:eastAsia="Times New Roman" w:hAnsi="Arial" w:cs="Arial"/>
            <w:sz w:val="20"/>
            <w:szCs w:val="20"/>
          </w:rPr>
          <w:t>.</w:t>
        </w:r>
      </w:ins>
      <w:commentRangeStart w:id="321"/>
      <w:del w:id="322" w:author="Microsoft Office User" w:date="2024-11-05T08:42:00Z" w16du:dateUtc="2024-11-05T08:42:00Z">
        <w:r w:rsidR="007372D3" w:rsidRPr="0045598B" w:rsidDel="004817D1">
          <w:rPr>
            <w:rFonts w:ascii="Arial" w:eastAsia="Times New Roman" w:hAnsi="Arial" w:cs="Arial"/>
            <w:strike/>
            <w:sz w:val="20"/>
            <w:szCs w:val="20"/>
            <w:rPrChange w:id="323" w:author="Microsoft Office User" w:date="2024-11-04T10:29:00Z">
              <w:rPr>
                <w:rFonts w:ascii="Arial" w:eastAsia="Times New Roman" w:hAnsi="Arial" w:cs="Arial"/>
                <w:sz w:val="20"/>
                <w:szCs w:val="20"/>
              </w:rPr>
            </w:rPrChange>
          </w:rPr>
          <w:fldChar w:fldCharType="begin"/>
        </w:r>
        <w:r w:rsidR="004817D1" w:rsidDel="004817D1">
          <w:rPr>
            <w:rFonts w:ascii="Arial" w:eastAsia="Times New Roman" w:hAnsi="Arial" w:cs="Arial"/>
            <w:strike/>
            <w:sz w:val="20"/>
            <w:szCs w:val="20"/>
          </w:rPr>
          <w:delInstrText xml:space="preserve"> ADDIN ZOTERO_ITEM CSL_CITATION {"citationID":"LGtygMQP","properties":{"formattedCitation":"\\super 41,42\\nosupersub{}","plainCitation":"41,42","noteIndex":0},"citationItems":[{"id":2659,"uris":["http://zotero.org/groups/2769688/items/MSWH6D78"],"itemData":{"id":2659,"type":"article-journal","container-title":"Marine Biology","DOI":"10.1007/s00227-007-0708-y","ISSN":"0025-3162, 1432-1793","issue":"2","journalAbbreviation":"Mar Biol","language":"en","license":"http://www.springer.com/tdm","page":"475-483","source":"DOI.org (Crossref)","title":"Linking abundance and diversity of sponge-associated microbial communities to metabolic differences in host sponges","volume":"152","author":[{"family":"Weisz","given":"Jeremy B."},{"family":"Hentschel","given":"Ute"},{"family":"Lindquist","given":"Niels"},{"family":"Martens","given":"Christopher S."}],"issued":{"date-parts":[["2007",8]]}}},{"id":2655,"uris":["http://zotero.org/groups/2769688/items/IN7HR5AN"],"itemData":{"id":2655,"type":"article-journal","abstract":"The ecological and evolutionary forces that shape interactions between marine sponges and their symbiotic microbiota remain poorly understood. Considerable work has been done to characterize the sponge microbiome, and this research has shown that there are two distinct types of sponges: those with high microbial abundances (HMA) and those with low microbial abundances (LMA). There is no clear evolutionary driver for this distinction, and we have only a limited understanding of how HMA or LMA status affects host phenotypes (e.g. feeding behavior, capacity for nutrient cycling). We had two primary goals with the present study. First, we used a variety of microscopic techniques to compare aspects of host biology (e.g. choanocyte chamber morphology and density) in the context of symbiont status. Secondly, we used molecular approaches to uncover components of ecological structure of bacterial communities in HMA versus LMA sponges (e.g. species richness, evenness). We found that choanocyte chamber density is greater in LMA sponges than in HMA sponges. We also found distinct patterns of organization for bacterial communities in HMA and LMA sponges, although environmental factors, to a lesser degree, also influence community structure in the Floridian sponges we examined. These results suggest that the large bacterial communities found in HMA sponges may allow the host to decrease their heterotrophy versus that of LMA sponges with minimal bacterial communities.","container-title":"Marine Ecology","DOI":"10.1111/maec.12098","ISSN":"1439-0485","issue":"4","language":"en","license":"© 2013 Blackwell Verlag GmbH","note":"_eprint: https://onlinelibrary.wiley.com/doi/pdf/10.1111/maec.12098","page":"414-424","source":"Wiley Online Library","title":"Sponge heterotrophic capacity and bacterial community structure in high- and low-microbial abundance sponges","volume":"35","author":[{"family":"Poppell","given":"Ericka"},{"family":"Weisz","given":"Jeremy"},{"family":"Spicer","given":"Lori"},{"family":"Massaro","given":"Andrew"},{"family":"Hill","given":"April"},{"family":"Hill","given":"Malcolm"}],"issued":{"date-parts":[["2014"]]}}}],"schema":"https://github.com/citation-style-language/schema/raw/master/csl-citation.json"} </w:delInstrText>
        </w:r>
        <w:r w:rsidR="007372D3" w:rsidRPr="0045598B" w:rsidDel="004817D1">
          <w:rPr>
            <w:rFonts w:ascii="Arial" w:eastAsia="Times New Roman" w:hAnsi="Arial" w:cs="Arial"/>
            <w:strike/>
            <w:sz w:val="20"/>
            <w:szCs w:val="20"/>
            <w:rPrChange w:id="324" w:author="Microsoft Office User" w:date="2024-11-04T10:29:00Z">
              <w:rPr>
                <w:rFonts w:ascii="Arial" w:eastAsia="Times New Roman" w:hAnsi="Arial" w:cs="Arial"/>
                <w:sz w:val="20"/>
                <w:szCs w:val="20"/>
              </w:rPr>
            </w:rPrChange>
          </w:rPr>
          <w:fldChar w:fldCharType="separate"/>
        </w:r>
        <w:r w:rsidR="004817D1" w:rsidRPr="004817D1" w:rsidDel="004817D1">
          <w:rPr>
            <w:rFonts w:ascii="Arial" w:hAnsi="Arial" w:cs="Arial"/>
            <w:sz w:val="20"/>
            <w:vertAlign w:val="superscript"/>
          </w:rPr>
          <w:delText>41,42</w:delText>
        </w:r>
        <w:r w:rsidR="007372D3" w:rsidRPr="0045598B" w:rsidDel="004817D1">
          <w:rPr>
            <w:rFonts w:ascii="Arial" w:eastAsia="Times New Roman" w:hAnsi="Arial" w:cs="Arial"/>
            <w:strike/>
            <w:sz w:val="20"/>
            <w:szCs w:val="20"/>
            <w:rPrChange w:id="325" w:author="Microsoft Office User" w:date="2024-11-04T10:29:00Z">
              <w:rPr>
                <w:rFonts w:ascii="Arial" w:eastAsia="Times New Roman" w:hAnsi="Arial" w:cs="Arial"/>
                <w:sz w:val="20"/>
                <w:szCs w:val="20"/>
              </w:rPr>
            </w:rPrChange>
          </w:rPr>
          <w:fldChar w:fldCharType="end"/>
        </w:r>
        <w:r w:rsidR="00961490" w:rsidRPr="0045598B" w:rsidDel="004817D1">
          <w:rPr>
            <w:rFonts w:ascii="Arial" w:eastAsia="Times New Roman" w:hAnsi="Arial" w:cs="Arial"/>
            <w:strike/>
            <w:sz w:val="20"/>
            <w:szCs w:val="20"/>
            <w:rPrChange w:id="326" w:author="Microsoft Office User" w:date="2024-11-04T10:29:00Z">
              <w:rPr>
                <w:rFonts w:ascii="Arial" w:eastAsia="Times New Roman" w:hAnsi="Arial" w:cs="Arial"/>
                <w:sz w:val="20"/>
                <w:szCs w:val="20"/>
              </w:rPr>
            </w:rPrChange>
          </w:rPr>
          <w:delText xml:space="preserve"> </w:delText>
        </w:r>
      </w:del>
      <w:del w:id="327" w:author="Microsoft Office User" w:date="2024-11-02T10:29:00Z">
        <w:r w:rsidR="00961490" w:rsidRPr="0045598B" w:rsidDel="007372D3">
          <w:rPr>
            <w:rFonts w:ascii="Arial" w:eastAsia="Times New Roman" w:hAnsi="Arial" w:cs="Arial"/>
            <w:strike/>
            <w:sz w:val="20"/>
            <w:szCs w:val="20"/>
            <w:rPrChange w:id="328" w:author="Microsoft Office User" w:date="2024-11-04T10:29:00Z">
              <w:rPr>
                <w:rFonts w:ascii="Arial" w:eastAsia="Times New Roman" w:hAnsi="Arial" w:cs="Arial"/>
                <w:sz w:val="20"/>
                <w:szCs w:val="20"/>
              </w:rPr>
            </w:rPrChange>
          </w:rPr>
          <w:delText xml:space="preserve">and </w:delText>
        </w:r>
      </w:del>
      <w:del w:id="329" w:author="Microsoft Office User" w:date="2024-11-05T08:42:00Z" w16du:dateUtc="2024-11-05T08:42:00Z">
        <w:r w:rsidR="00961490" w:rsidRPr="0045598B" w:rsidDel="004817D1">
          <w:rPr>
            <w:rFonts w:ascii="Arial" w:eastAsia="Times New Roman" w:hAnsi="Arial" w:cs="Arial"/>
            <w:strike/>
            <w:sz w:val="20"/>
            <w:szCs w:val="20"/>
            <w:rPrChange w:id="330" w:author="Microsoft Office User" w:date="2024-11-04T10:29:00Z">
              <w:rPr>
                <w:rFonts w:ascii="Arial" w:eastAsia="Times New Roman" w:hAnsi="Arial" w:cs="Arial"/>
                <w:sz w:val="20"/>
                <w:szCs w:val="20"/>
              </w:rPr>
            </w:rPrChange>
          </w:rPr>
          <w:delText xml:space="preserve">suggest that the interaction of </w:delText>
        </w:r>
        <w:r w:rsidR="00961490" w:rsidRPr="0045598B" w:rsidDel="004817D1">
          <w:rPr>
            <w:rFonts w:ascii="Arial" w:eastAsia="Times New Roman" w:hAnsi="Arial" w:cs="Arial"/>
            <w:i/>
            <w:strike/>
            <w:sz w:val="20"/>
            <w:szCs w:val="20"/>
            <w:rPrChange w:id="331" w:author="Microsoft Office User" w:date="2024-11-04T10:29:00Z">
              <w:rPr>
                <w:rFonts w:ascii="Arial" w:eastAsia="Times New Roman" w:hAnsi="Arial" w:cs="Arial"/>
                <w:i/>
                <w:sz w:val="20"/>
                <w:szCs w:val="20"/>
              </w:rPr>
            </w:rPrChange>
          </w:rPr>
          <w:delText xml:space="preserve">Endozoicomonas </w:delText>
        </w:r>
        <w:r w:rsidR="00961490" w:rsidRPr="0045598B" w:rsidDel="004817D1">
          <w:rPr>
            <w:rFonts w:ascii="Arial" w:eastAsia="Times New Roman" w:hAnsi="Arial" w:cs="Arial"/>
            <w:strike/>
            <w:sz w:val="20"/>
            <w:szCs w:val="20"/>
            <w:rPrChange w:id="332" w:author="Microsoft Office User" w:date="2024-11-04T10:29:00Z">
              <w:rPr>
                <w:rFonts w:ascii="Arial" w:eastAsia="Times New Roman" w:hAnsi="Arial" w:cs="Arial"/>
                <w:sz w:val="20"/>
                <w:szCs w:val="20"/>
              </w:rPr>
            </w:rPrChange>
          </w:rPr>
          <w:delText>with</w:delText>
        </w:r>
        <w:r w:rsidR="007141C2" w:rsidRPr="0045598B" w:rsidDel="004817D1">
          <w:rPr>
            <w:rFonts w:ascii="Arial" w:eastAsia="Times New Roman" w:hAnsi="Arial" w:cs="Arial"/>
            <w:strike/>
            <w:sz w:val="20"/>
            <w:szCs w:val="20"/>
            <w:rPrChange w:id="333" w:author="Microsoft Office User" w:date="2024-11-04T10:29:00Z">
              <w:rPr>
                <w:rFonts w:ascii="Arial" w:eastAsia="Times New Roman" w:hAnsi="Arial" w:cs="Arial"/>
                <w:sz w:val="20"/>
                <w:szCs w:val="20"/>
              </w:rPr>
            </w:rPrChange>
          </w:rPr>
          <w:delText xml:space="preserve"> </w:delText>
        </w:r>
        <w:r w:rsidR="00961490" w:rsidRPr="0045598B" w:rsidDel="004817D1">
          <w:rPr>
            <w:rFonts w:ascii="Arial" w:eastAsia="Times New Roman" w:hAnsi="Arial" w:cs="Arial"/>
            <w:strike/>
            <w:sz w:val="20"/>
            <w:szCs w:val="20"/>
            <w:rPrChange w:id="334" w:author="Microsoft Office User" w:date="2024-11-04T10:29:00Z">
              <w:rPr>
                <w:rFonts w:ascii="Arial" w:eastAsia="Times New Roman" w:hAnsi="Arial" w:cs="Arial"/>
                <w:sz w:val="20"/>
                <w:szCs w:val="20"/>
              </w:rPr>
            </w:rPrChange>
          </w:rPr>
          <w:delText>coral disease susceptibility deserves greater scrutiny</w:delText>
        </w:r>
        <w:commentRangeEnd w:id="321"/>
        <w:r w:rsidRPr="0045598B" w:rsidDel="004817D1">
          <w:rPr>
            <w:rStyle w:val="CommentReference"/>
            <w:rFonts w:ascii="Times New Roman" w:eastAsia="Times New Roman" w:hAnsi="Times New Roman" w:cs="Times New Roman"/>
            <w:strike/>
            <w:rPrChange w:id="335" w:author="Microsoft Office User" w:date="2024-11-04T10:29:00Z">
              <w:rPr>
                <w:rStyle w:val="CommentReference"/>
                <w:rFonts w:ascii="Times New Roman" w:eastAsia="Times New Roman" w:hAnsi="Times New Roman" w:cs="Times New Roman"/>
              </w:rPr>
            </w:rPrChange>
          </w:rPr>
          <w:commentReference w:id="321"/>
        </w:r>
        <w:r w:rsidR="00961490" w:rsidRPr="0045598B" w:rsidDel="004817D1">
          <w:rPr>
            <w:rFonts w:ascii="Arial" w:eastAsia="Times New Roman" w:hAnsi="Arial" w:cs="Arial"/>
            <w:strike/>
            <w:sz w:val="20"/>
            <w:szCs w:val="20"/>
            <w:rPrChange w:id="336" w:author="Microsoft Office User" w:date="2024-11-04T10:29:00Z">
              <w:rPr>
                <w:rFonts w:ascii="Arial" w:eastAsia="Times New Roman" w:hAnsi="Arial" w:cs="Arial"/>
                <w:sz w:val="20"/>
                <w:szCs w:val="20"/>
              </w:rPr>
            </w:rPrChange>
          </w:rPr>
          <w:delText>.</w:delText>
        </w:r>
        <w:r w:rsidR="00961490" w:rsidRPr="00961490" w:rsidDel="004817D1">
          <w:rPr>
            <w:rFonts w:ascii="Arial" w:eastAsia="Times New Roman" w:hAnsi="Arial" w:cs="Arial"/>
            <w:sz w:val="20"/>
            <w:szCs w:val="20"/>
          </w:rPr>
          <w:delText xml:space="preserve"> </w:delText>
        </w:r>
      </w:del>
      <w:ins w:id="337" w:author="Microsoft Office User" w:date="2024-11-05T08:43:00Z" w16du:dateUtc="2024-11-05T08:43:00Z">
        <w:r w:rsidR="004817D1">
          <w:rPr>
            <w:rFonts w:ascii="Arial" w:eastAsia="Times New Roman" w:hAnsi="Arial" w:cs="Arial"/>
            <w:sz w:val="20"/>
            <w:szCs w:val="20"/>
          </w:rPr>
          <w:t xml:space="preserve">It </w:t>
        </w:r>
      </w:ins>
      <w:del w:id="338" w:author="Microsoft Office User" w:date="2024-11-05T08:42:00Z" w16du:dateUtc="2024-11-05T08:42:00Z">
        <w:r w:rsidR="00961490" w:rsidRPr="00961490" w:rsidDel="004817D1">
          <w:rPr>
            <w:rFonts w:ascii="Arial" w:eastAsia="Times New Roman" w:hAnsi="Arial" w:cs="Arial"/>
            <w:sz w:val="20"/>
            <w:szCs w:val="20"/>
          </w:rPr>
          <w:delText xml:space="preserve">They </w:delText>
        </w:r>
      </w:del>
      <w:r w:rsidR="00961490" w:rsidRPr="00961490">
        <w:rPr>
          <w:rFonts w:ascii="Arial" w:eastAsia="Times New Roman" w:hAnsi="Arial" w:cs="Arial"/>
          <w:sz w:val="20"/>
          <w:szCs w:val="20"/>
        </w:rPr>
        <w:t>also echo</w:t>
      </w:r>
      <w:ins w:id="339" w:author="Microsoft Office User" w:date="2024-11-05T08:43:00Z" w16du:dateUtc="2024-11-05T08:43:00Z">
        <w:r w:rsidR="004817D1">
          <w:rPr>
            <w:rFonts w:ascii="Arial" w:eastAsia="Times New Roman" w:hAnsi="Arial" w:cs="Arial"/>
            <w:sz w:val="20"/>
            <w:szCs w:val="20"/>
          </w:rPr>
          <w:t>es</w:t>
        </w:r>
      </w:ins>
      <w:r w:rsidR="00961490" w:rsidRPr="00961490">
        <w:rPr>
          <w:rFonts w:ascii="Arial" w:eastAsia="Times New Roman" w:hAnsi="Arial" w:cs="Arial"/>
          <w:sz w:val="20"/>
          <w:szCs w:val="20"/>
        </w:rPr>
        <w:t xml:space="preserve"> findings of correlations between life-history strategy and microbiome structure in other important marine invertebrates, such as that between predator defense and microbial abundance in marine sponges</w:t>
      </w:r>
      <w:r w:rsidR="00AE7C6A">
        <w:rPr>
          <w:rFonts w:ascii="Arial" w:eastAsia="Times New Roman" w:hAnsi="Arial" w:cs="Arial"/>
          <w:sz w:val="20"/>
          <w:szCs w:val="20"/>
        </w:rPr>
        <w:fldChar w:fldCharType="begin"/>
      </w:r>
      <w:r w:rsidR="0004278F">
        <w:rPr>
          <w:rFonts w:ascii="Arial" w:eastAsia="Times New Roman" w:hAnsi="Arial" w:cs="Arial"/>
          <w:sz w:val="20"/>
          <w:szCs w:val="20"/>
        </w:rPr>
        <w:instrText xml:space="preserve"> ADDIN ZOTERO_ITEM CSL_CITATION {"citationID":"51MusAbb","properties":{"formattedCitation":"\\super 41\\nosupersub{}","plainCitation":"41","noteIndex":0},"citationItems":[{"id":1889,"uris":["http://zotero.org/groups/2769688/items/HDNR7F4G"],"itemData":{"id":1889,"type":"article-journal","abstract":"Symbiotic microbial communities of sponges serve critical functions that have shaped the evolution of reef ecosystems since their origins. Symbiont abundance varies tremendously among sponges, with many species classified as either low microbial abundance (LMA) or high microbial abundance (HMA), but the evolutionary dynamics of these symbiotic states remain unknown. This study examines the LMA/HMA dichotomy across an exhaustive sampling of Caribbean sponge biodiversity and predicts that the LMA symbiotic state is the ancestral state among sponges. Conversely, HMA symbioses, consisting of more specialized microorganisms, have evolved multiple times by recruiting similar assemblages, mostly since the rise of scleractinian-dominated reefs. Additionally, HMA symbioses show stronger signals of phylosymbiosis and cophylogeny, consistent with stronger co-evolutionary interaction in these complex holobionts. These results indicate that HMA holobionts are characterized by increased endemism, metabolic dependence and chemical defences. The selective forces driving these patterns may include the concurrent increase in dissolved organic matter in reef ecosystems or the diversification of spongivorous fishes.","container-title":"Nature Ecology &amp; Evolution","DOI":"10.1038/s41559-022-01712-3","ISSN":"2397-334X","issue":"6","journalAbbreviation":"Nat Ecol Evol","language":"en","license":"2022 The Author(s), under exclusive licence to Springer Nature Limited","note":"number: 6\npublisher: Nature Publishing Group","page":"750-762","source":"www.nature.com","title":"Cophylogeny and convergence shape holobiont evolution in sponge–microbe symbioses","volume":"6","author":[{"family":"Sabrina Pankey","given":"M."},{"family":"Plachetzki","given":"David C."},{"family":"Macartney","given":"Keir J."},{"family":"Gastaldi","given":"Marianela"},{"family":"Slattery","given":"Marc"},{"family":"Gochfeld","given":"Deborah J."},{"family":"Lesser","given":"Michael P."}],"issued":{"date-parts":[["2022",6]]}}}],"schema":"https://github.com/citation-style-language/schema/raw/master/csl-citation.json"} </w:instrText>
      </w:r>
      <w:r w:rsidR="00AE7C6A">
        <w:rPr>
          <w:rFonts w:ascii="Arial" w:eastAsia="Times New Roman" w:hAnsi="Arial" w:cs="Arial"/>
          <w:sz w:val="20"/>
          <w:szCs w:val="20"/>
        </w:rPr>
        <w:fldChar w:fldCharType="separate"/>
      </w:r>
      <w:r w:rsidR="0004278F" w:rsidRPr="0004278F">
        <w:rPr>
          <w:rFonts w:ascii="Arial" w:hAnsi="Arial" w:cs="Arial"/>
          <w:sz w:val="20"/>
          <w:vertAlign w:val="superscript"/>
        </w:rPr>
        <w:t>41</w:t>
      </w:r>
      <w:r w:rsidR="00AE7C6A">
        <w:rPr>
          <w:rFonts w:ascii="Arial" w:eastAsia="Times New Roman" w:hAnsi="Arial" w:cs="Arial"/>
          <w:sz w:val="20"/>
          <w:szCs w:val="20"/>
        </w:rPr>
        <w:fldChar w:fldCharType="end"/>
      </w:r>
      <w:r w:rsidR="00961490" w:rsidRPr="00961490">
        <w:rPr>
          <w:rFonts w:ascii="Arial" w:eastAsia="Times New Roman" w:hAnsi="Arial" w:cs="Arial"/>
          <w:sz w:val="20"/>
          <w:szCs w:val="20"/>
        </w:rPr>
        <w:t>.</w:t>
      </w:r>
    </w:p>
    <w:p w14:paraId="7D97DC9F" w14:textId="2A1A9F6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w:t>
      </w:r>
      <w:ins w:id="340" w:author="Microsoft Office User" w:date="2024-10-28T13:47:00Z">
        <w:r w:rsidR="005A4D34">
          <w:rPr>
            <w:rFonts w:ascii="Arial" w:eastAsia="Times New Roman" w:hAnsi="Arial" w:cs="Arial"/>
            <w:sz w:val="20"/>
            <w:szCs w:val="20"/>
          </w:rPr>
          <w:t xml:space="preserve"> may shed light on their role</w:t>
        </w:r>
      </w:ins>
      <w:ins w:id="341" w:author="Microsoft Office User" w:date="2024-10-28T13:48:00Z">
        <w:r w:rsidR="005A4D34">
          <w:rPr>
            <w:rFonts w:ascii="Arial" w:eastAsia="Times New Roman" w:hAnsi="Arial" w:cs="Arial"/>
            <w:sz w:val="20"/>
            <w:szCs w:val="20"/>
          </w:rPr>
          <w:t xml:space="preserve"> in coral symbiosis</w:t>
        </w:r>
      </w:ins>
      <w:r w:rsidR="002B5FFA">
        <w:rPr>
          <w:rFonts w:ascii="Arial" w:eastAsia="Times New Roman" w:hAnsi="Arial" w:cs="Arial"/>
          <w:sz w:val="20"/>
          <w:szCs w:val="20"/>
        </w:rPr>
        <w:fldChar w:fldCharType="begin"/>
      </w:r>
      <w:r w:rsidR="002B5FFA">
        <w:rPr>
          <w:rFonts w:ascii="Arial" w:eastAsia="Times New Roman" w:hAnsi="Arial" w:cs="Arial"/>
          <w:sz w:val="20"/>
          <w:szCs w:val="20"/>
        </w:rPr>
        <w:instrText xml:space="preserve"> ADDIN ZOTERO_ITEM CSL_CITATION {"citationID":"ORzaJFbZ","properties":{"formattedCitation":"\\super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2B5FFA">
        <w:rPr>
          <w:rFonts w:ascii="Arial" w:eastAsia="Times New Roman" w:hAnsi="Arial" w:cs="Arial"/>
          <w:sz w:val="20"/>
          <w:szCs w:val="20"/>
        </w:rPr>
        <w:fldChar w:fldCharType="separate"/>
      </w:r>
      <w:r w:rsidR="002B5FFA" w:rsidRPr="002B5FFA">
        <w:rPr>
          <w:rFonts w:ascii="Arial" w:hAnsi="Arial" w:cs="Arial"/>
          <w:sz w:val="20"/>
          <w:vertAlign w:val="superscript"/>
        </w:rPr>
        <w:t>34</w:t>
      </w:r>
      <w:r w:rsidR="002B5FFA">
        <w:rPr>
          <w:rFonts w:ascii="Arial" w:eastAsia="Times New Roman" w:hAnsi="Arial" w:cs="Arial"/>
          <w:sz w:val="20"/>
          <w:szCs w:val="20"/>
        </w:rPr>
        <w:fldChar w:fldCharType="end"/>
      </w:r>
      <w:del w:id="342" w:author="Microsoft Office User" w:date="2024-11-05T09:15:00Z" w16du:dateUtc="2024-11-05T09:15:00Z">
        <w:r w:rsidR="002B5FFA" w:rsidDel="002B5FFA">
          <w:rPr>
            <w:rFonts w:ascii="Arial" w:eastAsia="Times New Roman" w:hAnsi="Arial" w:cs="Arial"/>
            <w:sz w:val="20"/>
            <w:szCs w:val="20"/>
          </w:rPr>
          <w:fldChar w:fldCharType="begin"/>
        </w:r>
        <w:r w:rsidR="002B5FFA" w:rsidDel="002B5FFA">
          <w:rPr>
            <w:rFonts w:ascii="Arial" w:eastAsia="Times New Roman" w:hAnsi="Arial" w:cs="Arial"/>
            <w:sz w:val="20"/>
            <w:szCs w:val="20"/>
          </w:rPr>
          <w:delInstrText xml:space="preserve"> ADDIN ZOTERO_TEMP </w:delInstrText>
        </w:r>
        <w:r w:rsidR="002B5FFA" w:rsidDel="002B5FFA">
          <w:rPr>
            <w:rFonts w:ascii="Arial" w:eastAsia="Times New Roman" w:hAnsi="Arial" w:cs="Arial"/>
            <w:sz w:val="20"/>
            <w:szCs w:val="20"/>
          </w:rPr>
          <w:fldChar w:fldCharType="separate"/>
        </w:r>
        <w:r w:rsidR="002B5FFA" w:rsidDel="002B5FFA">
          <w:rPr>
            <w:rFonts w:ascii="Arial" w:eastAsia="Times New Roman" w:hAnsi="Arial" w:cs="Arial"/>
            <w:noProof/>
            <w:sz w:val="20"/>
            <w:szCs w:val="20"/>
          </w:rPr>
          <w:delText xml:space="preserve"> </w:delText>
        </w:r>
        <w:r w:rsidR="002B5FFA" w:rsidDel="002B5FFA">
          <w:rPr>
            <w:rFonts w:ascii="Arial" w:eastAsia="Times New Roman" w:hAnsi="Arial" w:cs="Arial"/>
            <w:sz w:val="20"/>
            <w:szCs w:val="20"/>
          </w:rPr>
          <w:fldChar w:fldCharType="end"/>
        </w:r>
      </w:del>
      <w:ins w:id="343" w:author="Microsoft Office User" w:date="2024-10-28T13:47:00Z">
        <w:r w:rsidR="005A4D34">
          <w:rPr>
            <w:rFonts w:ascii="Arial" w:eastAsia="Times New Roman" w:hAnsi="Arial" w:cs="Arial"/>
            <w:sz w:val="20"/>
            <w:szCs w:val="20"/>
          </w:rPr>
          <w:t>.</w:t>
        </w:r>
      </w:ins>
      <w:ins w:id="344" w:author="Microsoft Office User" w:date="2024-10-28T15:36:00Z">
        <w:r w:rsidR="009E7CFE">
          <w:rPr>
            <w:rFonts w:ascii="Arial" w:eastAsia="Times New Roman" w:hAnsi="Arial" w:cs="Arial"/>
            <w:sz w:val="20"/>
            <w:szCs w:val="20"/>
          </w:rPr>
          <w:t xml:space="preserve"> </w:t>
        </w:r>
      </w:ins>
      <w:ins w:id="345" w:author="Microsoft Office User" w:date="2024-11-04T10:30:00Z">
        <w:r w:rsidR="0045598B">
          <w:rPr>
            <w:rFonts w:ascii="Arial" w:eastAsia="Times New Roman" w:hAnsi="Arial" w:cs="Arial"/>
            <w:sz w:val="20"/>
            <w:szCs w:val="20"/>
          </w:rPr>
          <w:t>Because these result</w:t>
        </w:r>
      </w:ins>
      <w:ins w:id="346" w:author="Microsoft Office User" w:date="2024-11-04T10:31:00Z">
        <w:r w:rsidR="0045598B">
          <w:rPr>
            <w:rFonts w:ascii="Arial" w:eastAsia="Times New Roman" w:hAnsi="Arial" w:cs="Arial"/>
            <w:sz w:val="20"/>
            <w:szCs w:val="20"/>
          </w:rPr>
          <w:t xml:space="preserve">s rely on </w:t>
        </w:r>
      </w:ins>
      <w:ins w:id="347" w:author="Microsoft Office User" w:date="2024-11-04T10:29:00Z">
        <w:r w:rsidR="0045598B" w:rsidRPr="0045598B">
          <w:rPr>
            <w:rFonts w:ascii="Arial" w:eastAsia="Times New Roman" w:hAnsi="Arial" w:cs="Arial"/>
            <w:sz w:val="20"/>
            <w:szCs w:val="20"/>
            <w:rPrChange w:id="348" w:author="Microsoft Office User" w:date="2024-11-04T10:30:00Z">
              <w:rPr>
                <w:rFonts w:ascii="Arial" w:eastAsia="Times New Roman" w:hAnsi="Arial" w:cs="Arial"/>
                <w:strike/>
                <w:sz w:val="20"/>
                <w:szCs w:val="20"/>
              </w:rPr>
            </w:rPrChange>
          </w:rPr>
          <w:t>relative abundance</w:t>
        </w:r>
      </w:ins>
      <w:ins w:id="349" w:author="Microsoft Office User" w:date="2024-11-04T10:31:00Z">
        <w:r w:rsidR="0045598B">
          <w:rPr>
            <w:rFonts w:ascii="Arial" w:eastAsia="Times New Roman" w:hAnsi="Arial" w:cs="Arial"/>
            <w:sz w:val="20"/>
            <w:szCs w:val="20"/>
          </w:rPr>
          <w:t xml:space="preserve">, it is not yet clear whether differences in absolute abundances of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also vary</w:t>
        </w:r>
      </w:ins>
      <w:ins w:id="350" w:author="Microsoft Office User" w:date="2024-11-04T10:32:00Z">
        <w:r w:rsidR="0045598B">
          <w:rPr>
            <w:rFonts w:ascii="Arial" w:eastAsia="Times New Roman" w:hAnsi="Arial" w:cs="Arial"/>
            <w:sz w:val="20"/>
            <w:szCs w:val="20"/>
          </w:rPr>
          <w:t xml:space="preserve">. Importantly, anatomically-specific variation in true abundances may complicate relative abundance in bulk tissue </w:t>
        </w:r>
      </w:ins>
      <w:ins w:id="351" w:author="Microsoft Office User" w:date="2024-11-04T10:29:00Z">
        <w:r w:rsidR="0045598B" w:rsidRPr="0045598B">
          <w:rPr>
            <w:rFonts w:ascii="Arial" w:eastAsia="Times New Roman" w:hAnsi="Arial" w:cs="Arial"/>
            <w:sz w:val="20"/>
            <w:szCs w:val="20"/>
            <w:rPrChange w:id="352" w:author="Microsoft Office User" w:date="2024-11-04T10:30:00Z">
              <w:rPr>
                <w:rFonts w:ascii="Arial" w:eastAsia="Times New Roman" w:hAnsi="Arial" w:cs="Arial"/>
                <w:strike/>
                <w:sz w:val="20"/>
                <w:szCs w:val="20"/>
              </w:rPr>
            </w:rPrChange>
          </w:rPr>
          <w:t xml:space="preserve">– for example, if coral taxa </w:t>
        </w:r>
      </w:ins>
      <w:ins w:id="353" w:author="Microsoft Office User" w:date="2024-11-04T10:33:00Z">
        <w:r w:rsidR="0045598B">
          <w:rPr>
            <w:rFonts w:ascii="Arial" w:eastAsia="Times New Roman" w:hAnsi="Arial" w:cs="Arial"/>
            <w:sz w:val="20"/>
            <w:szCs w:val="20"/>
          </w:rPr>
          <w:t xml:space="preserve">vary greatly in absolute </w:t>
        </w:r>
      </w:ins>
      <w:ins w:id="354" w:author="Microsoft Office User" w:date="2024-11-04T10:29:00Z">
        <w:r w:rsidR="0045598B" w:rsidRPr="0045598B">
          <w:rPr>
            <w:rFonts w:ascii="Arial" w:eastAsia="Times New Roman" w:hAnsi="Arial" w:cs="Arial"/>
            <w:sz w:val="20"/>
            <w:szCs w:val="20"/>
            <w:rPrChange w:id="355" w:author="Microsoft Office User" w:date="2024-11-04T10:30:00Z">
              <w:rPr>
                <w:rFonts w:ascii="Arial" w:eastAsia="Times New Roman" w:hAnsi="Arial" w:cs="Arial"/>
                <w:strike/>
                <w:sz w:val="20"/>
                <w:szCs w:val="20"/>
              </w:rPr>
            </w:rPrChange>
          </w:rPr>
          <w:t>microbial abundances</w:t>
        </w:r>
      </w:ins>
      <w:ins w:id="356" w:author="Microsoft Office User" w:date="2024-11-04T10:33:00Z">
        <w:r w:rsidR="0045598B">
          <w:rPr>
            <w:rFonts w:ascii="Arial" w:eastAsia="Times New Roman" w:hAnsi="Arial" w:cs="Arial"/>
            <w:sz w:val="20"/>
            <w:szCs w:val="20"/>
          </w:rPr>
          <w:t xml:space="preserve"> outside of CAMAs (simil</w:t>
        </w:r>
      </w:ins>
      <w:ins w:id="357" w:author="Microsoft Office User" w:date="2024-11-04T10:34:00Z">
        <w:r w:rsidR="0045598B">
          <w:rPr>
            <w:rFonts w:ascii="Arial" w:eastAsia="Times New Roman" w:hAnsi="Arial" w:cs="Arial"/>
            <w:sz w:val="20"/>
            <w:szCs w:val="20"/>
          </w:rPr>
          <w:t>a</w:t>
        </w:r>
      </w:ins>
      <w:ins w:id="358" w:author="Microsoft Office User" w:date="2024-11-04T10:33:00Z">
        <w:r w:rsidR="0045598B">
          <w:rPr>
            <w:rFonts w:ascii="Arial" w:eastAsia="Times New Roman" w:hAnsi="Arial" w:cs="Arial"/>
            <w:sz w:val="20"/>
            <w:szCs w:val="20"/>
          </w:rPr>
          <w:t>r to low vs. high microbial</w:t>
        </w:r>
      </w:ins>
      <w:ins w:id="359" w:author="Microsoft Office User" w:date="2024-11-04T10:34:00Z">
        <w:r w:rsidR="0045598B">
          <w:rPr>
            <w:rFonts w:ascii="Arial" w:eastAsia="Times New Roman" w:hAnsi="Arial" w:cs="Arial"/>
            <w:sz w:val="20"/>
            <w:szCs w:val="20"/>
          </w:rPr>
          <w:t xml:space="preserve"> abundance</w:t>
        </w:r>
      </w:ins>
      <w:ins w:id="360" w:author="Microsoft Office User" w:date="2024-11-04T10:33:00Z">
        <w:r w:rsidR="0045598B">
          <w:rPr>
            <w:rFonts w:ascii="Arial" w:eastAsia="Times New Roman" w:hAnsi="Arial" w:cs="Arial"/>
            <w:sz w:val="20"/>
            <w:szCs w:val="20"/>
          </w:rPr>
          <w:t xml:space="preserve"> </w:t>
        </w:r>
      </w:ins>
      <w:ins w:id="361" w:author="Microsoft Office User" w:date="2024-11-04T10:29:00Z">
        <w:r w:rsidR="0045598B" w:rsidRPr="0004278F">
          <w:rPr>
            <w:rFonts w:ascii="Arial" w:eastAsia="Times New Roman" w:hAnsi="Arial" w:cs="Arial"/>
            <w:sz w:val="20"/>
            <w:szCs w:val="20"/>
            <w:rPrChange w:id="362" w:author="Microsoft Office User" w:date="2024-11-05T08:45:00Z" w16du:dateUtc="2024-11-05T08:45:00Z">
              <w:rPr>
                <w:rFonts w:ascii="Arial" w:eastAsia="Times New Roman" w:hAnsi="Arial" w:cs="Arial"/>
                <w:strike/>
                <w:sz w:val="20"/>
                <w:szCs w:val="20"/>
              </w:rPr>
            </w:rPrChange>
          </w:rPr>
          <w:t>sponges</w:t>
        </w:r>
      </w:ins>
      <w:r w:rsidR="004817D1">
        <w:rPr>
          <w:rFonts w:ascii="Arial" w:eastAsia="Times New Roman" w:hAnsi="Arial" w:cs="Arial"/>
          <w:sz w:val="20"/>
          <w:szCs w:val="20"/>
          <w:highlight w:val="yellow"/>
        </w:rPr>
        <w:fldChar w:fldCharType="begin"/>
      </w:r>
      <w:r w:rsidR="0004278F">
        <w:rPr>
          <w:rFonts w:ascii="Arial" w:eastAsia="Times New Roman" w:hAnsi="Arial" w:cs="Arial"/>
          <w:sz w:val="20"/>
          <w:szCs w:val="20"/>
          <w:highlight w:val="yellow"/>
        </w:rPr>
        <w:instrText xml:space="preserve"> ADDIN ZOTERO_ITEM CSL_CITATION {"citationID":"GNvUqxCK","properties":{"formattedCitation":"\\super 42,43\\nosupersub{}","plainCitation":"42,43","noteIndex":0},"citationItems":[{"id":2659,"uris":["http://zotero.org/groups/2769688/items/MSWH6D78"],"itemData":{"id":2659,"type":"article-journal","container-title":"Marine Biology","DOI":"10.1007/s00227-007-0708-y","ISSN":"0025-3162, 1432-1793","issue":"2","journalAbbreviation":"Mar Biol","language":"en","license":"http://www.springer.com/tdm","page":"475-483","source":"DOI.org (Crossref)","title":"Linking abundance and diversity of sponge-associated microbial communities to metabolic differences in host sponges","volume":"152","author":[{"family":"Weisz","given":"Jeremy B."},{"family":"Hentschel","given":"Ute"},{"family":"Lindquist","given":"Niels"},{"family":"Martens","given":"Christopher S."}],"issued":{"date-parts":[["2007",8]]}}},{"id":2655,"uris":["http://zotero.org/groups/2769688/items/IN7HR5AN"],"itemData":{"id":2655,"type":"article-journal","abstract":"The ecological and evolutionary forces that shape interactions between marine sponges and their symbiotic microbiota remain poorly understood. Considerable work has been done to characterize the sponge microbiome, and this research has shown that there are two distinct types of sponges: those with high microbial abundances (HMA) and those with low microbial abundances (LMA). There is no clear evolutionary driver for this distinction, and we have only a limited understanding of how HMA or LMA status affects host phenotypes (e.g. feeding behavior, capacity for nutrient cycling). We had two primary goals with the present study. First, we used a variety of microscopic techniques to compare aspects of host biology (e.g. choanocyte chamber morphology and density) in the context of symbiont status. Secondly, we used molecular approaches to uncover components of ecological structure of bacterial communities in HMA versus LMA sponges (e.g. species richness, evenness). We found that choanocyte chamber density is greater in LMA sponges than in HMA sponges. We also found distinct patterns of organization for bacterial communities in HMA and LMA sponges, although environmental factors, to a lesser degree, also influence community structure in the Floridian sponges we examined. These results suggest that the large bacterial communities found in HMA sponges may allow the host to decrease their heterotrophy versus that of LMA sponges with minimal bacterial communities.","container-title":"Marine Ecology","DOI":"10.1111/maec.12098","ISSN":"1439-0485","issue":"4","language":"en","license":"© 2013 Blackwell Verlag GmbH","note":"_eprint: https://onlinelibrary.wiley.com/doi/pdf/10.1111/maec.12098","page":"414-424","source":"Wiley Online Library","title":"Sponge heterotrophic capacity and bacterial community structure in high- and low-microbial abundance sponges","volume":"35","author":[{"family":"Poppell","given":"Ericka"},{"family":"Weisz","given":"Jeremy"},{"family":"Spicer","given":"Lori"},{"family":"Massaro","given":"Andrew"},{"family":"Hill","given":"April"},{"family":"Hill","given":"Malcolm"}],"issued":{"date-parts":[["2014"]]}}}],"schema":"https://github.com/citation-style-language/schema/raw/master/csl-citation.json"} </w:instrText>
      </w:r>
      <w:r w:rsidR="004817D1">
        <w:rPr>
          <w:rFonts w:ascii="Arial" w:eastAsia="Times New Roman" w:hAnsi="Arial" w:cs="Arial"/>
          <w:sz w:val="20"/>
          <w:szCs w:val="20"/>
          <w:highlight w:val="yellow"/>
        </w:rPr>
        <w:fldChar w:fldCharType="separate"/>
      </w:r>
      <w:r w:rsidR="0004278F" w:rsidRPr="0004278F">
        <w:rPr>
          <w:rFonts w:ascii="Arial" w:hAnsi="Arial" w:cs="Arial"/>
          <w:sz w:val="20"/>
          <w:vertAlign w:val="superscript"/>
        </w:rPr>
        <w:t>42,43</w:t>
      </w:r>
      <w:r w:rsidR="004817D1">
        <w:rPr>
          <w:rFonts w:ascii="Arial" w:eastAsia="Times New Roman" w:hAnsi="Arial" w:cs="Arial"/>
          <w:sz w:val="20"/>
          <w:szCs w:val="20"/>
          <w:highlight w:val="yellow"/>
        </w:rPr>
        <w:fldChar w:fldCharType="end"/>
      </w:r>
      <w:ins w:id="363" w:author="Microsoft Office User" w:date="2024-11-04T10:34:00Z">
        <w:r w:rsidR="0045598B">
          <w:rPr>
            <w:rFonts w:ascii="Arial" w:eastAsia="Times New Roman" w:hAnsi="Arial" w:cs="Arial"/>
            <w:sz w:val="20"/>
            <w:szCs w:val="20"/>
          </w:rPr>
          <w:t xml:space="preserve">), those differences could alter apparent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relative abund</w:t>
        </w:r>
      </w:ins>
      <w:ins w:id="364" w:author="Microsoft Office User" w:date="2024-11-04T10:35:00Z">
        <w:r w:rsidR="0045598B">
          <w:rPr>
            <w:rFonts w:ascii="Arial" w:eastAsia="Times New Roman" w:hAnsi="Arial" w:cs="Arial"/>
            <w:sz w:val="20"/>
            <w:szCs w:val="20"/>
          </w:rPr>
          <w:t>ance.</w:t>
        </w:r>
      </w:ins>
      <w:ins w:id="365" w:author="Microsoft Office User" w:date="2024-11-05T08:53:00Z" w16du:dateUtc="2024-11-05T08:53:00Z">
        <w:r w:rsidR="0004278F">
          <w:rPr>
            <w:rFonts w:ascii="Arial" w:eastAsia="Times New Roman" w:hAnsi="Arial" w:cs="Arial"/>
            <w:sz w:val="20"/>
            <w:szCs w:val="20"/>
          </w:rPr>
          <w:t xml:space="preserve"> </w:t>
        </w:r>
      </w:ins>
      <w:ins w:id="366" w:author="Microsoft Office User" w:date="2024-11-04T10:35:00Z">
        <w:r w:rsidR="0045598B">
          <w:rPr>
            <w:rFonts w:ascii="Arial" w:eastAsia="Times New Roman" w:hAnsi="Arial" w:cs="Arial"/>
            <w:sz w:val="20"/>
            <w:szCs w:val="20"/>
          </w:rPr>
          <w:t xml:space="preserve">If the pattern of relative abundance reported here corresponds to absolute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 xml:space="preserve">abundances, </w:t>
        </w:r>
      </w:ins>
      <w:del w:id="367" w:author="Microsoft Office User" w:date="2024-10-28T15:36:00Z">
        <w:r w:rsidRPr="00961490" w:rsidDel="009E7CFE">
          <w:rPr>
            <w:rFonts w:ascii="Arial" w:eastAsia="Times New Roman" w:hAnsi="Arial" w:cs="Arial"/>
            <w:sz w:val="20"/>
            <w:szCs w:val="20"/>
          </w:rPr>
          <w:delText xml:space="preserve"> </w:delText>
        </w:r>
      </w:del>
      <w:ins w:id="368" w:author="Microsoft Office User" w:date="2024-11-04T10:35:00Z">
        <w:r w:rsidR="0045598B">
          <w:rPr>
            <w:rFonts w:ascii="Arial" w:eastAsia="Times New Roman" w:hAnsi="Arial" w:cs="Arial"/>
            <w:sz w:val="20"/>
            <w:szCs w:val="20"/>
          </w:rPr>
          <w:t>p</w:t>
        </w:r>
      </w:ins>
      <w:del w:id="369" w:author="Microsoft Office User" w:date="2024-10-28T13:48:00Z">
        <w:r w:rsidRPr="00961490" w:rsidDel="005A4D34">
          <w:rPr>
            <w:rFonts w:ascii="Arial" w:eastAsia="Times New Roman" w:hAnsi="Arial" w:cs="Arial"/>
            <w:sz w:val="20"/>
            <w:szCs w:val="20"/>
          </w:rPr>
          <w:delText>p</w:delText>
        </w:r>
      </w:del>
      <w:r w:rsidRPr="00961490">
        <w:rPr>
          <w:rFonts w:ascii="Arial" w:eastAsia="Times New Roman" w:hAnsi="Arial" w:cs="Arial"/>
          <w:sz w:val="20"/>
          <w:szCs w:val="20"/>
        </w:rPr>
        <w:t>otential explanations fall into three main categories: ecological, structural, or immunological.</w:t>
      </w:r>
    </w:p>
    <w:p w14:paraId="4C66DA3C" w14:textId="0EE38FE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{"citationID":"52TLUaOL","properties":{"formattedCitation":"\\super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24</w:t>
      </w:r>
      <w:r w:rsidR="00AE7C6A">
        <w:rPr>
          <w:rFonts w:ascii="Arial" w:eastAsia="Times New Roman" w:hAnsi="Arial" w:cs="Arial"/>
          <w:sz w:val="20"/>
          <w:szCs w:val="20"/>
        </w:rPr>
        <w:fldChar w:fldCharType="end"/>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{"citationID":"6oh7QTgv","properties":{"formattedCitation":"\\super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25</w:t>
      </w:r>
      <w:r w:rsidR="00AE7C6A">
        <w:rPr>
          <w:rFonts w:ascii="Arial" w:eastAsia="Times New Roman" w:hAnsi="Arial" w:cs="Arial"/>
          <w:sz w:val="20"/>
          <w:szCs w:val="20"/>
        </w:rPr>
        <w:fldChar w:fldCharType="end"/>
      </w:r>
      <w:r w:rsidRPr="00961490">
        <w:rPr>
          <w:rFonts w:ascii="Arial" w:eastAsia="Times New Roman" w:hAnsi="Arial" w:cs="Arial"/>
          <w:sz w:val="20"/>
          <w:szCs w:val="20"/>
        </w:rPr>
        <w:t>, jamming of quorum signaling</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{"citationID":"L7ulLWHk","properties":{"formattedCitation":"\\super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through physically occupying space close to host tissues that may restrict binding sites for opportunists and pathogens. </w:t>
      </w:r>
      <w:del w:id="370" w:author="Microsoft Office User" w:date="2024-10-28T15:41:00Z">
        <w:r w:rsidR="00133DAB" w:rsidDel="00133DAB">
          <w:rPr>
            <w:rFonts w:ascii="Arial" w:eastAsia="Times New Roman" w:hAnsi="Arial" w:cs="Arial"/>
            <w:sz w:val="20"/>
            <w:szCs w:val="20"/>
          </w:rPr>
          <w:fldChar w:fldCharType="begin"/>
        </w:r>
        <w:r w:rsidR="00133DAB" w:rsidDel="00133DAB">
          <w:rPr>
            <w:rFonts w:ascii="Arial" w:eastAsia="Times New Roman" w:hAnsi="Arial" w:cs="Arial"/>
            <w:sz w:val="20"/>
            <w:szCs w:val="20"/>
          </w:rPr>
          <w:delInstrText xml:space="preserve"> ADDIN ZOTERO_ITEM CSL_CITATION {"citationID":"JhdgBbqn","properties":{"formattedCitation":"\\super 40,41\\nosupersub{}","plainCitation":"40,41","noteIndex":0},"citationItems":[{"id":2641,"uris":["http://zotero.org/groups/2769688/items/6FHAB459"],"itemData":{"id":2641,"type":"article-journal","abstract":"The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delInstrText>
        </w:r>
        <w:r w:rsidR="00133DAB" w:rsidDel="00133DAB">
          <w:rPr>
            <w:rFonts w:ascii="Arial" w:eastAsia="Times New Roman" w:hAnsi="Arial" w:cs="Arial"/>
            <w:sz w:val="20"/>
            <w:szCs w:val="20"/>
          </w:rPr>
          <w:fldChar w:fldCharType="separate"/>
        </w:r>
        <w:r w:rsidR="00133DAB" w:rsidRPr="00133DAB" w:rsidDel="00133DAB">
          <w:rPr>
            <w:rFonts w:ascii="Arial" w:hAnsi="Arial" w:cs="Arial"/>
            <w:sz w:val="20"/>
            <w:vertAlign w:val="superscript"/>
          </w:rPr>
          <w:delText>40,41</w:delText>
        </w:r>
        <w:r w:rsidR="00133DAB" w:rsidDel="00133DAB">
          <w:rPr>
            <w:rFonts w:ascii="Arial" w:eastAsia="Times New Roman" w:hAnsi="Arial" w:cs="Arial"/>
            <w:sz w:val="20"/>
            <w:szCs w:val="20"/>
          </w:rPr>
          <w:fldChar w:fldCharType="end"/>
        </w:r>
      </w:del>
      <w:r w:rsidRPr="00961490">
        <w:rPr>
          <w:rFonts w:ascii="Arial" w:eastAsia="Times New Roman" w:hAnsi="Arial" w:cs="Arial"/>
          <w:sz w:val="20"/>
          <w:szCs w:val="20"/>
        </w:rPr>
        <w:t>In theory, it is possible that</w:t>
      </w:r>
      <w:ins w:id="371" w:author="Microsoft Office User" w:date="2024-10-28T14:16:00Z">
        <w:r w:rsidR="008242C9">
          <w:rPr>
            <w:rFonts w:ascii="Arial" w:eastAsia="Times New Roman" w:hAnsi="Arial" w:cs="Arial"/>
            <w:sz w:val="20"/>
            <w:szCs w:val="20"/>
          </w:rPr>
          <w:t xml:space="preserve"> high dominance of</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del w:id="372" w:author="Microsoft Office User" w:date="2024-10-28T14:16:00Z">
        <w:r w:rsidRPr="00961490" w:rsidDel="008242C9">
          <w:rPr>
            <w:rFonts w:ascii="Arial" w:eastAsia="Times New Roman" w:hAnsi="Arial" w:cs="Arial"/>
            <w:sz w:val="20"/>
            <w:szCs w:val="20"/>
          </w:rPr>
          <w:delText>abundance may interact with other aspects of coral microbial ecology</w:delText>
        </w:r>
      </w:del>
      <w:ins w:id="373" w:author="Microsoft Office User" w:date="2024-10-28T14:17:00Z">
        <w:r w:rsidR="008242C9">
          <w:rPr>
            <w:rFonts w:ascii="Arial" w:eastAsia="Times New Roman" w:hAnsi="Arial" w:cs="Arial"/>
            <w:sz w:val="20"/>
            <w:szCs w:val="20"/>
          </w:rPr>
          <w:t xml:space="preserve">may </w:t>
        </w:r>
      </w:ins>
      <w:ins w:id="374" w:author="Microsoft Office User" w:date="2024-10-28T14:18:00Z">
        <w:r w:rsidR="008242C9">
          <w:rPr>
            <w:rFonts w:ascii="Arial" w:eastAsia="Times New Roman" w:hAnsi="Arial" w:cs="Arial"/>
            <w:sz w:val="20"/>
            <w:szCs w:val="20"/>
          </w:rPr>
          <w:t xml:space="preserve">impact </w:t>
        </w:r>
      </w:ins>
      <w:ins w:id="375" w:author="Microsoft Office User" w:date="2024-10-28T14:17:00Z">
        <w:r w:rsidR="008242C9">
          <w:rPr>
            <w:rFonts w:ascii="Arial" w:eastAsia="Times New Roman" w:hAnsi="Arial" w:cs="Arial"/>
            <w:sz w:val="20"/>
            <w:szCs w:val="20"/>
          </w:rPr>
          <w:t xml:space="preserve">the </w:t>
        </w:r>
      </w:ins>
      <w:ins w:id="376" w:author="Microsoft Office User" w:date="2024-10-28T14:19:00Z">
        <w:r w:rsidR="008242C9">
          <w:rPr>
            <w:rFonts w:ascii="Arial" w:eastAsia="Times New Roman" w:hAnsi="Arial" w:cs="Arial"/>
            <w:sz w:val="20"/>
            <w:szCs w:val="20"/>
          </w:rPr>
          <w:t xml:space="preserve">overall </w:t>
        </w:r>
      </w:ins>
      <w:ins w:id="377" w:author="Microsoft Office User" w:date="2024-10-28T14:17:00Z">
        <w:r w:rsidR="008242C9">
          <w:rPr>
            <w:rFonts w:ascii="Arial" w:eastAsia="Times New Roman" w:hAnsi="Arial" w:cs="Arial"/>
            <w:sz w:val="20"/>
            <w:szCs w:val="20"/>
          </w:rPr>
          <w:t>diversity or richness of the coral microbiome, effectively</w:t>
        </w:r>
      </w:ins>
      <w:ins w:id="378" w:author="Microsoft Office User" w:date="2024-10-28T14:18:00Z">
        <w:r w:rsidR="008242C9">
          <w:rPr>
            <w:rFonts w:ascii="Arial" w:eastAsia="Times New Roman" w:hAnsi="Arial" w:cs="Arial"/>
            <w:sz w:val="20"/>
            <w:szCs w:val="20"/>
          </w:rPr>
          <w:t xml:space="preserve"> </w:t>
        </w:r>
      </w:ins>
      <w:del w:id="379" w:author="Microsoft Office User" w:date="2024-10-28T14:18:00Z">
        <w:r w:rsidRPr="00961490" w:rsidDel="008242C9">
          <w:rPr>
            <w:rFonts w:ascii="Arial" w:eastAsia="Times New Roman" w:hAnsi="Arial" w:cs="Arial"/>
            <w:sz w:val="20"/>
            <w:szCs w:val="20"/>
          </w:rPr>
          <w:delText xml:space="preserve">, thereby </w:delText>
        </w:r>
      </w:del>
      <w:r w:rsidRPr="00961490">
        <w:rPr>
          <w:rFonts w:ascii="Arial" w:eastAsia="Times New Roman" w:hAnsi="Arial" w:cs="Arial"/>
          <w:sz w:val="20"/>
          <w:szCs w:val="20"/>
        </w:rPr>
        <w:t>r</w:t>
      </w:r>
      <w:del w:id="380" w:author="Microsoft Office User" w:date="2024-10-28T15:36:00Z">
        <w:r w:rsidRPr="00961490" w:rsidDel="009E7CFE">
          <w:rPr>
            <w:rFonts w:ascii="Arial" w:eastAsia="Times New Roman" w:hAnsi="Arial" w:cs="Arial"/>
            <w:sz w:val="20"/>
            <w:szCs w:val="20"/>
          </w:rPr>
          <w:delText>educing</w:delText>
        </w:r>
      </w:del>
      <w:ins w:id="381" w:author="Microsoft Office User" w:date="2024-10-28T15:36:00Z">
        <w:r w:rsidR="009E7CFE">
          <w:rPr>
            <w:rFonts w:ascii="Arial" w:eastAsia="Times New Roman" w:hAnsi="Arial" w:cs="Arial"/>
            <w:sz w:val="20"/>
            <w:szCs w:val="20"/>
          </w:rPr>
          <w:t>estricting</w:t>
        </w:r>
      </w:ins>
      <w:r w:rsidRPr="00961490">
        <w:rPr>
          <w:rFonts w:ascii="Arial" w:eastAsia="Times New Roman" w:hAnsi="Arial" w:cs="Arial"/>
          <w:sz w:val="20"/>
          <w:szCs w:val="20"/>
        </w:rPr>
        <w:t xml:space="preserve"> </w:t>
      </w:r>
      <w:ins w:id="382" w:author="Microsoft Office User" w:date="2024-10-28T14:17:00Z">
        <w:r w:rsidR="008242C9">
          <w:rPr>
            <w:rFonts w:ascii="Arial" w:eastAsia="Times New Roman" w:hAnsi="Arial" w:cs="Arial"/>
            <w:sz w:val="20"/>
            <w:szCs w:val="20"/>
          </w:rPr>
          <w:t xml:space="preserve">the </w:t>
        </w:r>
      </w:ins>
      <w:ins w:id="383" w:author="Microsoft Office User" w:date="2024-10-28T14:18:00Z">
        <w:r w:rsidR="008242C9">
          <w:rPr>
            <w:rFonts w:ascii="Arial" w:eastAsia="Times New Roman" w:hAnsi="Arial" w:cs="Arial"/>
            <w:sz w:val="20"/>
            <w:szCs w:val="20"/>
          </w:rPr>
          <w:t xml:space="preserve">diversity of </w:t>
        </w:r>
      </w:ins>
      <w:ins w:id="384" w:author="Microsoft Office User" w:date="2024-10-28T14:19:00Z">
        <w:r w:rsidR="008242C9">
          <w:rPr>
            <w:rFonts w:ascii="Arial" w:eastAsia="Times New Roman" w:hAnsi="Arial" w:cs="Arial"/>
            <w:sz w:val="20"/>
            <w:szCs w:val="20"/>
          </w:rPr>
          <w:t xml:space="preserve">potential </w:t>
        </w:r>
      </w:ins>
      <w:ins w:id="385" w:author="Microsoft Office User" w:date="2024-10-28T14:18:00Z">
        <w:r w:rsidR="008242C9">
          <w:rPr>
            <w:rFonts w:ascii="Arial" w:eastAsia="Times New Roman" w:hAnsi="Arial" w:cs="Arial"/>
            <w:sz w:val="20"/>
            <w:szCs w:val="20"/>
          </w:rPr>
          <w:t>microbi</w:t>
        </w:r>
      </w:ins>
      <w:ins w:id="386" w:author="Microsoft Office User" w:date="2024-10-28T14:19:00Z">
        <w:r w:rsidR="008242C9">
          <w:rPr>
            <w:rFonts w:ascii="Arial" w:eastAsia="Times New Roman" w:hAnsi="Arial" w:cs="Arial"/>
            <w:sz w:val="20"/>
            <w:szCs w:val="20"/>
          </w:rPr>
          <w:t xml:space="preserve">al </w:t>
        </w:r>
      </w:ins>
      <w:ins w:id="387" w:author="Microsoft Office User" w:date="2024-10-28T14:18:00Z">
        <w:r w:rsidR="008242C9">
          <w:rPr>
            <w:rFonts w:ascii="Arial" w:eastAsia="Times New Roman" w:hAnsi="Arial" w:cs="Arial"/>
            <w:sz w:val="20"/>
            <w:szCs w:val="20"/>
          </w:rPr>
          <w:t>defense</w:t>
        </w:r>
      </w:ins>
      <w:ins w:id="388" w:author="Microsoft Office User" w:date="2024-10-28T14:19:00Z">
        <w:r w:rsidR="008242C9">
          <w:rPr>
            <w:rFonts w:ascii="Arial" w:eastAsia="Times New Roman" w:hAnsi="Arial" w:cs="Arial"/>
            <w:sz w:val="20"/>
            <w:szCs w:val="20"/>
          </w:rPr>
          <w:t>s</w:t>
        </w:r>
      </w:ins>
      <w:ins w:id="389" w:author="Microsoft Office User" w:date="2024-10-28T14:18:00Z">
        <w:r w:rsidR="008242C9">
          <w:rPr>
            <w:rFonts w:ascii="Arial" w:eastAsia="Times New Roman" w:hAnsi="Arial" w:cs="Arial"/>
            <w:sz w:val="20"/>
            <w:szCs w:val="20"/>
          </w:rPr>
          <w:t xml:space="preserve"> that may benefit the </w:t>
        </w:r>
      </w:ins>
      <w:ins w:id="390" w:author="Microsoft Office User" w:date="2024-10-28T14:20:00Z">
        <w:r w:rsidR="008242C9">
          <w:rPr>
            <w:rFonts w:ascii="Arial" w:eastAsia="Times New Roman" w:hAnsi="Arial" w:cs="Arial"/>
            <w:sz w:val="20"/>
            <w:szCs w:val="20"/>
          </w:rPr>
          <w:t xml:space="preserve">health of the coral. Similarly, </w:t>
        </w:r>
        <w:r w:rsidR="008242C9">
          <w:rPr>
            <w:rFonts w:ascii="Arial" w:eastAsia="Times New Roman" w:hAnsi="Arial" w:cs="Arial"/>
            <w:i/>
            <w:iCs/>
            <w:sz w:val="20"/>
            <w:szCs w:val="20"/>
          </w:rPr>
          <w:t xml:space="preserve">Endozoicomonas </w:t>
        </w:r>
        <w:r w:rsidR="008242C9">
          <w:rPr>
            <w:rFonts w:ascii="Arial" w:eastAsia="Times New Roman" w:hAnsi="Arial" w:cs="Arial"/>
            <w:sz w:val="20"/>
            <w:szCs w:val="20"/>
          </w:rPr>
          <w:t xml:space="preserve">may interact </w:t>
        </w:r>
      </w:ins>
      <w:ins w:id="391" w:author="Microsoft Office User" w:date="2024-10-28T14:21:00Z">
        <w:r w:rsidR="008242C9">
          <w:rPr>
            <w:rFonts w:ascii="Arial" w:eastAsia="Times New Roman" w:hAnsi="Arial" w:cs="Arial"/>
            <w:sz w:val="20"/>
            <w:szCs w:val="20"/>
          </w:rPr>
          <w:t xml:space="preserve">directly </w:t>
        </w:r>
      </w:ins>
      <w:ins w:id="392" w:author="Microsoft Office User" w:date="2024-11-05T08:46:00Z" w16du:dateUtc="2024-11-05T08:46:00Z">
        <w:r w:rsidR="0004278F">
          <w:rPr>
            <w:rFonts w:ascii="Arial" w:eastAsia="Times New Roman" w:hAnsi="Arial" w:cs="Arial"/>
            <w:sz w:val="20"/>
            <w:szCs w:val="20"/>
          </w:rPr>
          <w:t xml:space="preserve">or indirectly </w:t>
        </w:r>
      </w:ins>
      <w:ins w:id="393" w:author="Microsoft Office User" w:date="2024-10-28T14:20:00Z">
        <w:r w:rsidR="008242C9">
          <w:rPr>
            <w:rFonts w:ascii="Arial" w:eastAsia="Times New Roman" w:hAnsi="Arial" w:cs="Arial"/>
            <w:sz w:val="20"/>
            <w:szCs w:val="20"/>
          </w:rPr>
          <w:t xml:space="preserve">with </w:t>
        </w:r>
      </w:ins>
      <w:ins w:id="394" w:author="Microsoft Office User" w:date="2024-10-28T14:21:00Z">
        <w:r w:rsidR="008242C9">
          <w:rPr>
            <w:rFonts w:ascii="Arial" w:eastAsia="Times New Roman" w:hAnsi="Arial" w:cs="Arial"/>
            <w:sz w:val="20"/>
            <w:szCs w:val="20"/>
          </w:rPr>
          <w:t>other microbiome members in a way that reduces</w:t>
        </w:r>
      </w:ins>
      <w:ins w:id="395" w:author="Microsoft Office User" w:date="2024-10-28T14:18:00Z">
        <w:r w:rsidR="008242C9">
          <w:rPr>
            <w:rFonts w:ascii="Arial" w:eastAsia="Times New Roman" w:hAnsi="Arial" w:cs="Arial"/>
            <w:sz w:val="20"/>
            <w:szCs w:val="20"/>
          </w:rPr>
          <w:t xml:space="preserve"> </w:t>
        </w:r>
      </w:ins>
      <w:r w:rsidRPr="00961490">
        <w:rPr>
          <w:rFonts w:ascii="Arial" w:eastAsia="Times New Roman" w:hAnsi="Arial" w:cs="Arial"/>
          <w:sz w:val="20"/>
          <w:szCs w:val="20"/>
        </w:rPr>
        <w:t xml:space="preserve">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-coral interactions or secreted factors. Nevertheless, if this hypothesis were correct, the reductions in the abundance</w:t>
      </w:r>
      <w:ins w:id="396" w:author="Microsoft Office User" w:date="2024-10-28T13:44:00Z">
        <w:r w:rsidR="005A4D34">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{"citationID":"vZmW63Hi","properties":{"formattedCitation":"\\super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2E29DBC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as a result of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Pr>
          <w:rFonts w:ascii="Arial" w:eastAsia="Times New Roman" w:hAnsi="Arial" w:cs="Arial"/>
          <w:i/>
          <w:sz w:val="20"/>
          <w:szCs w:val="20"/>
        </w:rPr>
        <w:fldChar w:fldCharType="begin"/>
      </w:r>
      <w:r w:rsidR="007372D3">
        <w:rPr>
          <w:rFonts w:ascii="Arial" w:eastAsia="Times New Roman" w:hAnsi="Arial" w:cs="Arial"/>
          <w:i/>
          <w:sz w:val="20"/>
          <w:szCs w:val="20"/>
        </w:rPr>
        <w:instrText xml:space="preserve"> ADDIN ZOTERO_ITEM CSL_CITATION {"citationID":"MwJh6Tna","properties":{"formattedCitation":"\\super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i/>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i/>
          <w:sz w:val="20"/>
          <w:szCs w:val="20"/>
        </w:rPr>
        <w:fldChar w:fldCharType="end"/>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AE7C6A">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{"citationID":"6wREOkP6","properties":{"formattedCitation":"\\super 44\\nosupersub{}","plainCitation":"44","noteIndex":0},"citationItems":[{"id":1931,"uris":["http://zotero.org/groups/2769688/items/UUNJ7FD5"],"itemData":{"id":1931,"type":"article-journal","abstract":"Septate junctions (SJs) insure barrier properties and control paracellular diffusion of solutes across epithelia in invertebrates. However, the origin and evolution of their molecular constituents in Metazoa have not been firmly established. Here, we investigated the genomes of early branching metazoan representatives to reconstruct the phylogeny of the molecular components of SJs. Although Claudins and SJ cytoplasmic adaptor components appeared successively throughout metazoan evolution, the structural components of SJs arose at the time of Placozoa/Cnidaria/Bilateria radiation. We also show that in the scleractinian coral Stylophora pistillata, the structural SJ component Neurexin IV colocalizes with the cortical actin network at the apical border of the cells, at the place of SJs. We propose a model for SJ components in Cnidaria. Moreover, our study reveals an unanticipated diversity of SJ structural component variants in cnidarians. This diversity correlates with gene-specific expression in calcifying and noncalcifying tissues, suggesting specific paracellular pathways across the cell layers of these diploblastic animals.","container-title":"Molecular Biology and Evolution","DOI":"10.1093/molbev/msu265","ISSN":"1537-1719","issue":"1","journalAbbreviation":"Mol Biol Evol","language":"eng","note":"PMID: 25246700","page":"44-62","source":"PubMed","title":"Structural molecular components of septate junctions in cnidarians point to the origin of epithelial junctions in eukaryotes","volume":"32","author":[{"family":"Ganot","given":"Philippe"},{"family":"Zoccola","given":"Didier"},{"family":"Tambutté","given":"Eric"},{"family":"Voolstra","given":"Christian R."},{"family":"Aranda","given":"Manuel"},{"family":"Allemand","given":"Denis"},{"family":"Tambutté","given":"Sylvie"}],"issued":{"date-parts":[["2015",1]]}}}],"schema":"https://github.com/citation-style-language/schema/raw/master/csl-citation.json"} </w:instrText>
      </w:r>
      <w:r w:rsidR="00AE7C6A">
        <w:rPr>
          <w:rFonts w:ascii="Arial" w:eastAsia="Times New Roman" w:hAnsi="Arial" w:cs="Arial"/>
          <w:sz w:val="20"/>
          <w:szCs w:val="20"/>
        </w:rPr>
        <w:fldChar w:fldCharType="separate"/>
      </w:r>
      <w:r w:rsidR="004817D1" w:rsidRPr="004817D1">
        <w:rPr>
          <w:rFonts w:ascii="Arial" w:hAnsi="Arial" w:cs="Arial"/>
          <w:sz w:val="20"/>
          <w:vertAlign w:val="superscript"/>
        </w:rPr>
        <w:t>44</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0674D21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also tend to make corals more vulnerable to pathogens. Coral species vary in immune investment (as measured by immune parameters like melanin abundance, phenoloxidase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{"citationID":"x2R6Cqus","properties":{"formattedCitation":"\\super 45\\nosupersub{}","plainCitation":"45","noteIndex":0},"citationItems":[{"id":1936,"uris":["http://zotero.org/groups/2769688/items/6MRULHAE"],"itemData":{"id":1936,"type":"article-journal","abstract":"Immunity is a key life history trait that may explain hierarchies in the susceptibility of corals to disease and thermal bleaching, two of the greatest current threats to coral health and the persistence of tropical reefs. Despite their ongoing and rapid global decline, there have been few investigations into the immunity mechanisms of reef-building corals. Variables commonly associated with invertebrate immunity, including the presence of melanin, size of melanin-containing granular cells, and phenoloxidase (PO) activity, as well as concentrations of fluorescent proteins (FPs), were investigated in hard (Scleractinia) and soft (Alcyonacea) corals spanning 10 families from the Great Barrier Reef. Detectable levels of these indicators were present in all corals investigated, although relative investment differed among coral taxa. Overall levels of investment were inversely correlated to thermal bleaching and disease susceptibility. In addition, PO activity, melanin-containing granular cell size, and FP concentration were each found to be significant predictors of susceptibility and thus may play key roles in coral immunity. Correlative evidence that taxonomic (family-level) variation in the levels of these constituent immunity parameters underpins susceptibility to both thermal bleaching and disease indicates that baseline immunity underlies the vulnerability of corals to these two threats. This reinforces the necessity of a holistic approach to understanding bleaching and disease in order to accurately determine the resilience of coral reefs.","container-title":"FASEB journal: official publication of the Federation of American Societies for Experimental Biology","DOI":"10.1096/fj.09-152447","ISSN":"1530-6860","issue":"6","journalAbbreviation":"FASEB J","language":"eng","note":"PMID: 20124432","page":"1935-1946","source":"PubMed","title":"Levels of immunity parameters underpin bleaching and disease susceptibility of reef corals","volume":"24","author":[{"family":"Palmer","given":"Caroline V."},{"family":"Bythell","given":"John C."},{"family":"Willis","given":"Bette L."}],"issued":{"date-parts":[["2010",6]]}}}],"schema":"https://github.com/citation-style-language/schema/raw/master/csl-citation.json"} </w:instrText>
      </w:r>
      <w:r w:rsidR="00AE7C6A">
        <w:rPr>
          <w:rFonts w:ascii="Arial" w:eastAsia="Times New Roman" w:hAnsi="Arial" w:cs="Arial"/>
          <w:sz w:val="20"/>
          <w:szCs w:val="20"/>
        </w:rPr>
        <w:fldChar w:fldCharType="separate"/>
      </w:r>
      <w:r w:rsidR="004817D1" w:rsidRPr="004817D1">
        <w:rPr>
          <w:rFonts w:ascii="Arial" w:hAnsi="Arial" w:cs="Arial"/>
          <w:sz w:val="20"/>
          <w:vertAlign w:val="superscript"/>
        </w:rPr>
        <w:t>45</w:t>
      </w:r>
      <w:r w:rsidR="00AE7C6A">
        <w:rPr>
          <w:rFonts w:ascii="Arial" w:eastAsia="Times New Roman" w:hAnsi="Arial" w:cs="Arial"/>
          <w:sz w:val="20"/>
          <w:szCs w:val="20"/>
        </w:rPr>
        <w:fldChar w:fldCharType="end"/>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{"citationID":"gHeygVii","properties":{"formattedCitation":"\\super 46\\nosupersub{}","plainCitation":"46","noteIndex":0},"citationItems":[{"id":1890,"uris":["http://zotero.org/groups/2769688/items/H87MPI5R"],"itemData":{"id":1890,"type":"article-journal","abstract":"The evolution of host immunity occurs in the context of the microbiome, but little theory exists to predict how resistance against pathogens might be influenced by the need to tolerate and regulate commensal microbiota. We present a general model to explore the optimal investment in host immunity under conditions in which the host can, versus cannot easily distinguish among commensal versus pathogenic bacteria, and when commensal microbiota can, versus cannot protect the host against the impacts of pathogen infection. We find that a loss of immune vigilance associated with innate immunity over evolutionary time can occur due to the challenge of discriminating between pathogenic and other microbe species. Further, we find the greater the protective effect of microbiome species, acting either directly or via competition with a pathogen, or the higher the costs of immunity, the more likely the loss of immune vigilance is. Conversely, this effect can be reversed when pathogens increase host mortality. Generally, the magnitude of costs of immunity required to allow evolution of decreased immune vigilance are predicted to be lowest when microbiome and pathogen species most resemble each other (in terms of host recognition), and when immune effects on the pathogen are weak. Our model framework makes explicit the core trade-offs likely to shape the evolution of immunity in the context of microbiome/pathogen discrimination. We discuss how this informs interpretation of patterns and process in natural systems, including vulnerability to pathogen emergence.","container-title":"Evolution Letters","DOI":"10.1002/evl3.140","ISSN":"2056-3744","issue":"5","language":"en","note":"_eprint: https://onlinelibrary.wiley.com/doi/pdf/10.1002/evl3.140","page":"534-543","source":"Wiley Online Library","title":"Protective microbiomes can limit the evolution of host pathogen defense","volume":"3","author":[{"family":"Metcalf","given":"C. Jessica E."},{"family":"Koskella","given":"Britt"}],"issued":{"date-parts":[["2019"]]}}}],"schema":"https://github.com/citation-style-language/schema/raw/master/csl-citation.json"} </w:instrText>
      </w:r>
      <w:r w:rsidR="00AE7C6A">
        <w:rPr>
          <w:rFonts w:ascii="Arial" w:eastAsia="Times New Roman" w:hAnsi="Arial" w:cs="Arial"/>
          <w:sz w:val="20"/>
          <w:szCs w:val="20"/>
        </w:rPr>
        <w:fldChar w:fldCharType="separate"/>
      </w:r>
      <w:r w:rsidR="004817D1" w:rsidRPr="004817D1">
        <w:rPr>
          <w:rFonts w:ascii="Arial" w:hAnsi="Arial" w:cs="Arial"/>
          <w:sz w:val="20"/>
          <w:vertAlign w:val="superscript"/>
        </w:rPr>
        <w:t>46</w:t>
      </w:r>
      <w:r w:rsidR="00AE7C6A">
        <w:rPr>
          <w:rFonts w:ascii="Arial" w:eastAsia="Times New Roman" w:hAnsi="Arial" w:cs="Arial"/>
          <w:sz w:val="20"/>
          <w:szCs w:val="20"/>
        </w:rPr>
        <w:fldChar w:fldCharType="end"/>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{"citationID":"nPLLhP2a","properties":{"formattedCitation":"\\super 47\\nosupersub{}","plainCitation":"47","noteIndex":0},"citationItems":[{"id":2090,"uris":["http://zotero.org/groups/2769688/items/QVSGZYSU"],"itemData":{"id":2090,"type":"article-journal","abstract":"The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AE7C6A">
        <w:rPr>
          <w:rFonts w:ascii="Arial" w:eastAsia="Times New Roman" w:hAnsi="Arial" w:cs="Arial"/>
          <w:sz w:val="20"/>
          <w:szCs w:val="20"/>
        </w:rPr>
        <w:fldChar w:fldCharType="separate"/>
      </w:r>
      <w:r w:rsidR="004817D1" w:rsidRPr="004817D1">
        <w:rPr>
          <w:rFonts w:ascii="Arial" w:hAnsi="Arial" w:cs="Arial"/>
          <w:sz w:val="20"/>
          <w:vertAlign w:val="superscript"/>
        </w:rPr>
        <w:t>47</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{"citationID":"huf7IQK1","properties":{"formattedCitation":"\\super 48\\nosupersub{}","plainCitation":"48","noteIndex":0},"citationItems":[{"id":1977,"uris":["http://zotero.org/groups/2769688/items/589BVLFM"],"itemData":{"id":1977,"type":"article","abstract":"Tropical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 Together, these results suggest innate immunity may play a key role in sculpting microbiome structure in corals.","DOI":"10.1101/2023.04.26.538298","language":"en","license":"© 2023, Posted by Cold Spring Harbor Laboratory. This pre-print is available under a Creative Commons License (Attribution-NonCommercial 4.0 International), CC BY-NC 4.0, as described at http://creativecommons.org/licenses/by-nc/4.0/","note":"page: 2023.04.26.538298\nsection: New Results","publisher":"bioRxiv","source":"bioRxiv","title":"Anatomically-specific coupling between innate immune gene repertoire and microbiome structure during coral evolution.","URL":"https://www.biorxiv.org/content/10.1101/2023.04.26.538298v2","author":[{"family":"Brown","given":"Tanya"},{"family":"Sonett","given":"Dylan"},{"family":"McMinds","given":"Ryan"},{"family":"Pollock","given":"F. Joseph"},{"family":"Medina","given":"Mónica"},{"family":"Zaneveld","given":"Jesse Robert"}],"accessed":{"date-parts":[["2023",5,1]]},"issued":{"date-parts":[["2023",4,29]]}}}],"schema":"https://github.com/citation-style-language/schema/raw/master/csl-citation.json"} </w:instrText>
      </w:r>
      <w:r w:rsidR="00AE7C6A">
        <w:rPr>
          <w:rFonts w:ascii="Arial" w:eastAsia="Times New Roman" w:hAnsi="Arial" w:cs="Arial"/>
          <w:sz w:val="20"/>
          <w:szCs w:val="20"/>
        </w:rPr>
        <w:fldChar w:fldCharType="separate"/>
      </w:r>
      <w:r w:rsidR="004817D1" w:rsidRPr="004817D1">
        <w:rPr>
          <w:rFonts w:ascii="Arial" w:hAnsi="Arial" w:cs="Arial"/>
          <w:sz w:val="20"/>
          <w:vertAlign w:val="superscript"/>
        </w:rPr>
        <w:t>48</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coral lineages (e.g., by dN/dS ratios).</w:t>
      </w:r>
    </w:p>
    <w:p w14:paraId="3C5DDDFA" w14:textId="6A6C676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itself achieves high</w:t>
      </w:r>
      <w:r w:rsidR="00847C6F">
        <w:rPr>
          <w:rFonts w:ascii="Arial" w:eastAsia="Times New Roman" w:hAnsi="Arial" w:cs="Arial"/>
          <w:sz w:val="20"/>
          <w:szCs w:val="20"/>
        </w:rPr>
        <w:t xml:space="preserve"> </w:t>
      </w:r>
      <w:ins w:id="397" w:author="Microsoft Office User" w:date="2024-10-28T13:39:00Z">
        <w:r w:rsidR="00847C6F">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{"citationID":"nC6SZtSf","properties":{"formattedCitation":"\\super 49\\nosupersub{}","plainCitation":"49","noteIndex":0},"citationItems":[{"id":1879,"uris":["http://zotero.org/groups/2769688/items/63QGZW6F"],"itemData":{"id":1879,"type":"article-journal","abstract":"Endozoicomonas bacteria symbiosis with various marine organisms is hypothesized as a potential indicator of health in corals. Although many amplicon analyses using 16S rRNA gene have suggested the diversity of Endozoicomonas species, genome analysis has been limited due to contamination of host-derived sequences and difficulties in culture and metagenomic analysis. Therefore, the evolutionary and functional potential of individual Endozoicomonas species symbiotic with the same coral species remains unresolved.","container-title":"Microbiome","DOI":"10.1186/s40168-022-01395-9","ISSN":"2049-2618","issue":"1","journalAbbreviation":"Microbiome","page":"220","source":"BioMed Central","title":"Targeted single-cell genomics reveals novel host adaptation strategies of the symbiotic bacteria Endozoicomonas in Acropora tenuis coral","volume":"10","author":[{"family":"Ide","given":"Keigo"},{"family":"Nishikawa","given":"Yohei"},{"family":"Maruyama","given":"Toru"},{"family":"Tsukada","given":"Yuko"},{"family":"Kogawa","given":"Masato"},{"family":"Takeda","given":"Hiroki"},{"family":"Ito","given":"Haruka"},{"family":"Wagatsuma","given":"Ryota"},{"family":"Miyaoka","given":"Rimi"},{"family":"Nakano","given":"Yoshikatsu"},{"family":"Kinjo","given":"Koji"},{"family":"Ito","given":"Michihiro"},{"family":"Hosokawa","given":"Masahito"},{"family":"Yura","given":"Kei"},{"family":"Suda","given":"Shoichiro"},{"family":"Takeyama","given":"Haruko"}],"issued":{"date-parts":[["2022",12,12]]}}}],"schema":"https://github.com/citation-style-language/schema/raw/master/csl-citation.json"} </w:instrText>
      </w:r>
      <w:r w:rsidR="00A32B03">
        <w:rPr>
          <w:rFonts w:ascii="Arial" w:eastAsia="Times New Roman" w:hAnsi="Arial" w:cs="Arial"/>
          <w:sz w:val="20"/>
          <w:szCs w:val="20"/>
        </w:rPr>
        <w:fldChar w:fldCharType="separate"/>
      </w:r>
      <w:r w:rsidR="004817D1" w:rsidRPr="004817D1">
        <w:rPr>
          <w:rFonts w:ascii="Arial" w:hAnsi="Arial" w:cs="Arial"/>
          <w:sz w:val="20"/>
          <w:vertAlign w:val="superscript"/>
        </w:rPr>
        <w:t>49</w:t>
      </w:r>
      <w:r w:rsidR="00A32B03">
        <w:rPr>
          <w:rFonts w:ascii="Arial" w:eastAsia="Times New Roman" w:hAnsi="Arial" w:cs="Arial"/>
          <w:sz w:val="20"/>
          <w:szCs w:val="20"/>
        </w:rPr>
        <w:fldChar w:fldCharType="end"/>
      </w:r>
      <w:r w:rsidRPr="00961490">
        <w:rPr>
          <w:rFonts w:ascii="Arial" w:eastAsia="Times New Roman" w:hAnsi="Arial" w:cs="Arial"/>
          <w:sz w:val="20"/>
          <w:szCs w:val="20"/>
        </w:rPr>
        <w:t>.</w:t>
      </w:r>
      <w:ins w:id="398" w:author="Microsoft Office User" w:date="2024-11-01T13:00:00Z">
        <w:r w:rsidR="00A143DC">
          <w:rPr>
            <w:rFonts w:ascii="Arial" w:eastAsia="Times New Roman" w:hAnsi="Arial" w:cs="Arial"/>
            <w:sz w:val="20"/>
            <w:szCs w:val="20"/>
          </w:rPr>
          <w:t xml:space="preserve"> </w:t>
        </w:r>
        <w:r w:rsidR="00A143DC">
          <w:rPr>
            <w:rFonts w:ascii="Arial" w:eastAsia="Times New Roman" w:hAnsi="Arial" w:cs="Arial"/>
            <w:i/>
            <w:iCs/>
            <w:sz w:val="20"/>
            <w:szCs w:val="20"/>
          </w:rPr>
          <w:t xml:space="preserve">Endozoicomonas </w:t>
        </w:r>
        <w:r w:rsidR="00A143DC">
          <w:rPr>
            <w:rFonts w:ascii="Arial" w:eastAsia="Times New Roman" w:hAnsi="Arial" w:cs="Arial"/>
            <w:sz w:val="20"/>
            <w:szCs w:val="20"/>
          </w:rPr>
          <w:t>has also recently been suggested to play a role in coral hormone homeostasis</w:t>
        </w:r>
      </w:ins>
      <w:ins w:id="399" w:author="Microsoft Office User" w:date="2024-11-01T13:24:00Z">
        <w:r w:rsidR="00EF57E3">
          <w:rPr>
            <w:rFonts w:ascii="Arial" w:hAnsi="Arial" w:cs="Arial"/>
            <w:sz w:val="20"/>
            <w:szCs w:val="20"/>
          </w:rPr>
          <w:fldChar w:fldCharType="begin"/>
        </w:r>
      </w:ins>
      <w:r w:rsidR="007372D3">
        <w:rPr>
          <w:rFonts w:ascii="Arial" w:hAnsi="Arial" w:cs="Arial"/>
          <w:sz w:val="20"/>
          <w:szCs w:val="20"/>
        </w:rPr>
        <w:instrText xml:space="preserve"> ADDIN ZOTERO_ITEM CSL_CITATION {"citationID":"mTQs7wk5","properties":{"formattedCitation":"\\super 37\\nosupersub{}","plainCitation":"37","noteIndex":0},"citationItems":[{"id":2150,"uris":["http://zotero.org/groups/2769688/items/8ZCEF283"],"itemData":{"id":2150,"type":"article","abstract":"Summary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ins w:id="400" w:author="Microsoft Office User" w:date="2024-11-01T13:24:00Z">
        <w:r w:rsidR="00EF57E3">
          <w:rPr>
            <w:rFonts w:ascii="Arial" w:hAnsi="Arial" w:cs="Arial"/>
            <w:sz w:val="20"/>
            <w:szCs w:val="20"/>
          </w:rPr>
          <w:fldChar w:fldCharType="separate"/>
        </w:r>
        <w:r w:rsidR="00EF57E3" w:rsidRPr="00F44CA0">
          <w:rPr>
            <w:rFonts w:ascii="Arial" w:hAnsi="Arial" w:cs="Arial"/>
            <w:sz w:val="20"/>
            <w:vertAlign w:val="superscript"/>
          </w:rPr>
          <w:t>37</w:t>
        </w:r>
        <w:r w:rsidR="00EF57E3">
          <w:rPr>
            <w:rFonts w:ascii="Arial" w:hAnsi="Arial" w:cs="Arial"/>
            <w:sz w:val="20"/>
            <w:szCs w:val="20"/>
          </w:rPr>
          <w:fldChar w:fldCharType="end"/>
        </w:r>
      </w:ins>
      <w:ins w:id="401" w:author="Microsoft Office User" w:date="2024-11-01T13:00:00Z">
        <w:r w:rsidR="00A143DC">
          <w:rPr>
            <w:rFonts w:ascii="Arial" w:eastAsia="Times New Roman" w:hAnsi="Arial" w:cs="Arial"/>
            <w:sz w:val="20"/>
            <w:szCs w:val="20"/>
          </w:rPr>
          <w:t>, which could have multiple physiological effects</w:t>
        </w:r>
      </w:ins>
      <w:ins w:id="402" w:author="Microsoft Office User" w:date="2024-11-01T13:03:00Z">
        <w:r w:rsidR="00A143DC">
          <w:rPr>
            <w:rFonts w:ascii="Arial" w:eastAsia="Times New Roman" w:hAnsi="Arial" w:cs="Arial"/>
            <w:sz w:val="20"/>
            <w:szCs w:val="20"/>
          </w:rPr>
          <w:t xml:space="preserve"> on coral tissue</w:t>
        </w:r>
      </w:ins>
      <w:ins w:id="403" w:author="Microsoft Office User" w:date="2024-11-01T13:04:00Z">
        <w:r w:rsidR="00A143DC">
          <w:rPr>
            <w:rFonts w:ascii="Arial" w:eastAsia="Times New Roman" w:hAnsi="Arial" w:cs="Arial"/>
            <w:sz w:val="20"/>
            <w:szCs w:val="20"/>
          </w:rPr>
          <w:t>s (even those not in direct contact with CAMAs)</w:t>
        </w:r>
      </w:ins>
      <w:ins w:id="404" w:author="Microsoft Office User" w:date="2024-11-01T13:00:00Z">
        <w:r w:rsidR="00A143DC">
          <w:rPr>
            <w:rFonts w:ascii="Arial" w:eastAsia="Times New Roman" w:hAnsi="Arial" w:cs="Arial"/>
            <w:sz w:val="20"/>
            <w:szCs w:val="20"/>
          </w:rPr>
          <w:t>, including potentially influencing both growth rate and immunity.</w:t>
        </w:r>
      </w:ins>
      <w:ins w:id="405" w:author="Microsoft Office User" w:date="2024-11-01T12:57:00Z">
        <w:r w:rsidR="00A143DC">
          <w:rPr>
            <w:rFonts w:ascii="Arial" w:eastAsia="Times New Roman" w:hAnsi="Arial" w:cs="Arial"/>
            <w:sz w:val="20"/>
            <w:szCs w:val="20"/>
          </w:rPr>
          <w:t xml:space="preserve"> </w:t>
        </w:r>
      </w:ins>
      <w:del w:id="406" w:author="Microsoft Office User" w:date="2024-11-01T13:00:00Z">
        <w:r w:rsidRPr="00961490" w:rsidDel="00A143DC">
          <w:rPr>
            <w:rFonts w:ascii="Arial" w:eastAsia="Times New Roman" w:hAnsi="Arial" w:cs="Arial"/>
            <w:sz w:val="20"/>
            <w:szCs w:val="20"/>
          </w:rPr>
          <w:delText xml:space="preserve"> </w:delText>
        </w:r>
      </w:del>
      <w:r w:rsidRPr="00961490">
        <w:rPr>
          <w:rFonts w:ascii="Arial" w:eastAsia="Times New Roman" w:hAnsi="Arial" w:cs="Arial"/>
          <w:sz w:val="20"/>
          <w:szCs w:val="20"/>
        </w:rPr>
        <w:t xml:space="preserve">If representatives of </w:t>
      </w:r>
      <w:ins w:id="407" w:author="Microsoft Office User" w:date="2024-11-01T13:00:00Z">
        <w:r w:rsidR="00A143DC">
          <w:rPr>
            <w:rFonts w:ascii="Arial" w:eastAsia="Times New Roman" w:hAnsi="Arial" w:cs="Arial"/>
            <w:sz w:val="20"/>
            <w:szCs w:val="20"/>
          </w:rPr>
          <w:t xml:space="preserve">diverse </w:t>
        </w:r>
      </w:ins>
      <w:del w:id="408" w:author="Microsoft Office User" w:date="2024-11-01T13:00:00Z">
        <w:r w:rsidRPr="00961490" w:rsidDel="00A143DC">
          <w:rPr>
            <w:rFonts w:ascii="Arial" w:eastAsia="Times New Roman" w:hAnsi="Arial" w:cs="Arial"/>
            <w:sz w:val="20"/>
            <w:szCs w:val="20"/>
          </w:rPr>
          <w:delText xml:space="preserve">those different </w:delText>
        </w:r>
      </w:del>
      <w:r w:rsidRPr="00961490">
        <w:rPr>
          <w:rFonts w:ascii="Arial" w:eastAsia="Times New Roman" w:hAnsi="Arial" w:cs="Arial"/>
          <w:sz w:val="20"/>
          <w:szCs w:val="20"/>
        </w:rPr>
        <w:t xml:space="preserve">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ins w:id="409" w:author="Microsoft Office User" w:date="2024-11-01T13:00:00Z">
        <w:r w:rsidR="00A143DC">
          <w:rPr>
            <w:rFonts w:ascii="Arial" w:eastAsia="Times New Roman" w:hAnsi="Arial" w:cs="Arial"/>
            <w:sz w:val="20"/>
            <w:szCs w:val="20"/>
          </w:rPr>
          <w:t xml:space="preserve"> </w:t>
        </w:r>
      </w:ins>
    </w:p>
    <w:p w14:paraId="087F21B3" w14:textId="20317F3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mediate growth vs. disease resistance</w:t>
      </w:r>
      <w:del w:id="410" w:author="Microsoft Office User" w:date="2024-11-01T13:02:00Z">
        <w:r w:rsidRPr="00961490" w:rsidDel="00A143DC">
          <w:rPr>
            <w:rFonts w:ascii="Arial" w:eastAsia="Times New Roman" w:hAnsi="Arial" w:cs="Arial"/>
            <w:sz w:val="20"/>
            <w:szCs w:val="20"/>
          </w:rPr>
          <w:delText xml:space="preserve"> (defensive)</w:delText>
        </w:r>
      </w:del>
      <w:r w:rsidRPr="00961490">
        <w:rPr>
          <w:rFonts w:ascii="Arial" w:eastAsia="Times New Roman" w:hAnsi="Arial" w:cs="Arial"/>
          <w:sz w:val="20"/>
          <w:szCs w:val="20"/>
        </w:rPr>
        <w:t xml:space="preserve"> tradeoffs. While further manipulative studies are necessary to confirm this finding and determine the directionality of the relationship, evidence for this trend across the coral tree of life is compelling. </w:t>
      </w:r>
    </w:p>
    <w:p w14:paraId="7E70A7CE" w14:textId="3F80DF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{"citationID":"c71QApSo","properties":{"formattedCitation":"\\super 50,51\\nosupersub{}","plainCitation":"50,51","noteIndex":0},"citationItems":[{"id":1839,"uris":["http://zotero.org/groups/2769688/items/NWBQPNLP"],"itemData":{"id":1839,"type":"article-journal","abstract":"Although knowledge on the diseases affecting corals has been accumulating exponentially since the 2000s, even more effort is required to summarize and guide further investigation. Here, we used the Web of Science database to review 226 studies published, between 2000 and 2020, to identify the major geographic and taxonomic gaps in the literature, and propose future directions for the study of coral diseases. We classified the studies according to the ocean, ecoregion, coral species, disease types, approach (e.g., observational or experimental), and depth. In total, 22 types of diseases were reported for 165 coral species. Acropora spp. was the most studied taxa with 12 types of diseases and 8.2% of the records. Black band, white plague, white syndromes, skeletal eroding, dark spot, and yellow band were the six most common diseases, accounting together for 76.8% of the records. As expected, most studies were conducted in the Caribbean and Indo-Pacific (34.0% and 28.7%, respectively), but only in 44 of the 141 global ecoregions that harbour corals. Observational approaches were the most frequent (75.6% of the records), while experimental approaches accounted for 19.9% and were mainly done on Acropora. The vast majority of studies (</w:instrText>
      </w:r>
      <w:r w:rsidR="004817D1">
        <w:rPr>
          <w:rFonts w:ascii="Cambria Math" w:eastAsia="Times New Roman" w:hAnsi="Cambria Math" w:cs="Cambria Math"/>
          <w:sz w:val="20"/>
          <w:szCs w:val="20"/>
        </w:rPr>
        <w:instrText>∼</w:instrText>
      </w:r>
      <w:r w:rsidR="004817D1">
        <w:rPr>
          <w:rFonts w:ascii="Arial" w:eastAsia="Times New Roman" w:hAnsi="Arial" w:cs="Arial"/>
          <w:sz w:val="20"/>
          <w:szCs w:val="20"/>
        </w:rPr>
        <w:instrText xml:space="preserve">98%) were performed in shallow waters (&lt;30 m depth). We conclude that over the past two decades, coral diseases have been assessed on a very small fraction of coral species, in very few locations around the globe, and at a limited range of their depth distribution. While monitoring bleaching is mandatory for reef ecology and conservation, the ecoepidemiology of coral diseases deserves more space in the research agenda of reef ecosystems.","container-title":"Environmental Advances","DOI":"10.1016/j.envadv.2022.100231","ISSN":"2666-7657","journalAbbreviation":"Environmental Advances","language":"en","page":"100231","source":"ScienceDirect","title":"A global synthesis of the current knowledge on the taxonomic and geographic distribution of major coral diseases","volume":"8","author":[{"family":"Morais","given":"Juliano"},{"family":"Cardoso","given":"Aiara P. L. R"},{"family":"Santos","given":"Bráulio A."}],"issued":{"date-parts":[["2022",7,1]]}}},{"id":1670,"uris":["http://zotero.org/groups/2769688/items/97SA2FIN"],"itemData":{"id":1670,"type":"article-journal","abstract":"Diseases of tropical reef organisms is an intensive area of study, but despite significant advances in methodology and the global knowledge base, identifying the proximate causes of disease outbreaks remains difficult. The dynamics of infectious wildlife diseases are known to be influenced by shifting interactions among the host, pathogen, and other members of the microbiome, and a collective body of work clearly demonstrates that this is also the case for the main foundation species on reefs, corals. Yet, among wildlife, outbreaks of coral diseases stand out as being driven largely by a changing environment. These outbreaks contributed not only to significant losses of coral species but also to whole ecosystem regime shifts. Here we suggest that to better decipher the disease dynamics of corals, we must integrate more holistic and modern paradigms that consider multiple and variable interactions among the three major players in epizootics: the host, its associated microbiome, and the environment. In this perspective, we discuss how expanding the pathogen component of the classic host-pathogen-environment disease triad to incorporate shifts in the microbiome leading to dysbiosis provides a better model for understanding coral disease dynamics. We outline and discuss issues arising when evaluating each component of this trio and make suggestions for bridging gaps between them. We further suggest that to best tackle these challenges, researchers must adjust standard paradigms, like the classic one pathogen-one disease model, that, to date, have been ineffectual at uncovering many of the emergent properties of coral reef disease dynamics. Lastly, we make recommendations for ways forward in the fields of marine disease ecology and the future of coral reef conservation and restoration given these observations.","container-title":"Frontiers in Ecology and Evolution","ISSN":"2296-701X","source":"Frontiers","title":"Deciphering Coral Disease Dynamics: Integrating Host, Microbiome, and the Changing Environment","title-short":"Deciphering Coral Disease Dynamics","URL":"https://www.frontiersin.org/articles/10.3389/fevo.2020.575927","volume":"8","author":[{"family":"Vega Thurber","given":"Rebecca"},{"family":"Mydlarz","given":"Laura D."},{"family":"Brandt","given":"Marilyn"},{"family":"Harvell","given":"Drew"},{"family":"Weil","given":"Ernesto"},{"family":"Raymundo","given":"Laurie"},{"family":"Willis","given":"Bette L."},{"family":"Langevin","given":"Stan"},{"family":"Tracy","given":"Allison M."},{"family":"Littman","given":"Raechel"},{"family":"Kemp","given":"Keri M."},{"family":"Dawkins","given":"Phoebe"},{"family":"Prager","given":"Katherine C."},{"family":"Garren","given":"Melissa"},{"family":"Lamb","given":"Joleah"}],"accessed":{"date-parts":[["2022",7,12]]},"issued":{"date-parts":[["2020"]]}}}],"schema":"https://github.com/citation-style-language/schema/raw/master/csl-citation.json"} </w:instrText>
      </w:r>
      <w:r w:rsidR="00A32B03">
        <w:rPr>
          <w:rFonts w:ascii="Arial" w:eastAsia="Times New Roman" w:hAnsi="Arial" w:cs="Arial"/>
          <w:sz w:val="20"/>
          <w:szCs w:val="20"/>
        </w:rPr>
        <w:fldChar w:fldCharType="separate"/>
      </w:r>
      <w:r w:rsidR="004817D1" w:rsidRPr="004817D1">
        <w:rPr>
          <w:rFonts w:ascii="Arial" w:hAnsi="Arial" w:cs="Arial"/>
          <w:sz w:val="20"/>
          <w:vertAlign w:val="superscript"/>
        </w:rPr>
        <w:t>50,51</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ins w:id="411" w:author="Microsoft Office User" w:date="2024-10-28T15:41:00Z">
        <w:r w:rsidR="00133DAB">
          <w:rPr>
            <w:rFonts w:ascii="Arial" w:eastAsia="Times New Roman" w:hAnsi="Arial" w:cs="Arial"/>
            <w:sz w:val="20"/>
            <w:szCs w:val="20"/>
          </w:rPr>
          <w:t>I</w:t>
        </w:r>
      </w:ins>
      <w:ins w:id="412" w:author="Microsoft Office User" w:date="2024-10-28T15:42:00Z">
        <w:r w:rsidR="00133DAB">
          <w:rPr>
            <w:rFonts w:ascii="Arial" w:eastAsia="Times New Roman" w:hAnsi="Arial" w:cs="Arial"/>
            <w:sz w:val="20"/>
            <w:szCs w:val="20"/>
          </w:rPr>
          <w:t xml:space="preserve">t has even been suggested that </w:t>
        </w:r>
      </w:ins>
      <w:ins w:id="413" w:author="Microsoft Office User" w:date="2024-10-28T15:41:00Z">
        <w:r w:rsidR="00133DAB">
          <w:rPr>
            <w:rFonts w:ascii="Arial" w:eastAsia="Times New Roman" w:hAnsi="Arial" w:cs="Arial"/>
            <w:sz w:val="20"/>
            <w:szCs w:val="20"/>
          </w:rPr>
          <w:t>high dominance</w:t>
        </w:r>
      </w:ins>
      <w:ins w:id="414" w:author="Microsoft Office User" w:date="2024-10-28T15:42:00Z">
        <w:r w:rsidR="00133DAB">
          <w:rPr>
            <w:rFonts w:ascii="Arial" w:eastAsia="Times New Roman" w:hAnsi="Arial" w:cs="Arial"/>
            <w:sz w:val="20"/>
            <w:szCs w:val="20"/>
          </w:rPr>
          <w:t xml:space="preserve"> of one microbial taxon</w:t>
        </w:r>
      </w:ins>
      <w:ins w:id="415" w:author="Microsoft Office User" w:date="2024-10-28T15:47:00Z">
        <w:r w:rsidR="00133DAB">
          <w:rPr>
            <w:rFonts w:ascii="Arial" w:eastAsia="Times New Roman" w:hAnsi="Arial" w:cs="Arial"/>
            <w:sz w:val="20"/>
            <w:szCs w:val="20"/>
          </w:rPr>
          <w:t xml:space="preserve"> </w:t>
        </w:r>
      </w:ins>
      <w:ins w:id="416" w:author="Microsoft Office User" w:date="2024-10-28T15:46:00Z">
        <w:r w:rsidR="00133DAB">
          <w:rPr>
            <w:rFonts w:ascii="Arial" w:eastAsia="Times New Roman" w:hAnsi="Arial" w:cs="Arial"/>
            <w:sz w:val="20"/>
            <w:szCs w:val="20"/>
          </w:rPr>
          <w:t xml:space="preserve">in the coral microbiome </w:t>
        </w:r>
      </w:ins>
      <w:ins w:id="417" w:author="Microsoft Office User" w:date="2024-10-28T15:41:00Z">
        <w:r w:rsidR="00133DAB">
          <w:rPr>
            <w:rFonts w:ascii="Arial" w:eastAsia="Times New Roman" w:hAnsi="Arial" w:cs="Arial"/>
            <w:sz w:val="20"/>
            <w:szCs w:val="20"/>
          </w:rPr>
          <w:t xml:space="preserve">may </w:t>
        </w:r>
      </w:ins>
      <w:ins w:id="418" w:author="Microsoft Office User" w:date="2024-10-28T15:43:00Z">
        <w:r w:rsidR="00133DAB">
          <w:rPr>
            <w:rFonts w:ascii="Arial" w:eastAsia="Times New Roman" w:hAnsi="Arial" w:cs="Arial"/>
            <w:sz w:val="20"/>
            <w:szCs w:val="20"/>
          </w:rPr>
          <w:t xml:space="preserve">have a stabilizing effect </w:t>
        </w:r>
      </w:ins>
      <w:ins w:id="419" w:author="Microsoft Office User" w:date="2024-10-28T15:46:00Z">
        <w:r w:rsidR="00133DAB">
          <w:rPr>
            <w:rFonts w:ascii="Arial" w:eastAsia="Times New Roman" w:hAnsi="Arial" w:cs="Arial"/>
            <w:sz w:val="20"/>
            <w:szCs w:val="20"/>
          </w:rPr>
          <w:t xml:space="preserve">on the rest of </w:t>
        </w:r>
      </w:ins>
      <w:ins w:id="420" w:author="Microsoft Office User" w:date="2024-10-28T15:48:00Z">
        <w:r w:rsidR="00133DAB">
          <w:rPr>
            <w:rFonts w:ascii="Arial" w:eastAsia="Times New Roman" w:hAnsi="Arial" w:cs="Arial"/>
            <w:sz w:val="20"/>
            <w:szCs w:val="20"/>
          </w:rPr>
          <w:t xml:space="preserve">the </w:t>
        </w:r>
      </w:ins>
      <w:ins w:id="421" w:author="Microsoft Office User" w:date="2024-10-28T15:46:00Z">
        <w:r w:rsidR="00133DAB">
          <w:rPr>
            <w:rFonts w:ascii="Arial" w:eastAsia="Times New Roman" w:hAnsi="Arial" w:cs="Arial"/>
            <w:sz w:val="20"/>
            <w:szCs w:val="20"/>
          </w:rPr>
          <w:t>community</w:t>
        </w:r>
      </w:ins>
      <w:r w:rsidR="00133DAB">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{"citationID":"OsKaSXgh","properties":{"formattedCitation":"\\super 52\\nosupersub{}","plainCitation":"52","noteIndex":0},"citationItems":[{"id":2641,"uris":["http://zotero.org/groups/2769688/items/6FHAB459"],"itemData":{"id":2641,"type":"article-journal","abstract":"The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R."}],"issued":{"date-parts":[["2019",7,12]]}}}],"schema":"https://github.com/citation-style-language/schema/raw/master/csl-citation.json"} </w:instrText>
      </w:r>
      <w:r w:rsidR="00133DAB">
        <w:rPr>
          <w:rFonts w:ascii="Arial" w:eastAsia="Times New Roman" w:hAnsi="Arial" w:cs="Arial"/>
          <w:sz w:val="20"/>
          <w:szCs w:val="20"/>
        </w:rPr>
        <w:fldChar w:fldCharType="separate"/>
      </w:r>
      <w:r w:rsidR="004817D1" w:rsidRPr="004817D1">
        <w:rPr>
          <w:rFonts w:ascii="Arial" w:hAnsi="Arial" w:cs="Arial"/>
          <w:sz w:val="20"/>
          <w:vertAlign w:val="superscript"/>
        </w:rPr>
        <w:t>52</w:t>
      </w:r>
      <w:r w:rsidR="00133DAB">
        <w:rPr>
          <w:rFonts w:ascii="Arial" w:eastAsia="Times New Roman" w:hAnsi="Arial" w:cs="Arial"/>
          <w:sz w:val="20"/>
          <w:szCs w:val="20"/>
        </w:rPr>
        <w:fldChar w:fldCharType="end"/>
      </w:r>
      <w:ins w:id="422" w:author="Microsoft Office User" w:date="2024-10-28T15:47:00Z">
        <w:r w:rsidR="00133DAB">
          <w:rPr>
            <w:rFonts w:ascii="Arial" w:eastAsia="Times New Roman" w:hAnsi="Arial" w:cs="Arial"/>
            <w:sz w:val="20"/>
            <w:szCs w:val="20"/>
          </w:rPr>
          <w:t xml:space="preserve">, thereby </w:t>
        </w:r>
      </w:ins>
      <w:ins w:id="423" w:author="Microsoft Office User" w:date="2024-10-28T15:43:00Z">
        <w:r w:rsidR="00133DAB">
          <w:rPr>
            <w:rFonts w:ascii="Arial" w:eastAsia="Times New Roman" w:hAnsi="Arial" w:cs="Arial"/>
            <w:sz w:val="20"/>
            <w:szCs w:val="20"/>
          </w:rPr>
          <w:t>l</w:t>
        </w:r>
      </w:ins>
      <w:ins w:id="424" w:author="Microsoft Office User" w:date="2024-10-28T15:41:00Z">
        <w:r w:rsidR="00133DAB">
          <w:rPr>
            <w:rFonts w:ascii="Arial" w:eastAsia="Times New Roman" w:hAnsi="Arial" w:cs="Arial"/>
            <w:sz w:val="20"/>
            <w:szCs w:val="20"/>
          </w:rPr>
          <w:t>imit</w:t>
        </w:r>
      </w:ins>
      <w:ins w:id="425" w:author="Microsoft Office User" w:date="2024-10-28T15:47:00Z">
        <w:r w:rsidR="00133DAB">
          <w:rPr>
            <w:rFonts w:ascii="Arial" w:eastAsia="Times New Roman" w:hAnsi="Arial" w:cs="Arial"/>
            <w:sz w:val="20"/>
            <w:szCs w:val="20"/>
          </w:rPr>
          <w:t xml:space="preserve">ing </w:t>
        </w:r>
      </w:ins>
      <w:ins w:id="426" w:author="Microsoft Office User" w:date="2024-10-28T15:41:00Z">
        <w:r w:rsidR="00133DAB">
          <w:rPr>
            <w:rFonts w:ascii="Arial" w:eastAsia="Times New Roman" w:hAnsi="Arial" w:cs="Arial"/>
            <w:sz w:val="20"/>
            <w:szCs w:val="20"/>
          </w:rPr>
          <w:t xml:space="preserve">the </w:t>
        </w:r>
      </w:ins>
      <w:ins w:id="427" w:author="Microsoft Office User" w:date="2024-10-28T15:44:00Z">
        <w:r w:rsidR="00133DAB">
          <w:rPr>
            <w:rFonts w:ascii="Arial" w:eastAsia="Times New Roman" w:hAnsi="Arial" w:cs="Arial"/>
            <w:sz w:val="20"/>
            <w:szCs w:val="20"/>
          </w:rPr>
          <w:t xml:space="preserve">flexibility of the microbiome to </w:t>
        </w:r>
      </w:ins>
      <w:ins w:id="428" w:author="Microsoft Office User" w:date="2024-10-28T15:47:00Z">
        <w:r w:rsidR="00133DAB">
          <w:rPr>
            <w:rFonts w:ascii="Arial" w:eastAsia="Times New Roman" w:hAnsi="Arial" w:cs="Arial"/>
            <w:sz w:val="20"/>
            <w:szCs w:val="20"/>
          </w:rPr>
          <w:t>func</w:t>
        </w:r>
      </w:ins>
      <w:ins w:id="429" w:author="Microsoft Office User" w:date="2024-10-28T15:48:00Z">
        <w:r w:rsidR="00133DAB">
          <w:rPr>
            <w:rFonts w:ascii="Arial" w:eastAsia="Times New Roman" w:hAnsi="Arial" w:cs="Arial"/>
            <w:sz w:val="20"/>
            <w:szCs w:val="20"/>
          </w:rPr>
          <w:t>tionally adapt</w:t>
        </w:r>
      </w:ins>
      <w:ins w:id="430" w:author="Microsoft Office User" w:date="2024-10-28T15:44:00Z">
        <w:r w:rsidR="00133DAB">
          <w:rPr>
            <w:rFonts w:ascii="Arial" w:eastAsia="Times New Roman" w:hAnsi="Arial" w:cs="Arial"/>
            <w:sz w:val="20"/>
            <w:szCs w:val="20"/>
          </w:rPr>
          <w:t xml:space="preserve"> </w:t>
        </w:r>
      </w:ins>
      <w:ins w:id="431" w:author="Microsoft Office User" w:date="2024-10-28T15:48:00Z">
        <w:r w:rsidR="00133DAB">
          <w:rPr>
            <w:rFonts w:ascii="Arial" w:eastAsia="Times New Roman" w:hAnsi="Arial" w:cs="Arial"/>
            <w:sz w:val="20"/>
            <w:szCs w:val="20"/>
          </w:rPr>
          <w:t xml:space="preserve">through restructuring </w:t>
        </w:r>
      </w:ins>
      <w:ins w:id="432" w:author="Microsoft Office User" w:date="2024-10-28T15:45:00Z">
        <w:r w:rsidR="00133DAB">
          <w:rPr>
            <w:rFonts w:ascii="Arial" w:eastAsia="Times New Roman" w:hAnsi="Arial" w:cs="Arial"/>
            <w:sz w:val="20"/>
            <w:szCs w:val="20"/>
          </w:rPr>
          <w:t>when exposed to environmental stressors</w:t>
        </w:r>
      </w:ins>
      <w:r w:rsidR="004730E9">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{"citationID":"sgOzXcsA","properties":{"formattedCitation":"\\super 53\\nosupersub{}","plainCitation":"53","noteIndex":0},"citationItems":[{"id":2637,"uris":["http://zotero.org/groups/2769688/items/VRYN77EI"],"itemData":{"id":2637,"type":"article-journal","abstract":"Animals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instrText>
      </w:r>
      <w:r w:rsidR="004730E9">
        <w:rPr>
          <w:rFonts w:ascii="Arial" w:eastAsia="Times New Roman" w:hAnsi="Arial" w:cs="Arial"/>
          <w:sz w:val="20"/>
          <w:szCs w:val="20"/>
        </w:rPr>
        <w:fldChar w:fldCharType="separate"/>
      </w:r>
      <w:r w:rsidR="004817D1" w:rsidRPr="004817D1">
        <w:rPr>
          <w:rFonts w:ascii="Arial" w:hAnsi="Arial" w:cs="Arial"/>
          <w:sz w:val="20"/>
          <w:vertAlign w:val="superscript"/>
        </w:rPr>
        <w:t>53</w:t>
      </w:r>
      <w:r w:rsidR="004730E9">
        <w:rPr>
          <w:rFonts w:ascii="Arial" w:eastAsia="Times New Roman" w:hAnsi="Arial" w:cs="Arial"/>
          <w:sz w:val="20"/>
          <w:szCs w:val="20"/>
        </w:rPr>
        <w:fldChar w:fldCharType="end"/>
      </w:r>
      <w:ins w:id="433" w:author="Microsoft Office User" w:date="2024-10-28T15:43:00Z">
        <w:r w:rsidR="00133DAB">
          <w:rPr>
            <w:rFonts w:ascii="Arial" w:eastAsia="Times New Roman" w:hAnsi="Arial" w:cs="Arial"/>
            <w:sz w:val="20"/>
            <w:szCs w:val="20"/>
          </w:rPr>
          <w:t>.</w:t>
        </w:r>
      </w:ins>
    </w:p>
    <w:p w14:paraId="2D9CAB3F" w14:textId="35772C68"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{"citationID":"TqtFiuVz","properties":{"formattedCitation":"\\super 54\\nosupersub{}","plainCitation":"54","noteIndex":0},"citationItems":[{"id":1831,"uris":["http://zotero.org/groups/2769688/items/CTDZX3JD"],"itemData":{"id":1831,"type":"article-journal","container-title":"Marine Biology","issue":"4","note":"publisher: Springer","page":"1–18","source":"Google Scholar","title":"Microbial indicators as a diagnostic tool for assessing water quality and climate stress in coral reef ecosystems","volume":"164","author":[{"family":"Glasl","given":"Bettina"},{"family":"Webster","given":"Nicole S."},{"family":"Bourne","given":"David G."}],"issued":{"date-parts":[["2017"]]}}}],"schema":"https://github.com/citation-style-language/schema/raw/master/csl-citation.json"} </w:instrText>
      </w:r>
      <w:r w:rsidR="00A32B03">
        <w:rPr>
          <w:rFonts w:ascii="Arial" w:eastAsia="Times New Roman" w:hAnsi="Arial" w:cs="Arial"/>
          <w:sz w:val="20"/>
          <w:szCs w:val="20"/>
        </w:rPr>
        <w:fldChar w:fldCharType="separate"/>
      </w:r>
      <w:r w:rsidR="004817D1" w:rsidRPr="004817D1">
        <w:rPr>
          <w:rFonts w:ascii="Arial" w:hAnsi="Arial" w:cs="Arial"/>
          <w:sz w:val="20"/>
          <w:vertAlign w:val="superscript"/>
        </w:rPr>
        <w:t>54</w:t>
      </w:r>
      <w:r w:rsidR="00A32B03">
        <w:rPr>
          <w:rFonts w:ascii="Arial" w:eastAsia="Times New Roman" w:hAnsi="Arial" w:cs="Arial"/>
          <w:sz w:val="20"/>
          <w:szCs w:val="20"/>
        </w:rPr>
        <w:fldChar w:fldCharType="end"/>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corals may further represent strong candidates for microbiome </w:t>
      </w:r>
      <w:r w:rsidRPr="00961490">
        <w:rPr>
          <w:rFonts w:ascii="Arial" w:eastAsia="Times New Roman" w:hAnsi="Arial" w:cs="Arial"/>
          <w:sz w:val="20"/>
          <w:szCs w:val="20"/>
        </w:rPr>
        <w:lastRenderedPageBreak/>
        <w:t>engineering (e.g., human-assisted manipulation of host-associated microbes</w:t>
      </w:r>
      <w:r w:rsidR="00A32B03">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{"citationID":"cEoUrwA2","properties":{"formattedCitation":"\\super 55\\nosupersub{}","plainCitation":"55","noteIndex":0},"citationItems":[{"id":63,"uris":["http://zotero.org/users/5951735/items/PMV83AYZ"],"itemData":{"id":63,"type":"article-journal","container-title":"Frontiers in Ecology and the Environment","DOI":"10.1002/fee.2001","ISSN":"1540-9295, 1540-9309","issue":"2","journalAbbreviation":"Front Ecol Environ","language":"en","page":"100-108","source":"DOI.org (Crossref)","title":"Microbiome engineering: enhancing climate resilience in corals","title-short":"Microbiome engineering","volume":"17","author":[{"family":"Epstein","given":"Hannah E"},{"family":"Smith","given":"Hillary A"},{"family":"Torda","given":"Gergely"},{"family":"Oppen","given":"Madeleine JH"}],"issued":{"date-parts":[["2019",3]]}}}],"schema":"https://github.com/citation-style-language/schema/raw/master/csl-citation.json"} </w:instrText>
      </w:r>
      <w:r w:rsidR="00A32B03">
        <w:rPr>
          <w:rFonts w:ascii="Arial" w:eastAsia="Times New Roman" w:hAnsi="Arial" w:cs="Arial"/>
          <w:sz w:val="20"/>
          <w:szCs w:val="20"/>
        </w:rPr>
        <w:fldChar w:fldCharType="separate"/>
      </w:r>
      <w:r w:rsidR="004817D1" w:rsidRPr="004817D1">
        <w:rPr>
          <w:rFonts w:ascii="Arial" w:hAnsi="Arial" w:cs="Arial"/>
          <w:sz w:val="20"/>
          <w:vertAlign w:val="superscript"/>
        </w:rPr>
        <w:t>55</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or the application of probiotics</w:t>
      </w:r>
      <w:r w:rsidR="00A32B03">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{"citationID":"mgrk7CCS","properties":{"formattedCitation":"\\super 14,56\\nosupersub{}","plainCitation":"14,56","noteIndex":0},"citationItems":[{"id":1799,"uris":["http://zotero.org/groups/2769688/items/SMX32XZZ"],"itemData":{"id":1799,"type":"article-journal","abstract":"Although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S."}],"issued":{"date-parts":[["2019",4]]}}},{"id":88,"uris":["http://zotero.org/users/5951735/items/A53MUWJQ"],"itemData":{"id":88,"type":"article-journal","abstract":"Emerging diseases have been responsible for the death of about 30% of corals worldwide during the last 30 years. Coral biologists have predicted that by 2050 most of the world’s coral reefs will be destroyed. This prediction is based on the assumption that corals can not adapt rapidly enough to environmental stress-related conditions and emerging diseases. Our recent studies of the Vibrio shiloi/Oculina patagonica model system of the coral bleaching disease indicate that corals can indeed adapt rapidly to changing environmental conditions by altering their population of symbiotic bacteria. These studies have led us to propose the Coral Probiotic Hypothesis. This hypothesis posits that a dynamic relationship exists between symbiotic microorganisms and environmental conditions which brings about the selection of the most advantageous coral holobiont. Changing their microbial partners would allow the corals to adapt to changing environmental conditions more rapidly (days to weeks) than via mutation and selection (many years). An important outcome of the Probiotic Hypothesis would be development of resistance of the coral holobiont to diseases. The following evidence supports this hypothesis: (i) Corals contain a large and diverse bacterial population associated with their mucus and tissues; (ii) the coral-associated bacterial population undergoes a rapid change when environmental conditions are altered; and (iii) although lacking an adaptive immune system (no antibodies), corals can develop resistance to pathogens. The Coral Probiotic Hypothesis may help explain the evolutionary success of corals and moderate the predictions of their demise.","container-title":"Environmental Microbiology","DOI":"10.1111/j.1462-2920.2006.01148.x","ISSN":"1462-2912, 1462-2920","issue":"12","journalAbbreviation":"Environ Microbiol","language":"en","page":"2068-2073","source":"DOI.org (Crossref)","title":"The Coral Probiotic Hypothesis","volume":"8","author":[{"family":"Reshef","given":"Leah"},{"family":"Koren","given":"Omry"},{"family":"Loya","given":"Yossi"},{"family":"Zilber-Rosenberg","given":"Ilana"},{"family":"Rosenberg","given":"Eugene"}],"issued":{"date-parts":[["2006",12]]}}}],"schema":"https://github.com/citation-style-language/schema/raw/master/csl-citation.json"} </w:instrText>
      </w:r>
      <w:r w:rsidR="00A32B03">
        <w:rPr>
          <w:rFonts w:ascii="Arial" w:eastAsia="Times New Roman" w:hAnsi="Arial" w:cs="Arial"/>
          <w:sz w:val="20"/>
          <w:szCs w:val="20"/>
        </w:rPr>
        <w:fldChar w:fldCharType="separate"/>
      </w:r>
      <w:r w:rsidR="004817D1" w:rsidRPr="004817D1">
        <w:rPr>
          <w:rFonts w:ascii="Arial" w:hAnsi="Arial" w:cs="Arial"/>
          <w:sz w:val="20"/>
          <w:vertAlign w:val="superscript"/>
        </w:rPr>
        <w:t>14,56</w:t>
      </w:r>
      <w:r w:rsidR="00A32B03">
        <w:rPr>
          <w:rFonts w:ascii="Arial" w:eastAsia="Times New Roman" w:hAnsi="Arial" w:cs="Arial"/>
          <w:sz w:val="20"/>
          <w:szCs w:val="20"/>
        </w:rPr>
        <w:fldChar w:fldCharType="end"/>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r w:rsidR="00993F13">
        <w:rPr>
          <w:rFonts w:ascii="Arial" w:eastAsia="Times New Roman" w:hAnsi="Arial" w:cs="Arial"/>
          <w:sz w:val="20"/>
          <w:szCs w:val="20"/>
        </w:rPr>
        <w:t>S</w:t>
      </w:r>
      <w:r w:rsidRPr="00961490">
        <w:rPr>
          <w:rFonts w:ascii="Arial" w:eastAsia="Times New Roman" w:hAnsi="Arial" w:cs="Arial"/>
          <w:sz w:val="20"/>
          <w:szCs w:val="20"/>
        </w:rPr>
        <w:t>cleractinian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618E6BD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estern Australia that were used in a previous study by Pollock and co-authors</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{"citationID":"4Bn6ZRSv","properties":{"formattedCitation":"\\super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scleractinian coral and outgroup samples were used in the present study (Supplementary Data Table 1a). These comprise 132 species and 64 genera of corals originating from 42 reefs spanning the Pacific, Indian, and Atlantic oceans.</w:t>
      </w:r>
      <w:r w:rsidR="00E227EE">
        <w:rPr>
          <w:rFonts w:ascii="Arial" w:eastAsia="Times New Roman" w:hAnsi="Arial" w:cs="Arial"/>
          <w:sz w:val="20"/>
          <w:szCs w:val="20"/>
        </w:rPr>
        <w:t xml:space="preserve"> </w:t>
      </w:r>
      <w:r w:rsidR="00E227EE">
        <w:rPr>
          <w:rFonts w:ascii="Arial" w:hAnsi="Arial" w:cs="Arial"/>
          <w:color w:val="000000"/>
          <w:sz w:val="20"/>
          <w:szCs w:val="20"/>
        </w:rPr>
        <w:t xml:space="preserve">Excluding outgroups, these data included an average of </w:t>
      </w:r>
      <w:r w:rsidR="00E227EE" w:rsidRPr="00C64009">
        <w:rPr>
          <w:rFonts w:ascii="Arial" w:eastAsia="Times New Roman" w:hAnsi="Arial" w:cs="Arial"/>
          <w:sz w:val="20"/>
          <w:szCs w:val="20"/>
        </w:rPr>
        <w:t xml:space="preserve">22.3 </w:t>
      </w:r>
      <w:r w:rsidR="00E227EE" w:rsidRPr="00C64009">
        <w:rPr>
          <w:rFonts w:ascii="Arial" w:hAnsi="Arial" w:cs="Arial"/>
          <w:color w:val="000000"/>
          <w:sz w:val="20"/>
          <w:szCs w:val="20"/>
        </w:rPr>
        <w:t>± 3.3</w:t>
      </w:r>
      <w:r w:rsidR="00E227EE">
        <w:rPr>
          <w:rFonts w:ascii="Arial" w:hAnsi="Arial" w:cs="Arial"/>
          <w:color w:val="000000"/>
          <w:sz w:val="20"/>
          <w:szCs w:val="20"/>
        </w:rPr>
        <w:t xml:space="preserve"> samples per genus, with a minimum of n of 2 in the genus </w:t>
      </w:r>
      <w:r w:rsidR="00E227EE" w:rsidRPr="00C64009">
        <w:rPr>
          <w:rFonts w:ascii="Arial" w:hAnsi="Arial" w:cs="Arial"/>
          <w:i/>
          <w:iCs/>
          <w:color w:val="000000"/>
          <w:sz w:val="20"/>
          <w:szCs w:val="20"/>
        </w:rPr>
        <w:t>Lithophyllon</w:t>
      </w:r>
      <w:r w:rsidR="00E227EE">
        <w:rPr>
          <w:rFonts w:ascii="Arial" w:hAnsi="Arial" w:cs="Arial"/>
          <w:color w:val="000000"/>
          <w:sz w:val="20"/>
          <w:szCs w:val="20"/>
        </w:rPr>
        <w:t xml:space="preserve"> (Supplementary Data Table 1a, d).</w:t>
      </w:r>
    </w:p>
    <w:p w14:paraId="20A1B39B" w14:textId="0A7CFE1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{"citationID":"5i8tGA0z","properties":{"formattedCitation":"\\super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are compatible with samples processed for the Earth Microbiome Project</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{"citationID":"VzBTbrhD","properties":{"formattedCitation":"\\super 57\\nosupersub{}","plainCitation":"57","noteIndex":0},"citationItems":[{"id":656,"uris":["http://zotero.org/users/5951735/items/VPIIKRUS"],"itemData":{"id":656,"type":"article-journal","container-title":"Nature","DOI":"10.1038/nature24621","ISSN":"0028-0836,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57</w:t>
      </w:r>
      <w:r w:rsidR="00DA6924">
        <w:rPr>
          <w:rFonts w:ascii="Arial" w:eastAsia="Times New Roman" w:hAnsi="Arial" w:cs="Arial"/>
          <w:sz w:val="20"/>
          <w:szCs w:val="20"/>
        </w:rPr>
        <w:fldChar w:fldCharType="end"/>
      </w:r>
      <w:r w:rsidRPr="00961490">
        <w:rPr>
          <w:rFonts w:ascii="Arial" w:eastAsia="Times New Roman" w:hAnsi="Arial" w:cs="Arial"/>
          <w:sz w:val="20"/>
          <w:szCs w:val="20"/>
        </w:rPr>
        <w:t>.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WhirlPaks (Nasco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PowerSoil DNA Isolation kit (MoBio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non-scleractinian Anthozoans were also opportunistically collected and stored similarly, including healthy samples of the genera </w:t>
      </w:r>
      <w:r w:rsidRPr="00961490">
        <w:rPr>
          <w:rFonts w:ascii="Arial" w:eastAsia="Times New Roman" w:hAnsi="Arial" w:cs="Arial"/>
          <w:i/>
          <w:sz w:val="20"/>
          <w:szCs w:val="20"/>
        </w:rPr>
        <w:t xml:space="preserve">Millepora </w:t>
      </w:r>
      <w:r w:rsidRPr="00961490">
        <w:rPr>
          <w:rFonts w:ascii="Arial" w:eastAsia="Times New Roman" w:hAnsi="Arial" w:cs="Arial"/>
          <w:sz w:val="20"/>
          <w:szCs w:val="20"/>
        </w:rPr>
        <w:t xml:space="preserve">(hydrozoan fire coral), </w:t>
      </w:r>
      <w:r w:rsidRPr="00961490">
        <w:rPr>
          <w:rFonts w:ascii="Arial" w:eastAsia="Times New Roman" w:hAnsi="Arial" w:cs="Arial"/>
          <w:i/>
          <w:sz w:val="20"/>
          <w:szCs w:val="20"/>
        </w:rPr>
        <w:t xml:space="preserve">Palythoa </w:t>
      </w:r>
      <w:r w:rsidRPr="00961490">
        <w:rPr>
          <w:rFonts w:ascii="Arial" w:eastAsia="Times New Roman" w:hAnsi="Arial" w:cs="Arial"/>
          <w:sz w:val="20"/>
          <w:szCs w:val="20"/>
        </w:rPr>
        <w:t xml:space="preserve">(zoanthid), </w:t>
      </w:r>
      <w:r w:rsidRPr="00961490">
        <w:rPr>
          <w:rFonts w:ascii="Arial" w:eastAsia="Times New Roman" w:hAnsi="Arial" w:cs="Arial"/>
          <w:i/>
          <w:sz w:val="20"/>
          <w:szCs w:val="20"/>
        </w:rPr>
        <w:t xml:space="preserve">Heliopora </w:t>
      </w:r>
      <w:r w:rsidRPr="00961490">
        <w:rPr>
          <w:rFonts w:ascii="Arial" w:eastAsia="Times New Roman" w:hAnsi="Arial" w:cs="Arial"/>
          <w:sz w:val="20"/>
          <w:szCs w:val="20"/>
        </w:rPr>
        <w:t xml:space="preserve">(blue coral), </w:t>
      </w:r>
      <w:r w:rsidRPr="00961490">
        <w:rPr>
          <w:rFonts w:ascii="Arial" w:eastAsia="Times New Roman" w:hAnsi="Arial" w:cs="Arial"/>
          <w:i/>
          <w:sz w:val="20"/>
          <w:szCs w:val="20"/>
        </w:rPr>
        <w:t xml:space="preserve">Tubipora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r w:rsidRPr="00961490">
        <w:rPr>
          <w:rFonts w:ascii="Arial" w:eastAsia="Times New Roman" w:hAnsi="Arial" w:cs="Arial"/>
          <w:i/>
          <w:sz w:val="20"/>
          <w:szCs w:val="20"/>
        </w:rPr>
        <w:t xml:space="preserve">Lobophytum </w:t>
      </w:r>
      <w:r w:rsidRPr="00961490">
        <w:rPr>
          <w:rFonts w:ascii="Arial" w:eastAsia="Times New Roman" w:hAnsi="Arial" w:cs="Arial"/>
          <w:sz w:val="20"/>
          <w:szCs w:val="20"/>
        </w:rPr>
        <w:t xml:space="preserve">(soft corals). </w:t>
      </w:r>
    </w:p>
    <w:p w14:paraId="5D6AE7AF" w14:textId="40A6752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961490">
        <w:rPr>
          <w:rFonts w:ascii="Arial" w:eastAsia="Times New Roman" w:hAnsi="Arial" w:cs="Arial"/>
          <w:color w:val="222222"/>
          <w:sz w:val="20"/>
          <w:szCs w:val="20"/>
          <w:highlight w:val="white"/>
        </w:rPr>
        <w:t>15F</w:t>
      </w:r>
      <w:r w:rsidR="00DA6924">
        <w:rPr>
          <w:rFonts w:ascii="Arial" w:eastAsia="Times New Roman" w:hAnsi="Arial" w:cs="Arial"/>
          <w:color w:val="222222"/>
          <w:sz w:val="20"/>
          <w:szCs w:val="20"/>
          <w:highlight w:val="white"/>
        </w:rPr>
        <w:fldChar w:fldCharType="begin"/>
      </w:r>
      <w:r w:rsidR="004817D1">
        <w:rPr>
          <w:rFonts w:ascii="Arial" w:eastAsia="Times New Roman" w:hAnsi="Arial" w:cs="Arial"/>
          <w:color w:val="222222"/>
          <w:sz w:val="20"/>
          <w:szCs w:val="20"/>
          <w:highlight w:val="white"/>
        </w:rPr>
        <w:instrText xml:space="preserve"> ADDIN ZOTERO_ITEM CSL_CITATION {"citationID":"y3F4tVUc","properties":{"formattedCitation":"\\super 58\\nosupersub{}","plainCitation":"58","noteIndex":0},"citationItems":[{"id":645,"uris":["http://zotero.org/users/5951735/items/A6GHDKZC"],"itemData":{"id":645,"type":"article-journal","abstract":"Microbial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4817D1">
        <w:rPr>
          <w:rFonts w:ascii="Cambria Math" w:eastAsia="Times New Roman" w:hAnsi="Cambria Math" w:cs="Cambria Math"/>
          <w:color w:val="222222"/>
          <w:sz w:val="20"/>
          <w:szCs w:val="20"/>
          <w:highlight w:val="white"/>
        </w:rPr>
        <w:instrText>∼</w:instrText>
      </w:r>
      <w:r w:rsidR="004817D1">
        <w:rPr>
          <w:rFonts w:ascii="Arial" w:eastAsia="Times New Roman" w:hAnsi="Arial" w:cs="Arial"/>
          <w:color w:val="222222"/>
          <w:sz w:val="20"/>
          <w:szCs w:val="20"/>
          <w:highlight w:val="white"/>
        </w:rPr>
        <w:instrText xml:space="preserve"> 0.5). Unexpectedly, biases with 515F-Y/806R against SAR11 in field samples (</w:instrText>
      </w:r>
      <w:r w:rsidR="004817D1">
        <w:rPr>
          <w:rFonts w:ascii="Cambria Math" w:eastAsia="Times New Roman" w:hAnsi="Cambria Math" w:cs="Cambria Math"/>
          <w:color w:val="222222"/>
          <w:sz w:val="20"/>
          <w:szCs w:val="20"/>
          <w:highlight w:val="white"/>
        </w:rPr>
        <w:instrText>∼</w:instrText>
      </w:r>
      <w:r w:rsidR="004817D1">
        <w:rPr>
          <w:rFonts w:ascii="Arial" w:eastAsia="Times New Roman" w:hAnsi="Arial" w:cs="Arial"/>
          <w:color w:val="222222"/>
          <w:sz w:val="20"/>
          <w:szCs w:val="20"/>
          <w:highlight w:val="white"/>
        </w:rPr>
        <w:instrText>4–10-fold) were stronger than in mock communities (</w:instrText>
      </w:r>
      <w:r w:rsidR="004817D1">
        <w:rPr>
          <w:rFonts w:ascii="Cambria Math" w:eastAsia="Times New Roman" w:hAnsi="Cambria Math" w:cs="Cambria Math"/>
          <w:color w:val="222222"/>
          <w:sz w:val="20"/>
          <w:szCs w:val="20"/>
          <w:highlight w:val="white"/>
        </w:rPr>
        <w:instrText>∼</w:instrText>
      </w:r>
      <w:r w:rsidR="004817D1">
        <w:rPr>
          <w:rFonts w:ascii="Arial" w:eastAsia="Times New Roman" w:hAnsi="Arial" w:cs="Arial"/>
          <w:color w:val="222222"/>
          <w:sz w:val="20"/>
          <w:szCs w:val="20"/>
          <w:highlight w:val="white"/>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4817D1">
        <w:rPr>
          <w:rFonts w:ascii="Cambria Math" w:eastAsia="Times New Roman" w:hAnsi="Cambria Math" w:cs="Cambria Math"/>
          <w:color w:val="222222"/>
          <w:sz w:val="20"/>
          <w:szCs w:val="20"/>
          <w:highlight w:val="white"/>
        </w:rPr>
        <w:instrText>∼</w:instrText>
      </w:r>
      <w:r w:rsidR="004817D1">
        <w:rPr>
          <w:rFonts w:ascii="Arial" w:eastAsia="Times New Roman" w:hAnsi="Arial" w:cs="Arial"/>
          <w:color w:val="222222"/>
          <w:sz w:val="20"/>
          <w:szCs w:val="20"/>
          <w:highlight w:val="white"/>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Microbiology","DOI":"10.1111/1462-2920.13023","ISSN":"1462-2920","issue":"5","language":"en","license":"© 2015 Society for Applied Microbiology and John Wiley &amp; Sons Ltd","note":"_eprint: https://sfamjournals.onlinelibrary.wiley.com/doi/pdf/10.1111/1462-2920.13023","page":"1403-1414","source":"Wiley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4817D1" w:rsidRPr="004817D1">
        <w:rPr>
          <w:rFonts w:ascii="Arial" w:hAnsi="Arial" w:cs="Arial"/>
          <w:color w:val="000000"/>
          <w:sz w:val="20"/>
          <w:vertAlign w:val="superscript"/>
        </w:rPr>
        <w:t>58</w:t>
      </w:r>
      <w:r w:rsidR="00DA6924">
        <w:rPr>
          <w:rFonts w:ascii="Arial" w:eastAsia="Times New Roman" w:hAnsi="Arial" w:cs="Arial"/>
          <w:color w:val="222222"/>
          <w:sz w:val="20"/>
          <w:szCs w:val="20"/>
          <w:highlight w:val="white"/>
        </w:rPr>
        <w:fldChar w:fldCharType="end"/>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TCG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Pr>
          <w:rFonts w:ascii="Arial" w:eastAsia="Times New Roman" w:hAnsi="Arial" w:cs="Arial"/>
          <w:color w:val="222222"/>
          <w:sz w:val="20"/>
          <w:szCs w:val="20"/>
          <w:highlight w:val="white"/>
        </w:rPr>
        <w:fldChar w:fldCharType="begin"/>
      </w:r>
      <w:r w:rsidR="004817D1">
        <w:rPr>
          <w:rFonts w:ascii="Arial" w:eastAsia="Times New Roman" w:hAnsi="Arial" w:cs="Arial"/>
          <w:color w:val="222222"/>
          <w:sz w:val="20"/>
          <w:szCs w:val="20"/>
          <w:highlight w:val="white"/>
        </w:rPr>
        <w:instrText xml:space="preserve"> ADDIN ZOTERO_ITEM CSL_CITATION {"citationID":"1Btb1NVN","properties":{"formattedCitation":"\\super 59\\nosupersub{}","plainCitation":"59","noteIndex":0},"citationItems":[{"id":649,"uris":["http://zotero.org/users/5951735/items/8AHWGNVY"],"itemData":{"id":649,"type":"article-journal","abstract":"High-throughput sequencing of small subunit ribosomal RNA (SSU rRNA) genes from marine environments is a widely applied method used to uncover the composition of microbial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comprised 0.3 to 3.9% of sequences with the original primers and 17.5 to 30.5% of the sequences with the revised 806R primer. Furthermore, an investigation of seawater obtained from aquaria revealed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detection of the globally abundant SAR11 clade in marine and lake environments, and enable inclusion of this important bacterial lineage in experimental and environmental-based studies.","container-title":"Aquatic Microbial Ecology","DOI":"10.3354/ame01753","ISSN":"0948-3055, 1616-1564","issue":"2","language":"en","page":"129-137","source":"www.int-res.com","title":"Minor revision to V4 region SSU rRNA 806R gene primer greatly increases detection of SAR11 bacterioplankton","volume":"75","author":[{"family":"Apprill","given":"Amy"},{"family":"McNally","given":"Sean"},{"family":"Parsons","given":"Rachel"},{"family":"Weber","given":"Laura"}],"issued":{"date-parts":[["2015",6,4]]}}}],"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4817D1" w:rsidRPr="004817D1">
        <w:rPr>
          <w:rFonts w:ascii="Arial" w:hAnsi="Arial" w:cs="Arial"/>
          <w:color w:val="000000"/>
          <w:sz w:val="20"/>
          <w:vertAlign w:val="superscript"/>
        </w:rPr>
        <w:t>59</w:t>
      </w:r>
      <w:r w:rsidR="00DA6924">
        <w:rPr>
          <w:rFonts w:ascii="Arial" w:eastAsia="Times New Roman" w:hAnsi="Arial" w:cs="Arial"/>
          <w:color w:val="222222"/>
          <w:sz w:val="20"/>
          <w:szCs w:val="20"/>
          <w:highlight w:val="white"/>
        </w:rPr>
        <w:fldChar w:fldCharType="end"/>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{"citationID":"3HWGi8Mp","properties":{"formattedCitation":"\\super 57\\nosupersub{}","plainCitation":"57","noteIndex":0},"citationItems":[{"id":656,"uris":["http://zotero.org/users/5951735/items/VPIIKRUS"],"itemData":{"id":656,"type":"article-journal","container-title":"Nature","DOI":"10.1038/nature24621","ISSN":"0028-0836,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57</w:t>
      </w:r>
      <w:r w:rsidR="00DA6924">
        <w:rPr>
          <w:rFonts w:ascii="Arial" w:eastAsia="Times New Roman" w:hAnsi="Arial" w:cs="Arial"/>
          <w:sz w:val="20"/>
          <w:szCs w:val="20"/>
        </w:rPr>
        <w:fldChar w:fldCharType="end"/>
      </w:r>
      <w:r w:rsidRPr="00961490">
        <w:rPr>
          <w:rFonts w:ascii="Arial" w:eastAsia="Times New Roman" w:hAnsi="Arial" w:cs="Arial"/>
          <w:sz w:val="20"/>
          <w:szCs w:val="20"/>
        </w:rPr>
        <w:t>. All raw sequencing data and associated metadata for the samples used in this study are available on Qiita (qiita.ucsd.edu) under project ID 10895, prep ID 3439.</w:t>
      </w:r>
    </w:p>
    <w:p w14:paraId="671BD1D4" w14:textId="0F7C13E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{"citationID":"Qznv4P0H","properties":{"formattedCitation":"\\super 60\\nosupersub{}","plainCitation":"60","noteIndex":0},"citationItems":[{"id":1215,"uris":["http://zotero.org/groups/2769688/items/8U4P3I3P"],"itemData":{"id":1215,"type":"article-journal","abstract":"Multi-omic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using the standard EMP workflow. Briefly, sequences were demultiplexed based on 12bp Golay barcodes using “split_libraries” with default parameters in </w:t>
      </w:r>
      <w:r w:rsidRPr="00961490">
        <w:rPr>
          <w:rFonts w:ascii="Arial" w:eastAsia="Times New Roman" w:hAnsi="Arial" w:cs="Arial"/>
          <w:sz w:val="20"/>
          <w:szCs w:val="20"/>
        </w:rPr>
        <w:lastRenderedPageBreak/>
        <w:t>QIIME1.9.1</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{"citationID":"9ReI5NEY","properties":{"formattedCitation":"\\super 61\\nosupersub{}","plainCitation":"61","noteIndex":0},"citationItems":[{"id":1632,"uris":["http://zotero.org/groups/2769688/items/KIXXMBDZ"],"itemData":{"id":1632,"type":"article-journal","container-title":"Nature Methods","DOI":"10.1038/nmeth.f.303","ISSN":"1548-7105","issue":"5","journalAbbreviation":"Nat Methods","language":"en","license":"2010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{"citationID":"CKfqZUSC","properties":{"formattedCitation":"\\super 62\\nosupersub{}","plainCitation":"62","noteIndex":0},"citationItems":[{"id":1637,"uris":["http://zotero.org/groups/2769688/items/X4A6XRDH"],"itemData":{"id":1637,"type":"article-journal","abstract":"High-throughput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62</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default parameters. The resulting biom and taxonomy tables were obtained from Qiita (CRC32 id: 8817b8b8 and CRC32 id: ac925c85) and processed using a customized QIIME2 v. 2020.8.0</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{"citationID":"jXuYPD9v","properties":{"formattedCitation":"\\super 63\\nosupersub{}","plainCitation":"63","noteIndex":0},"citationItems":[{"id":119,"uris":["http://zotero.org/users/5951735/items/47KYT4CP"],"itemData":{"id":119,"type":"report","abstract":"We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pipeline in python (github.com/zaneveld/GCMP_global_disease). Taxonomic assignment of ASVs was performed using vsearch</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{"citationID":"IysQVuc0","properties":{"formattedCitation":"\\super 64\\nosupersub{}","plainCitation":"64","noteIndex":0},"citationItems":[{"id":741,"uris":["http://zotero.org/users/5951735/items/WWLAZXTJ"],"itemData":{"id":741,"type":"article-journal","abstract":"Background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SILVA v. 138</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{"citationID":"zoWq9T8R","properties":{"formattedCitation":"\\super 65\\nosupersub{}","plainCitation":"65","noteIndex":0},"citationItems":[{"id":744,"uris":["http://zotero.org/users/5951735/items/TFDS55IL"],"itemData":{"id":744,"type":"article-journal","abstract":"Abstract.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65</w:t>
      </w:r>
      <w:r w:rsidR="00DA6924">
        <w:rPr>
          <w:rFonts w:ascii="Arial" w:eastAsia="Times New Roman" w:hAnsi="Arial" w:cs="Arial"/>
          <w:sz w:val="20"/>
          <w:szCs w:val="20"/>
        </w:rPr>
        <w:fldChar w:fldCharType="end"/>
      </w:r>
      <w:r w:rsidR="00E227EE">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3FFAB98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{"citationID":"q1j1Emy0","properties":{"formattedCitation":"\\super 66\\nosupersub{}","plainCitation":"66","noteIndex":0},"citationItems":[{"id":1189,"uris":["http://zotero.org/groups/2769688/items/CFYXLCTN"],"itemData":{"id":1189,"type":"article-journal","abstract":"The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{"citationID":"9yxwQfKp","properties":{"formattedCitation":"\\super 67\\nosupersub{}","plainCitation":"67","noteIndex":0},"citationItems":[{"id":1641,"uris":["http://zotero.org/groups/2769688/items/V6MEBRI7"],"itemData":{"id":1641,"type":"report","abstract":"The microbiomes of tropical corals are actively studied using 16S rRNA gene amplicons to understand microbial roles in coral health, metabolism, and disease resistance. However, primers targeting bacterial and archaeal 16S rRNA genes may also amplify organelle rRNA genes from the coral, associated microbial eukaryotes, and encrusting organisms. In this manuscript, we demonstrate that standard workflows for annotating microbial taxonomy severely under-annotate mitochondrial sequences in 1272 coral microbiomes from the Earth Microbiome Project. This issue prevents annotation of &gt;95% of reads in some samples and persists when using either Greengenes or SILVA taxonomies. Worse, mitochondrial underannotation varies between species and across anatomy, biasing comparisons of α- and βdiversity. By supplementing existing taxonomies with diverse mitochondrial rRNA sequences, we resolve ~97% of unique unclassified sequences as mitochondrial, without increasing misannotation in mock communities. We recommend using these extended taxonomies for coral microbiome analysis and encourage vigilance regarding similar issues in other hosts.","genre":"preprint","language":"en","note":"DOI: 10.1101/2021.02.23.431501","publisher":"Bioinformatics","source":"DOI.org (Crossref)","title":"The Organelle in the Room: Under-annotated Mitochondrial Reads Bias Coral Microbiome Analysis","title-short":"The Organelle in the Room","URL":"http://biorxiv.org/lookup/doi/10.1101/2021.02.23.431501","author":[{"family":"Sonett","given":"Dylan"},{"family":"Brown","given":"Tanya"},{"family":"Bengtsson-Palme","given":"Johan"},{"family":"Padilla-Gamiño","given":"Jacqueline L."},{"family":"Zaneveld","given":"Jesse R."}],"accessed":{"date-parts":[["2022",7,11]]},"issued":{"date-parts":[["2021",2,24]]}}}],"schema":"https://github.com/citation-style-language/schema/raw/master/csl-citation.json"}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67</w:t>
      </w:r>
      <w:r w:rsidR="00DA6924">
        <w:rPr>
          <w:rFonts w:ascii="Arial" w:eastAsia="Times New Roman" w:hAnsi="Arial" w:cs="Arial"/>
          <w:sz w:val="20"/>
          <w:szCs w:val="20"/>
        </w:rPr>
        <w:fldChar w:fldCharType="end"/>
      </w:r>
      <w:r w:rsidRPr="00961490">
        <w:rPr>
          <w:rFonts w:ascii="Arial" w:eastAsia="Times New Roman" w:hAnsi="Arial" w:cs="Arial"/>
          <w:sz w:val="20"/>
          <w:szCs w:val="20"/>
        </w:rPr>
        <w:t>. We refer to this expanded taxonomy as “silva_metaxa2” in code. After taxonomic assignment, all mitochondrial and chloroplast reads were removed. The bacterial phylogenetic tree was built using the SATé-enabled phylogenetic placement (SEPP) insertion technique with the q2-fragment-insertion plugin</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{"citationID":"XlvNqntM","properties":{"formattedCitation":"\\super 68\\nosupersub{}","plainCitation":"68","noteIndex":0},"citationItems":[{"id":1191,"uris":["http://zotero.org/groups/2769688/items/LSFPS5IX"],"itemData":{"id":1191,"type":"article-journal","abstract":"Recent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to account for the short-read sequencing data, again using the SILVA v. 138</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{"citationID":"fqT4VNqt","properties":{"formattedCitation":"\\super 65\\nosupersub{}","plainCitation":"65","noteIndex":0},"citationItems":[{"id":744,"uris":["http://zotero.org/users/5951735/items/TFDS55IL"],"itemData":{"id":744,"type":"article-journal","abstract":"Abstract.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65</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7E95A70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Potential contaminants from extraction and sequence blanks (n = 103 negative controls) were identified and removed using the decontam package</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{"citationID":"9I6Hvus2","properties":{"formattedCitation":"\\super 69\\nosupersub{}","plainCitation":"69","noteIndex":0},"citationItems":[{"id":1642,"uris":["http://zotero.org/groups/2769688/items/EZBGJK3N"],"itemData":{"id":1642,"type":"article-journal","abstract":"The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controls.","container-title":"Microbiome","DOI":"10.1186/s40168-018-0605-2","ISSN":"2049-2618","issue":"1","journalAbbreviation":"Microbiome","language":"en","page":"226","source":"Springer Link","title":"Simple statistical identification and removal of contaminant sequences in marker-gene and metagenomics data","volume":"6","author":[{"family":"Davis","given":"Nicole M."},{"family":"Proctor","given":"Diana M."},{"family":"Holmes","given":"Susan P."},{"family":"Relman","given":"David A."},{"family":"Callahan","given":"Benjamin J."}],"issued":{"date-parts":[["2018",12,17]]}}}],"schema":"https://github.com/citation-style-language/schema/raw/master/csl-citation.json"}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69</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R v. 4.0.2</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{"citationID":"1cJQGelB","properties":{"formattedCitation":"\\super 70\\nosupersub{}","plainCitation":"70","noteIndex":0},"citationItems":[{"id":761,"uris":["http://zotero.org/users/5951735/items/DHWEEN58"],"itemData":{"id":761,"type":"software","event-place":"Vienna, Austria","publisher":"R Foundation for Statistical Computing","publisher-place":"Vienna, Austria","title":"R:A language and environment for statistical computing.","URL":"https://www.R-project.org/","version":"4.0.2","author":[{"family":"R Core Team","given":""}],"issued":{"date-parts":[["2020"]]}}}],"schema":"https://github.com/citation-style-language/schema/raw/master/csl-citation.json"}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70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0A503B5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r w:rsidR="001E7B35" w:rsidRPr="002F1CD2">
        <w:rPr>
          <w:rFonts w:ascii="Arial" w:hAnsi="Arial" w:cs="Arial"/>
          <w:color w:val="000000"/>
          <w:sz w:val="20"/>
        </w:rPr>
        <w:t>Hawaiʻi</w:t>
      </w:r>
      <w:r w:rsidRPr="00961490">
        <w:rPr>
          <w:rFonts w:ascii="Arial" w:eastAsia="Tahoma" w:hAnsi="Arial" w:cs="Arial"/>
          <w:sz w:val="20"/>
          <w:szCs w:val="20"/>
        </w:rPr>
        <w:t xml:space="preserve"> (HICORDIS</w:t>
      </w:r>
      <w:r w:rsidR="00DA6924">
        <w:rPr>
          <w:rFonts w:ascii="Arial" w:eastAsia="Tahoma" w:hAnsi="Arial" w:cs="Arial"/>
          <w:sz w:val="20"/>
          <w:szCs w:val="20"/>
        </w:rPr>
        <w:fldChar w:fldCharType="begin"/>
      </w:r>
      <w:r w:rsidR="007372D3">
        <w:rPr>
          <w:rFonts w:ascii="Arial" w:eastAsia="Tahoma" w:hAnsi="Arial" w:cs="Arial"/>
          <w:sz w:val="20"/>
          <w:szCs w:val="20"/>
        </w:rPr>
        <w:instrText xml:space="preserve"> ADDIN ZOTERO_ITEM CSL_CITATION {"citationID":"TwTOiE8H","properties":{"formattedCitation":"\\super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DA6924">
        <w:rPr>
          <w:rFonts w:ascii="Arial" w:eastAsia="Tahoma" w:hAnsi="Arial" w:cs="Arial"/>
          <w:sz w:val="20"/>
          <w:szCs w:val="20"/>
        </w:rPr>
        <w:fldChar w:fldCharType="separate"/>
      </w:r>
      <w:r w:rsidR="00DA6924" w:rsidRPr="00DA6924">
        <w:rPr>
          <w:rFonts w:ascii="Arial" w:hAnsi="Arial" w:cs="Arial"/>
          <w:sz w:val="20"/>
          <w:vertAlign w:val="superscript"/>
        </w:rPr>
        <w:t>29</w:t>
      </w:r>
      <w:r w:rsidR="00DA6924">
        <w:rPr>
          <w:rFonts w:ascii="Arial" w:eastAsia="Tahoma" w:hAnsi="Arial" w:cs="Arial"/>
          <w:sz w:val="20"/>
          <w:szCs w:val="20"/>
        </w:rPr>
        <w:fldChar w:fldCharType="end"/>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DA6924">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{"citationID":"ZbG3NJO3","properties":{"formattedCitation":"\\super 71\\nosupersub{}","plainCitation":"71","noteIndex":0},"citationItems":[{"id":1911,"uris":["http://zotero.org/groups/2769688/items/R9PBCUPI"],"itemData":{"id":1911,"type":"article-journal","abstract":"No abstract available....","language":"en","page":"17-32","source":"pubs.er.usgs.gov","title":"A coral disease handbook: Guidelines for assessment, monitoring, and management","title-short":"A coral disease handbook","author":[{"family":"Raymundo","given":"L."},{"family":"Work","given":"Thierry M."},{"family":"Bruckner","given":"A. W."},{"family":"Willis","given":"B."}],"issued":{"date-parts":[["2008"]]}}}],"schema":"https://github.com/citation-style-language/schema/raw/master/csl-citation.json"} </w:instrText>
      </w:r>
      <w:r w:rsidR="00DA6924">
        <w:rPr>
          <w:rFonts w:ascii="Arial" w:eastAsia="Times New Roman" w:hAnsi="Arial" w:cs="Arial"/>
          <w:sz w:val="20"/>
          <w:szCs w:val="20"/>
        </w:rPr>
        <w:fldChar w:fldCharType="separate"/>
      </w:r>
      <w:r w:rsidR="004817D1" w:rsidRPr="004817D1">
        <w:rPr>
          <w:rFonts w:ascii="Arial" w:hAnsi="Arial" w:cs="Arial"/>
          <w:sz w:val="20"/>
          <w:vertAlign w:val="superscript"/>
        </w:rPr>
        <w:t>71</w:t>
      </w:r>
      <w:r w:rsidR="00DA6924">
        <w:rPr>
          <w:rFonts w:ascii="Arial" w:eastAsia="Times New Roman" w:hAnsi="Arial" w:cs="Arial"/>
          <w:sz w:val="20"/>
          <w:szCs w:val="20"/>
        </w:rPr>
        <w:fldChar w:fldCharType="end"/>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{"citationID":"MdSiNq2w","properties":{"formattedCitation":"\\super 72\\nosupersub{}","plainCitation":"72","noteIndex":0},"citationItems":[{"id":1160,"uris":["http://zotero.org/groups/2769688/items/V2QSYIF7"],"itemData":{"id":1160,"type":"article-journal","abstract":"Corals wrapped in plastic\nCoral reefs provide vital fisheries and coastal defense, and they urgently need protection from the damaging effects of plastic waste. Lamb et al. surveyed 159 coral reefs in the Asia-Pacific region. Billions of plastic items were entangled in the reefs. The more spikey the coral species, the more likely they were to snag plastic. Disease likelihood increased 20-fold once a coral was draped in plastic. Plastic debris stresses coral through light deprivation, toxin release, and anoxia, giving pathogens a foothold for invasion.\nScience, this issue p. 460\nPlastic waste can promote microbial colonization by pathogens implicated in outbreaks of disease in the ocean. We assessed the influence of plastic waste on disease risk in 124,000 reef-building corals from 159 reefs in the Asia-Pacific region. The likelihood of disease increases from 4% to 89% when corals are in contact with plastic. Structurally complex corals are eight times more likely to be affected by plastic, suggesting that microhabitats for reef-associated organisms and valuable fisheries will be disproportionately affected. Plastic levels on coral reefs correspond to estimates of terrestrial mismanaged plastic waste entering the ocean. We estimate that 11.1 billion plastic items are entangled on coral reefs across the Asia-Pacific and project this number to increase 40% by 2025. Plastic waste management is critical for reducing diseases that threaten ecosystem health and human livelihoods.\nPlastic waste entanglement exacerbates the risk of coral disease outbreaks and consequent damage to reefs, as well as the loss of fisheries and coastal protection.\nPlastic waste entanglement exacerbates the risk of coral disease outbreaks and consequent damage to reefs, as well as the loss of fisheries and coastal protection.","container-title":"Science","DOI":"10.1126/science.aar3320","ISSN":"0036-8075, 1095-9203","issue":"6374","language":"en","license":"Copyright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Report\nPMID: 29371469","page":"460-462","source":"science.sciencemag.org","title":"Plastic waste associated with disease on coral reefs","volume":"359","author":[{"family":"Lamb","given":"Joleah B."},{"family":"Willis","given":"Bette L."},{"family":"Fiorenza","given":"Evan A."},{"family":"Couch","given":"Courtney S."},{"family":"Howard","given":"Robert"},{"family":"Rader","given":"Douglas N."},{"family":"True","given":"James D."},{"family":"Kelly","given":"Lisa A."},{"family":"Ahmad","given":"Awaludinnoer"},{"family":"Jompa","given":"Jamaluddin"},{"family":"Harvell","given":"C. Drew"}],"issued":{"date-parts":[["2018",1,26]]}}}],"schema":"https://github.com/citation-style-language/schema/raw/master/csl-citation.json"} </w:instrText>
      </w:r>
      <w:r w:rsidR="002F1CD2">
        <w:rPr>
          <w:rFonts w:ascii="Arial" w:eastAsia="Times New Roman" w:hAnsi="Arial" w:cs="Arial"/>
          <w:sz w:val="20"/>
          <w:szCs w:val="20"/>
        </w:rPr>
        <w:fldChar w:fldCharType="separate"/>
      </w:r>
      <w:r w:rsidR="004817D1" w:rsidRPr="004817D1">
        <w:rPr>
          <w:rFonts w:ascii="Arial" w:hAnsi="Arial" w:cs="Arial"/>
          <w:sz w:val="20"/>
          <w:vertAlign w:val="superscript"/>
        </w:rPr>
        <w:t>72</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447C8EA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in an attempt to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6B9599E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w:t>
      </w:r>
      <w:r w:rsidRPr="00961490">
        <w:rPr>
          <w:rFonts w:ascii="Arial" w:eastAsia="Times New Roman" w:hAnsi="Arial" w:cs="Arial"/>
          <w:sz w:val="20"/>
          <w:szCs w:val="20"/>
        </w:rPr>
        <w:lastRenderedPageBreak/>
        <w:t xml:space="preserve">summary produced a table with 581,311 observations across 60 coral genera (Supplementary Data Table 1d). </w:t>
      </w:r>
      <w:ins w:id="434" w:author="Microsoft Office User" w:date="2024-11-02T11:40:00Z">
        <w:r w:rsidR="005908B3">
          <w:rPr>
            <w:rFonts w:ascii="Arial" w:eastAsia="Times New Roman" w:hAnsi="Arial" w:cs="Arial"/>
            <w:sz w:val="20"/>
            <w:szCs w:val="20"/>
          </w:rPr>
          <w:t>For a breakdown of disease susceptibility by coral host genus, see Supplementary Fig</w:t>
        </w:r>
      </w:ins>
      <w:ins w:id="435" w:author="Microsoft Office User" w:date="2024-11-02T11:46:00Z">
        <w:r w:rsidR="005908B3">
          <w:rPr>
            <w:rFonts w:ascii="Arial" w:eastAsia="Times New Roman" w:hAnsi="Arial" w:cs="Arial"/>
            <w:sz w:val="20"/>
            <w:szCs w:val="20"/>
          </w:rPr>
          <w:t>.</w:t>
        </w:r>
      </w:ins>
      <w:ins w:id="436" w:author="Microsoft Office User" w:date="2024-11-02T11:40:00Z">
        <w:r w:rsidR="005908B3">
          <w:rPr>
            <w:rFonts w:ascii="Arial" w:eastAsia="Times New Roman" w:hAnsi="Arial" w:cs="Arial"/>
            <w:sz w:val="20"/>
            <w:szCs w:val="20"/>
          </w:rPr>
          <w:t xml:space="preserve"> </w:t>
        </w:r>
      </w:ins>
      <w:ins w:id="437" w:author="Microsoft Office User" w:date="2024-11-02T11:46:00Z">
        <w:r w:rsidR="005908B3">
          <w:rPr>
            <w:rFonts w:ascii="Arial" w:eastAsia="Times New Roman" w:hAnsi="Arial" w:cs="Arial"/>
            <w:sz w:val="20"/>
            <w:szCs w:val="20"/>
          </w:rPr>
          <w:t>S</w:t>
        </w:r>
      </w:ins>
      <w:ins w:id="438" w:author="Microsoft Office User" w:date="2024-11-02T11:40:00Z">
        <w:r w:rsidR="005908B3">
          <w:rPr>
            <w:rFonts w:ascii="Arial" w:eastAsia="Times New Roman" w:hAnsi="Arial" w:cs="Arial"/>
            <w:sz w:val="20"/>
            <w:szCs w:val="20"/>
          </w:rPr>
          <w:t>5</w:t>
        </w:r>
      </w:ins>
      <w:ins w:id="439" w:author="Microsoft Office User" w:date="2024-11-02T11:52:00Z">
        <w:r w:rsidR="00745B3D">
          <w:rPr>
            <w:rFonts w:ascii="Arial" w:eastAsia="Times New Roman" w:hAnsi="Arial" w:cs="Arial"/>
            <w:sz w:val="20"/>
            <w:szCs w:val="20"/>
          </w:rPr>
          <w:t>A</w:t>
        </w:r>
      </w:ins>
      <w:ins w:id="440" w:author="Microsoft Office User" w:date="2024-11-02T11:40:00Z">
        <w:r w:rsidR="005908B3">
          <w:rPr>
            <w:rFonts w:ascii="Arial" w:eastAsia="Times New Roman" w:hAnsi="Arial" w:cs="Arial"/>
            <w:sz w:val="20"/>
            <w:szCs w:val="20"/>
          </w:rPr>
          <w:t xml:space="preserve">. </w:t>
        </w:r>
      </w:ins>
    </w:p>
    <w:p w14:paraId="520CF9C8" w14:textId="428F3FC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{"citationID":"15mWVzv9","properties":{"formattedCitation":"\\super 63\\nosupersub{}","plainCitation":"63","noteIndex":0},"citationItems":[{"id":119,"uris":["http://zotero.org/users/5951735/items/47KYT4CP"],"itemData":{"id":119,"type":"report","abstract":"We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2F1CD2">
        <w:rPr>
          <w:rFonts w:ascii="Arial" w:eastAsia="Times New Roman" w:hAnsi="Arial" w:cs="Arial"/>
          <w:sz w:val="20"/>
          <w:szCs w:val="20"/>
        </w:rPr>
        <w:fldChar w:fldCharType="separate"/>
      </w:r>
      <w:r w:rsidR="004817D1" w:rsidRPr="004817D1">
        <w:rPr>
          <w:rFonts w:ascii="Arial" w:hAnsi="Arial" w:cs="Arial"/>
          <w:sz w:val="20"/>
          <w:vertAlign w:val="superscript"/>
        </w:rPr>
        <w:t>63</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r w:rsidRPr="00961490">
        <w:rPr>
          <w:rFonts w:ascii="Arial" w:eastAsia="Times New Roman" w:hAnsi="Arial" w:cs="Arial"/>
          <w:sz w:val="20"/>
          <w:szCs w:val="20"/>
        </w:rPr>
        <w:t xml:space="preserve">mucus  — was assigned an average α-diversity value. </w:t>
      </w:r>
    </w:p>
    <w:p w14:paraId="45405450" w14:textId="04F5B2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Simpson’s Index, which is of particular importance in these results, is at its highest when a single taxon is the only one present in microbiome, and at its lowest when there are both a large number of taxa, and all taxa have equal abundance</w:t>
      </w:r>
      <w:ins w:id="441" w:author="Microsoft Office User" w:date="2024-10-28T13:39:00Z">
        <w:r w:rsidR="00847C6F">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Thus, this measure is reduced both by community richness and community evenness (Simpson’s Index is closely related to Simpson’s Diversity, which is calculated as 1 - Simpson’s Index, such that more rich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666F464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{"citationID":"AwIoQnD5","properties":{"formattedCitation":"\\super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that we had previously used to demonstrate phylosymbiosis in corals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{"citationID":"5lIR9a5n","properties":{"formattedCitation":"\\super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16</w:t>
      </w:r>
      <w:r w:rsidR="002F1CD2">
        <w:rPr>
          <w:rFonts w:ascii="Arial" w:eastAsia="Times New Roman" w:hAnsi="Arial" w:cs="Arial"/>
          <w:sz w:val="20"/>
          <w:szCs w:val="20"/>
        </w:rPr>
        <w:fldChar w:fldCharType="end"/>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w:t>
      </w:r>
      <w:r w:rsidR="00E227EE">
        <w:rPr>
          <w:rFonts w:ascii="Arial" w:eastAsia="Times New Roman" w:hAnsi="Arial" w:cs="Arial"/>
          <w:sz w:val="20"/>
          <w:szCs w:val="20"/>
        </w:rPr>
        <w:t xml:space="preserve">(preserving branch lengths) </w:t>
      </w:r>
      <w:r w:rsidRPr="00961490">
        <w:rPr>
          <w:rFonts w:ascii="Arial" w:eastAsia="Times New Roman" w:hAnsi="Arial" w:cs="Arial"/>
          <w:sz w:val="20"/>
          <w:szCs w:val="20"/>
        </w:rPr>
        <w:t>to include only the subset of branches that matched those with microbiome data.</w:t>
      </w:r>
    </w:p>
    <w:p w14:paraId="5E05444A" w14:textId="4D214827"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{"citationID":"DJgqwHBZ","properties":{"formattedCitation":"\\super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from all coral genera that matched those with both microbiome and disease data, and were collected using consistent metrics (mm/yr). This resulted in growth rate data from 18 coral genera that were subsequently combined with our genus-level trait table (Supplementary Data Table 1d</w:t>
      </w:r>
      <w:ins w:id="442" w:author="Microsoft Office User" w:date="2024-11-02T11:43:00Z">
        <w:r w:rsidR="005908B3">
          <w:rPr>
            <w:rFonts w:ascii="Arial" w:eastAsia="Times New Roman" w:hAnsi="Arial" w:cs="Arial"/>
            <w:sz w:val="20"/>
            <w:szCs w:val="20"/>
          </w:rPr>
          <w:t>; Supplementary Fig</w:t>
        </w:r>
      </w:ins>
      <w:ins w:id="443" w:author="Microsoft Office User" w:date="2024-11-02T11:46:00Z">
        <w:r w:rsidR="005908B3">
          <w:rPr>
            <w:rFonts w:ascii="Arial" w:eastAsia="Times New Roman" w:hAnsi="Arial" w:cs="Arial"/>
            <w:sz w:val="20"/>
            <w:szCs w:val="20"/>
          </w:rPr>
          <w:t>.</w:t>
        </w:r>
      </w:ins>
      <w:ins w:id="444" w:author="Microsoft Office User" w:date="2024-11-02T11:43:00Z">
        <w:r w:rsidR="005908B3">
          <w:rPr>
            <w:rFonts w:ascii="Arial" w:eastAsia="Times New Roman" w:hAnsi="Arial" w:cs="Arial"/>
            <w:sz w:val="20"/>
            <w:szCs w:val="20"/>
          </w:rPr>
          <w:t xml:space="preserve"> </w:t>
        </w:r>
      </w:ins>
      <w:ins w:id="445" w:author="Microsoft Office User" w:date="2024-11-02T11:46:00Z">
        <w:r w:rsidR="005908B3">
          <w:rPr>
            <w:rFonts w:ascii="Arial" w:eastAsia="Times New Roman" w:hAnsi="Arial" w:cs="Arial"/>
            <w:sz w:val="20"/>
            <w:szCs w:val="20"/>
          </w:rPr>
          <w:t>S</w:t>
        </w:r>
      </w:ins>
      <w:ins w:id="446" w:author="Microsoft Office User" w:date="2024-11-02T11:43:00Z">
        <w:r w:rsidR="005908B3">
          <w:rPr>
            <w:rFonts w:ascii="Arial" w:eastAsia="Times New Roman" w:hAnsi="Arial" w:cs="Arial"/>
            <w:sz w:val="20"/>
            <w:szCs w:val="20"/>
          </w:rPr>
          <w:t>5</w:t>
        </w:r>
      </w:ins>
      <w:ins w:id="447" w:author="Microsoft Office User" w:date="2024-11-02T11:52:00Z">
        <w:r w:rsidR="00745B3D">
          <w:rPr>
            <w:rFonts w:ascii="Arial" w:eastAsia="Times New Roman" w:hAnsi="Arial" w:cs="Arial"/>
            <w:sz w:val="20"/>
            <w:szCs w:val="20"/>
          </w:rPr>
          <w:t>B,C</w:t>
        </w:r>
      </w:ins>
      <w:r w:rsidRPr="00961490">
        <w:rPr>
          <w:rFonts w:ascii="Arial" w:eastAsia="Times New Roman" w:hAnsi="Arial" w:cs="Arial"/>
          <w:sz w:val="20"/>
          <w:szCs w:val="20"/>
        </w:rPr>
        <w:t>).</w:t>
      </w:r>
      <w:ins w:id="448" w:author="Microsoft Office User" w:date="2024-11-02T11:40:00Z">
        <w:r w:rsidR="005908B3">
          <w:rPr>
            <w:rFonts w:ascii="Arial" w:eastAsia="Times New Roman" w:hAnsi="Arial" w:cs="Arial"/>
            <w:sz w:val="20"/>
            <w:szCs w:val="20"/>
          </w:rPr>
          <w:t xml:space="preserve"> </w:t>
        </w:r>
      </w:ins>
      <w:del w:id="449" w:author="Microsoft Office User" w:date="2024-11-02T11:43:00Z">
        <w:r w:rsidRPr="00961490" w:rsidDel="005908B3">
          <w:rPr>
            <w:rFonts w:ascii="Arial" w:eastAsia="Times New Roman" w:hAnsi="Arial" w:cs="Arial"/>
            <w:sz w:val="20"/>
            <w:szCs w:val="20"/>
          </w:rPr>
          <w:delText xml:space="preserve"> </w:delText>
        </w:r>
      </w:del>
    </w:p>
    <w:p w14:paraId="750FD980" w14:textId="5B4AD247"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Felsenstein’s phylogenetic independent contrasts (PIC) to visualize our cross-genus trait correlations using the phytools R package</w:t>
      </w:r>
      <w:r w:rsidR="002F1CD2">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{"citationID":"xowjpLoV","properties":{"formattedCitation":"\\super 73\\nosupersub{}","plainCitation":"73","noteIndex":0},"citationItems":[{"id":1939,"uris":["http://zotero.org/groups/2769688/items/89LV36XJ"],"itemData":{"id":1939,"type":"article-journal","container-title":"Methods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4817D1" w:rsidRPr="004817D1">
        <w:rPr>
          <w:rFonts w:ascii="Arial" w:hAnsi="Arial" w:cs="Arial"/>
          <w:sz w:val="20"/>
          <w:vertAlign w:val="superscript"/>
        </w:rPr>
        <w:t>73</w:t>
      </w:r>
      <w:r w:rsidR="002F1CD2">
        <w:rPr>
          <w:rFonts w:ascii="Arial" w:eastAsia="Times New Roman" w:hAnsi="Arial" w:cs="Arial"/>
          <w:sz w:val="20"/>
          <w:szCs w:val="20"/>
        </w:rPr>
        <w:fldChar w:fldCharType="end"/>
      </w:r>
      <w:r w:rsidRPr="00961490">
        <w:rPr>
          <w:rFonts w:ascii="Arial" w:eastAsia="Times New Roman" w:hAnsi="Arial" w:cs="Arial"/>
          <w:sz w:val="20"/>
          <w:szCs w:val="20"/>
        </w:rPr>
        <w:t>. This method removes the effect of any shared evolutionary histories by calculating differences in trait values (contrasts) between sister taxa. We next examined the relationships between traits using information-theoretic model selection (that is, comparison of AICc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{"citationID":"9sEX2TCl","properties":{"formattedCitation":"\\super 74\\nosupersub{}","plainCitation":"74","noteIndex":0},"citationItems":[{"id":1645,"uris":["http://zotero.org/groups/2769688/items/VZGLF8SW"],"itemData":{"id":1645,"type":"software","title":"caper: Comparative Analyses of Phylogenetics and Evolution in R","URL":"https://CRAN.R-project.org/package=caper","version":"1.0.1","author":[{"literal":"David Orme"},{"family":"Freckelton","given":"Rob"},{"family":"Thomas","given":"Gavin"},{"family":"Petzoldt","given":"Thomas"},{"family":"Fritz","given":"Susanne"},{"family":"Isaac","given":"Nick"},{"family":"Pearse","given":"Will"}],"issued":{"date-parts":[["2018"]]}}}],"schema":"https://github.com/citation-style-language/schema/raw/master/csl-citation.json"} </w:instrText>
      </w:r>
      <w:r w:rsidR="002F1CD2">
        <w:rPr>
          <w:rFonts w:ascii="Arial" w:eastAsia="Times New Roman" w:hAnsi="Arial" w:cs="Arial"/>
          <w:sz w:val="20"/>
          <w:szCs w:val="20"/>
        </w:rPr>
        <w:fldChar w:fldCharType="separate"/>
      </w:r>
      <w:r w:rsidR="004817D1" w:rsidRPr="004817D1">
        <w:rPr>
          <w:rFonts w:ascii="Arial" w:hAnsi="Arial" w:cs="Arial"/>
          <w:sz w:val="20"/>
          <w:vertAlign w:val="superscript"/>
        </w:rPr>
        <w:t>74</w:t>
      </w:r>
      <w:r w:rsidR="002F1CD2">
        <w:rPr>
          <w:rFonts w:ascii="Arial" w:eastAsia="Times New Roman" w:hAnsi="Arial" w:cs="Arial"/>
          <w:sz w:val="20"/>
          <w:szCs w:val="20"/>
        </w:rPr>
        <w:fldChar w:fldCharType="end"/>
      </w:r>
      <w:r w:rsidRPr="00961490">
        <w:rPr>
          <w:rFonts w:ascii="Arial" w:eastAsia="Times New Roman" w:hAnsi="Arial" w:cs="Arial"/>
          <w:sz w:val="20"/>
          <w:szCs w:val="20"/>
        </w:rPr>
        <w:t>. In the first model, we used PGLS with no branch length transformation (i.e. holding λ,</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κ = 1). Thus, this first model is equivalent to PIC. In the next 3 models, we transformed branch lengths on the tree by allowing </w:t>
      </w:r>
      <w:r w:rsidRPr="00961490">
        <w:rPr>
          <w:rFonts w:ascii="Arial" w:eastAsia="Times New Roman" w:hAnsi="Arial" w:cs="Arial"/>
          <w:sz w:val="20"/>
          <w:szCs w:val="20"/>
        </w:rPr>
        <w:lastRenderedPageBreak/>
        <w:t xml:space="preserve">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and PGLS + κ. For detailed explanations of each parameter, please refer to Supplementary Data </w:t>
      </w:r>
      <w:commentRangeStart w:id="450"/>
      <w:r w:rsidRPr="00961490">
        <w:rPr>
          <w:rFonts w:ascii="Arial" w:eastAsia="Times New Roman" w:hAnsi="Arial" w:cs="Arial"/>
          <w:sz w:val="20"/>
          <w:szCs w:val="20"/>
        </w:rPr>
        <w:t>Table 1</w:t>
      </w:r>
      <w:ins w:id="451" w:author="Microsoft Office User" w:date="2024-11-05T09:35:00Z" w16du:dateUtc="2024-11-05T09:35:00Z">
        <w:r w:rsidR="00340E78">
          <w:rPr>
            <w:rFonts w:ascii="Arial" w:eastAsia="Times New Roman" w:hAnsi="Arial" w:cs="Arial"/>
            <w:sz w:val="20"/>
            <w:szCs w:val="20"/>
          </w:rPr>
          <w:t>3</w:t>
        </w:r>
      </w:ins>
      <w:del w:id="452" w:author="Microsoft Office User" w:date="2024-11-05T09:35:00Z" w16du:dateUtc="2024-11-05T09:35:00Z">
        <w:r w:rsidR="001E011D" w:rsidDel="00340E78">
          <w:rPr>
            <w:rFonts w:ascii="Arial" w:eastAsia="Times New Roman" w:hAnsi="Arial" w:cs="Arial"/>
            <w:sz w:val="20"/>
            <w:szCs w:val="20"/>
          </w:rPr>
          <w:delText>2</w:delText>
        </w:r>
      </w:del>
      <w:r w:rsidRPr="00961490">
        <w:rPr>
          <w:rFonts w:ascii="Arial" w:eastAsia="Times New Roman" w:hAnsi="Arial" w:cs="Arial"/>
          <w:sz w:val="20"/>
          <w:szCs w:val="20"/>
        </w:rPr>
        <w:t xml:space="preserve">. </w:t>
      </w:r>
      <w:commentRangeEnd w:id="450"/>
      <w:r w:rsidR="002049D3">
        <w:rPr>
          <w:rStyle w:val="CommentReference"/>
          <w:rFonts w:ascii="Times New Roman" w:eastAsia="Times New Roman" w:hAnsi="Times New Roman" w:cs="Times New Roman"/>
        </w:rPr>
        <w:commentReference w:id="450"/>
      </w:r>
      <w:r w:rsidRPr="00961490">
        <w:rPr>
          <w:rFonts w:ascii="Arial" w:eastAsia="Times New Roman" w:hAnsi="Arial" w:cs="Arial"/>
          <w:sz w:val="20"/>
          <w:szCs w:val="20"/>
        </w:rPr>
        <w:t>Typically, these models estimated very low λ (~0), indicating little or low phylogenetic inertia.</w:t>
      </w:r>
      <w:r w:rsidR="00E227EE">
        <w:rPr>
          <w:rFonts w:ascii="Arial" w:eastAsia="Times New Roman" w:hAnsi="Arial" w:cs="Arial"/>
          <w:sz w:val="20"/>
          <w:szCs w:val="20"/>
        </w:rPr>
        <w:t xml:space="preserve"> M</w:t>
      </w:r>
      <w:r w:rsidR="00E227EE" w:rsidRPr="00961490">
        <w:rPr>
          <w:rFonts w:ascii="Arial" w:eastAsia="Times New Roman" w:hAnsi="Arial" w:cs="Arial"/>
          <w:sz w:val="20"/>
          <w:szCs w:val="20"/>
        </w:rPr>
        <w:t xml:space="preserve">ultiple comparisons </w:t>
      </w:r>
      <w:r w:rsidR="00E227EE">
        <w:rPr>
          <w:rFonts w:ascii="Arial" w:eastAsia="Times New Roman" w:hAnsi="Arial" w:cs="Arial"/>
          <w:sz w:val="20"/>
          <w:szCs w:val="20"/>
        </w:rPr>
        <w:t xml:space="preserve">were accounted for by calculating q values for </w:t>
      </w:r>
      <w:r w:rsidR="00E227EE" w:rsidRPr="00961490">
        <w:rPr>
          <w:rFonts w:ascii="Arial" w:eastAsia="Times New Roman" w:hAnsi="Arial" w:cs="Arial"/>
          <w:sz w:val="20"/>
          <w:szCs w:val="20"/>
        </w:rPr>
        <w:t>false discovery rate (FDR) c</w:t>
      </w:r>
      <w:r w:rsidR="00E227EE">
        <w:rPr>
          <w:rFonts w:ascii="Arial" w:eastAsia="Times New Roman" w:hAnsi="Arial" w:cs="Arial"/>
          <w:sz w:val="20"/>
          <w:szCs w:val="20"/>
        </w:rPr>
        <w:t>ontrol</w:t>
      </w:r>
      <w:r w:rsidR="00E227EE" w:rsidRPr="00961490">
        <w:rPr>
          <w:rFonts w:ascii="Arial" w:eastAsia="Times New Roman" w:hAnsi="Arial" w:cs="Arial"/>
          <w:sz w:val="20"/>
          <w:szCs w:val="20"/>
        </w:rPr>
        <w:t xml:space="preserve">. Significant relationships between the two traits suggests that they are evolutionarily correlated. </w:t>
      </w:r>
      <w:r w:rsidR="00E227EE">
        <w:rPr>
          <w:rFonts w:ascii="Arial" w:eastAsia="Times New Roman" w:hAnsi="Arial" w:cs="Arial"/>
          <w:sz w:val="20"/>
          <w:szCs w:val="20"/>
        </w:rPr>
        <w:t>Al</w:t>
      </w:r>
      <w:r w:rsidR="00E227EE" w:rsidRPr="00961490">
        <w:rPr>
          <w:rFonts w:ascii="Arial" w:eastAsia="Times New Roman" w:hAnsi="Arial" w:cs="Arial"/>
          <w:sz w:val="20"/>
          <w:szCs w:val="20"/>
        </w:rPr>
        <w:t>l statistics reported represent the best PGLS model results.</w:t>
      </w:r>
    </w:p>
    <w:p w14:paraId="3FFF85F7" w14:textId="0AF6BFA8" w:rsidR="00961490" w:rsidRDefault="00961490" w:rsidP="00961490">
      <w:pPr>
        <w:rPr>
          <w:ins w:id="453" w:author="Microsoft Office User" w:date="2024-11-01T10:12:00Z"/>
          <w:rFonts w:ascii="Arial" w:eastAsia="Times New Roman" w:hAnsi="Arial" w:cs="Arial"/>
          <w:sz w:val="20"/>
          <w:szCs w:val="20"/>
        </w:rPr>
      </w:pPr>
      <w:r w:rsidRPr="00961490">
        <w:rPr>
          <w:rFonts w:ascii="Arial" w:eastAsia="Times New Roman" w:hAnsi="Arial" w:cs="Arial"/>
          <w:sz w:val="20"/>
          <w:szCs w:val="20"/>
        </w:rPr>
        <w:t>Additionally, ancestral state reconstructions of key traits were visualized using the contmap function in the phytools R package</w:t>
      </w:r>
      <w:r w:rsidR="002F1CD2">
        <w:rPr>
          <w:rFonts w:ascii="Arial" w:eastAsia="Times New Roman" w:hAnsi="Arial" w:cs="Arial"/>
          <w:sz w:val="20"/>
          <w:szCs w:val="20"/>
        </w:rPr>
        <w:fldChar w:fldCharType="begin"/>
      </w:r>
      <w:r w:rsidR="004817D1">
        <w:rPr>
          <w:rFonts w:ascii="Arial" w:eastAsia="Times New Roman" w:hAnsi="Arial" w:cs="Arial"/>
          <w:sz w:val="20"/>
          <w:szCs w:val="20"/>
        </w:rPr>
        <w:instrText xml:space="preserve"> ADDIN ZOTERO_ITEM CSL_CITATION {"citationID":"Yh4lK38J","properties":{"formattedCitation":"\\super 73\\nosupersub{}","plainCitation":"73","noteIndex":0},"citationItems":[{"id":1939,"uris":["http://zotero.org/groups/2769688/items/89LV36XJ"],"itemData":{"id":1939,"type":"article-journal","container-title":"Methods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4817D1" w:rsidRPr="004817D1">
        <w:rPr>
          <w:rFonts w:ascii="Arial" w:hAnsi="Arial" w:cs="Arial"/>
          <w:sz w:val="20"/>
          <w:vertAlign w:val="superscript"/>
        </w:rPr>
        <w:t>73</w:t>
      </w:r>
      <w:r w:rsidR="002F1CD2">
        <w:rPr>
          <w:rFonts w:ascii="Arial" w:eastAsia="Times New Roman" w:hAnsi="Arial" w:cs="Arial"/>
          <w:sz w:val="20"/>
          <w:szCs w:val="20"/>
        </w:rPr>
        <w:fldChar w:fldCharType="end"/>
      </w:r>
      <w:r w:rsidRPr="00961490">
        <w:rPr>
          <w:rFonts w:ascii="Arial" w:eastAsia="Times New Roman" w:hAnsi="Arial" w:cs="Arial"/>
          <w:sz w:val="20"/>
          <w:szCs w:val="20"/>
        </w:rPr>
        <w:t>, which in turn estimates internal states using fast maximum-likelihood (ML) ancestral state reconstruct as implemented in the fastAnc phytools function.</w:t>
      </w:r>
    </w:p>
    <w:p w14:paraId="09A1FD66" w14:textId="5EA16497" w:rsidR="00346790" w:rsidRPr="00961490" w:rsidRDefault="005859EF" w:rsidP="00961490">
      <w:pPr>
        <w:rPr>
          <w:rFonts w:ascii="Arial" w:eastAsia="Times New Roman" w:hAnsi="Arial" w:cs="Arial"/>
          <w:sz w:val="20"/>
          <w:szCs w:val="20"/>
        </w:rPr>
      </w:pPr>
      <w:ins w:id="454" w:author="Microsoft Office User" w:date="2024-11-01T10:17:00Z">
        <w:r>
          <w:rPr>
            <w:rFonts w:ascii="Arial" w:eastAsia="Times New Roman" w:hAnsi="Arial" w:cs="Arial"/>
            <w:sz w:val="20"/>
            <w:szCs w:val="20"/>
          </w:rPr>
          <w:t>Annotated c</w:t>
        </w:r>
      </w:ins>
      <w:ins w:id="455" w:author="Microsoft Office User" w:date="2024-11-01T10:12:00Z">
        <w:r w:rsidR="00346790">
          <w:rPr>
            <w:rFonts w:ascii="Arial" w:eastAsia="Times New Roman" w:hAnsi="Arial" w:cs="Arial"/>
            <w:sz w:val="20"/>
            <w:szCs w:val="20"/>
          </w:rPr>
          <w:t xml:space="preserve">ode for all phylogenetic correlations are available </w:t>
        </w:r>
      </w:ins>
      <w:ins w:id="456" w:author="Microsoft Office User" w:date="2024-11-01T10:13:00Z">
        <w:r w:rsidR="00346790">
          <w:rPr>
            <w:rFonts w:ascii="Arial" w:eastAsia="Times New Roman" w:hAnsi="Arial" w:cs="Arial"/>
            <w:sz w:val="20"/>
            <w:szCs w:val="20"/>
          </w:rPr>
          <w:t xml:space="preserve">within </w:t>
        </w:r>
      </w:ins>
      <w:ins w:id="457" w:author="Microsoft Office User" w:date="2024-11-01T10:16:00Z">
        <w:r>
          <w:rPr>
            <w:rFonts w:ascii="Arial" w:eastAsia="Times New Roman" w:hAnsi="Arial" w:cs="Arial"/>
            <w:sz w:val="20"/>
            <w:szCs w:val="20"/>
          </w:rPr>
          <w:t xml:space="preserve">the run_all_PICs.ipynb script </w:t>
        </w:r>
      </w:ins>
      <w:ins w:id="458" w:author="Microsoft Office User" w:date="2024-11-01T10:17:00Z">
        <w:r>
          <w:rPr>
            <w:rFonts w:ascii="Arial" w:eastAsia="Times New Roman" w:hAnsi="Arial" w:cs="Arial"/>
            <w:sz w:val="20"/>
            <w:szCs w:val="20"/>
          </w:rPr>
          <w:t>on GitHub</w:t>
        </w:r>
      </w:ins>
      <w:ins w:id="459" w:author="Microsoft Office User" w:date="2024-11-02T10:33:00Z">
        <w:r w:rsidR="007372D3">
          <w:rPr>
            <w:rFonts w:ascii="Arial" w:eastAsia="Times New Roman" w:hAnsi="Arial" w:cs="Arial"/>
            <w:sz w:val="20"/>
            <w:szCs w:val="20"/>
          </w:rPr>
          <w:t xml:space="preserve">: </w:t>
        </w:r>
        <w:r w:rsidR="007372D3">
          <w:rPr>
            <w:rFonts w:ascii="Arial" w:eastAsia="Times New Roman" w:hAnsi="Arial" w:cs="Arial"/>
            <w:sz w:val="20"/>
            <w:szCs w:val="20"/>
          </w:rPr>
          <w:fldChar w:fldCharType="begin"/>
        </w:r>
        <w:r w:rsidR="007372D3">
          <w:rPr>
            <w:rFonts w:ascii="Arial" w:eastAsia="Times New Roman" w:hAnsi="Arial" w:cs="Arial"/>
            <w:sz w:val="20"/>
            <w:szCs w:val="20"/>
          </w:rPr>
          <w:instrText>HYPERLINK "</w:instrText>
        </w:r>
      </w:ins>
      <w:ins w:id="460" w:author="Microsoft Office User" w:date="2024-11-01T10:17:00Z">
        <w:r w:rsidR="007372D3" w:rsidRPr="007372D3">
          <w:rPr>
            <w:rPrChange w:id="461" w:author="Microsoft Office User" w:date="2024-11-02T10:33:00Z">
              <w:rPr>
                <w:rStyle w:val="Hyperlink"/>
                <w:rFonts w:ascii="Arial" w:eastAsia="Times New Roman" w:hAnsi="Arial" w:cs="Arial"/>
                <w:sz w:val="20"/>
                <w:szCs w:val="20"/>
              </w:rPr>
            </w:rPrChange>
          </w:rPr>
          <w:instrText>https://github.com/zaneveld/GCMP_Global_Disease/blob/master/analysis/core_analysis/procedure/run_all_PICs.ipynb</w:instrText>
        </w:r>
      </w:ins>
      <w:ins w:id="462" w:author="Microsoft Office User" w:date="2024-11-02T10:33:00Z">
        <w:r w:rsidR="007372D3">
          <w:rPr>
            <w:rFonts w:ascii="Arial" w:eastAsia="Times New Roman" w:hAnsi="Arial" w:cs="Arial"/>
            <w:sz w:val="20"/>
            <w:szCs w:val="20"/>
          </w:rPr>
          <w:instrText>"</w:instrText>
        </w:r>
        <w:r w:rsidR="007372D3">
          <w:rPr>
            <w:rFonts w:ascii="Arial" w:eastAsia="Times New Roman" w:hAnsi="Arial" w:cs="Arial"/>
            <w:sz w:val="20"/>
            <w:szCs w:val="20"/>
          </w:rPr>
        </w:r>
        <w:r w:rsidR="007372D3">
          <w:rPr>
            <w:rFonts w:ascii="Arial" w:eastAsia="Times New Roman" w:hAnsi="Arial" w:cs="Arial"/>
            <w:sz w:val="20"/>
            <w:szCs w:val="20"/>
          </w:rPr>
          <w:fldChar w:fldCharType="separate"/>
        </w:r>
      </w:ins>
      <w:ins w:id="463" w:author="Microsoft Office User" w:date="2024-11-01T10:17:00Z">
        <w:r w:rsidR="007372D3" w:rsidRPr="007372D3">
          <w:rPr>
            <w:rStyle w:val="Hyperlink"/>
            <w:rFonts w:ascii="Arial" w:eastAsia="Times New Roman" w:hAnsi="Arial" w:cs="Arial"/>
            <w:sz w:val="20"/>
            <w:szCs w:val="20"/>
          </w:rPr>
          <w:t>https://github.com/zaneveld/GCMP_Global_Disease/blob/master/analysis/core_analysis/procedure/run_all_PICs.ipynb</w:t>
        </w:r>
      </w:ins>
      <w:ins w:id="464" w:author="Microsoft Office User" w:date="2024-11-02T10:33:00Z">
        <w:r w:rsidR="007372D3">
          <w:rPr>
            <w:rFonts w:ascii="Arial" w:eastAsia="Times New Roman" w:hAnsi="Arial" w:cs="Arial"/>
            <w:sz w:val="20"/>
            <w:szCs w:val="20"/>
          </w:rPr>
          <w:fldChar w:fldCharType="end"/>
        </w:r>
      </w:ins>
      <w:ins w:id="465" w:author="Microsoft Office User" w:date="2024-11-01T10:17:00Z">
        <w:r>
          <w:rPr>
            <w:rFonts w:ascii="Arial" w:eastAsia="Times New Roman" w:hAnsi="Arial" w:cs="Arial"/>
            <w:sz w:val="20"/>
            <w:szCs w:val="20"/>
          </w:rPr>
          <w:t xml:space="preserve">) with correlation results and stats </w:t>
        </w:r>
      </w:ins>
      <w:ins w:id="466" w:author="Microsoft Office User" w:date="2024-11-01T10:13:00Z">
        <w:r w:rsidR="00346790">
          <w:rPr>
            <w:rFonts w:ascii="Arial" w:eastAsia="Times New Roman" w:hAnsi="Arial" w:cs="Arial"/>
            <w:sz w:val="20"/>
            <w:szCs w:val="20"/>
          </w:rPr>
          <w:t>organized by analysis numbe</w:t>
        </w:r>
      </w:ins>
      <w:ins w:id="467" w:author="Microsoft Office User" w:date="2024-11-01T10:16:00Z">
        <w:r>
          <w:rPr>
            <w:rFonts w:ascii="Arial" w:eastAsia="Times New Roman" w:hAnsi="Arial" w:cs="Arial"/>
            <w:sz w:val="20"/>
            <w:szCs w:val="20"/>
          </w:rPr>
          <w:t>r (</w:t>
        </w:r>
      </w:ins>
      <w:ins w:id="468" w:author="Microsoft Office User" w:date="2024-11-01T10:17:00Z">
        <w:r>
          <w:rPr>
            <w:rFonts w:ascii="Arial" w:eastAsia="Times New Roman" w:hAnsi="Arial" w:cs="Arial"/>
            <w:sz w:val="20"/>
            <w:szCs w:val="20"/>
          </w:rPr>
          <w:t>A</w:t>
        </w:r>
      </w:ins>
      <w:ins w:id="469" w:author="Microsoft Office User" w:date="2024-11-01T10:16:00Z">
        <w:r>
          <w:rPr>
            <w:rFonts w:ascii="Arial" w:eastAsia="Times New Roman" w:hAnsi="Arial" w:cs="Arial"/>
            <w:sz w:val="20"/>
            <w:szCs w:val="20"/>
          </w:rPr>
          <w:t>1-15)</w:t>
        </w:r>
      </w:ins>
    </w:p>
    <w:p w14:paraId="4EEAE8C9" w14:textId="0C5CF268" w:rsidR="00980C22" w:rsidRDefault="00961490" w:rsidP="00961490">
      <w:pPr>
        <w:rPr>
          <w:ins w:id="470" w:author="Microsoft Office User" w:date="2024-11-01T10:18:00Z"/>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Pr>
          <w:rFonts w:ascii="Arial" w:eastAsia="Times New Roman" w:hAnsi="Arial" w:cs="Arial"/>
          <w:color w:val="24292F"/>
          <w:sz w:val="20"/>
          <w:szCs w:val="20"/>
        </w:rPr>
        <w:fldChar w:fldCharType="begin"/>
      </w:r>
      <w:r w:rsidR="004817D1">
        <w:rPr>
          <w:rFonts w:ascii="Arial" w:eastAsia="Times New Roman" w:hAnsi="Arial" w:cs="Arial"/>
          <w:color w:val="24292F"/>
          <w:sz w:val="20"/>
          <w:szCs w:val="20"/>
        </w:rPr>
        <w:instrText xml:space="preserve"> ADDIN ZOTERO_ITEM CSL_CITATION {"citationID":"9VqR7nfv","properties":{"formattedCitation":"\\super 75\\nosupersub{}","plainCitation":"75","noteIndex":0},"citationItems":[{"id":1871,"uris":["http://zotero.org/groups/2769688/items/Y5EZFNNC"],"itemData":{"id":1871,"type":"article-journal","abstract":"Confirmatory path analysis allows researchers to evaluate and compare causal models using observational data. This tool has great value for comparative biologists since they are often unable to gather experimental data on macro-evolutionary hypotheses, but is cumbersome and error-prone to perform. I introduce phylopath, an R package that implements phylogenetic path analysis (PPA) as described by . In addition to the published method, I provide support for the inclusion of binary variables. I illustrate PPA and phylopath by recreating part of a study on the relationship between brain size and vulnerability to extinction. The package aims to make the analysis straight-forward, providing convenience functions, and several plotting methods, which I hope will encourage the spread of the method.","container-title":"PeerJ","DOI":"10.7717/peerj.4718","ISSN":"2167-8359","journalAbbreviation":"PeerJ","note":"PMID: 29713568\nPMCID: PMC5923215","page":"e4718","source":"PubMed Central","title":"phylopath: Easy phylogenetic path analysis in R","title-short":"phylopath","volume":"6","author":[{"family":"Bijl","given":"Wouter","non-dropping-particle":"van der"}],"issued":{"date-parts":[["2018",4,25]]}}}],"schema":"https://github.com/citation-style-language/schema/raw/master/csl-citation.json"} </w:instrText>
      </w:r>
      <w:r w:rsidR="002F1CD2">
        <w:rPr>
          <w:rFonts w:ascii="Arial" w:eastAsia="Times New Roman" w:hAnsi="Arial" w:cs="Arial"/>
          <w:color w:val="24292F"/>
          <w:sz w:val="20"/>
          <w:szCs w:val="20"/>
        </w:rPr>
        <w:fldChar w:fldCharType="separate"/>
      </w:r>
      <w:r w:rsidR="004817D1" w:rsidRPr="004817D1">
        <w:rPr>
          <w:rFonts w:ascii="Arial" w:hAnsi="Arial" w:cs="Arial"/>
          <w:color w:val="000000"/>
          <w:sz w:val="20"/>
          <w:vertAlign w:val="superscript"/>
        </w:rPr>
        <w:t>75</w:t>
      </w:r>
      <w:r w:rsidR="002F1CD2">
        <w:rPr>
          <w:rFonts w:ascii="Arial" w:eastAsia="Times New Roman" w:hAnsi="Arial" w:cs="Arial"/>
          <w:color w:val="24292F"/>
          <w:sz w:val="20"/>
          <w:szCs w:val="20"/>
        </w:rPr>
        <w:fldChar w:fldCharType="end"/>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w:t>
      </w:r>
      <w:ins w:id="471" w:author="Microsoft Office User" w:date="2024-10-28T13:19:00Z">
        <w:r w:rsidR="00E227EE">
          <w:rPr>
            <w:rFonts w:ascii="Arial" w:eastAsia="Times New Roman" w:hAnsi="Arial" w:cs="Arial"/>
            <w:color w:val="24292F"/>
            <w:sz w:val="20"/>
            <w:szCs w:val="20"/>
          </w:rPr>
          <w:t xml:space="preserve">relative </w:t>
        </w:r>
      </w:ins>
      <w:r w:rsidRPr="00961490">
        <w:rPr>
          <w:rFonts w:ascii="Arial" w:eastAsia="Times New Roman" w:hAnsi="Arial" w:cs="Arial"/>
          <w:color w:val="24292F"/>
          <w:sz w:val="20"/>
          <w:szCs w:val="20"/>
        </w:rPr>
        <w:t xml:space="preserve">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ins w:id="472" w:author="Microsoft Office User" w:date="2024-10-28T13:39:00Z">
        <w:r w:rsidR="005A4D34">
          <w:rPr>
            <w:rFonts w:ascii="Arial" w:eastAsia="Times New Roman" w:hAnsi="Arial" w:cs="Arial"/>
            <w:iCs/>
            <w:color w:val="24292F"/>
            <w:sz w:val="20"/>
            <w:szCs w:val="20"/>
          </w:rPr>
          <w:t xml:space="preserve">relative </w:t>
        </w:r>
      </w:ins>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CICc values (using both Pagel’s λ and Brownian Motion models of evolution) were averaged for interpretation and visualization. </w:t>
      </w:r>
    </w:p>
    <w:p w14:paraId="4D918D19" w14:textId="0F47F269" w:rsidR="005859EF" w:rsidRPr="005859EF" w:rsidRDefault="005859EF" w:rsidP="00961490">
      <w:pPr>
        <w:rPr>
          <w:rFonts w:ascii="Arial" w:eastAsia="Times New Roman" w:hAnsi="Arial" w:cs="Arial"/>
          <w:color w:val="24292F"/>
          <w:sz w:val="20"/>
          <w:szCs w:val="20"/>
        </w:rPr>
      </w:pPr>
      <w:ins w:id="473" w:author="Microsoft Office User" w:date="2024-11-01T10:18:00Z">
        <w:r>
          <w:rPr>
            <w:rFonts w:ascii="Arial" w:eastAsia="Times New Roman" w:hAnsi="Arial" w:cs="Arial"/>
            <w:b/>
            <w:bCs/>
            <w:color w:val="24292F"/>
            <w:sz w:val="20"/>
            <w:szCs w:val="20"/>
          </w:rPr>
          <w:t xml:space="preserve">Analysis of Endozoicomonas ASVs. </w:t>
        </w:r>
        <w:r>
          <w:rPr>
            <w:rFonts w:ascii="Arial" w:eastAsia="Times New Roman" w:hAnsi="Arial" w:cs="Arial"/>
            <w:color w:val="24292F"/>
            <w:sz w:val="20"/>
            <w:szCs w:val="20"/>
          </w:rPr>
          <w:t xml:space="preserve">ASVs annotated as </w:t>
        </w:r>
        <w:r>
          <w:rPr>
            <w:rFonts w:ascii="Arial" w:eastAsia="Times New Roman" w:hAnsi="Arial" w:cs="Arial"/>
            <w:i/>
            <w:iCs/>
            <w:color w:val="24292F"/>
            <w:sz w:val="20"/>
            <w:szCs w:val="20"/>
          </w:rPr>
          <w:t xml:space="preserve">Endozoicomonas </w:t>
        </w:r>
        <w:r>
          <w:rPr>
            <w:rFonts w:ascii="Arial" w:eastAsia="Times New Roman" w:hAnsi="Arial" w:cs="Arial"/>
            <w:color w:val="24292F"/>
            <w:sz w:val="20"/>
            <w:szCs w:val="20"/>
          </w:rPr>
          <w:t xml:space="preserve">at the genus level were extracted from the </w:t>
        </w:r>
      </w:ins>
      <w:ins w:id="474" w:author="Microsoft Office User" w:date="2024-11-01T10:19:00Z">
        <w:r>
          <w:rPr>
            <w:rFonts w:ascii="Arial" w:eastAsia="Times New Roman" w:hAnsi="Arial" w:cs="Arial"/>
            <w:color w:val="24292F"/>
            <w:sz w:val="20"/>
            <w:szCs w:val="20"/>
          </w:rPr>
          <w:t xml:space="preserve">rarefied </w:t>
        </w:r>
      </w:ins>
      <w:ins w:id="475" w:author="Microsoft Office User" w:date="2024-11-01T10:18:00Z">
        <w:r>
          <w:rPr>
            <w:rFonts w:ascii="Arial" w:eastAsia="Times New Roman" w:hAnsi="Arial" w:cs="Arial"/>
            <w:color w:val="24292F"/>
            <w:sz w:val="20"/>
            <w:szCs w:val="20"/>
          </w:rPr>
          <w:t xml:space="preserve">QIIME2 </w:t>
        </w:r>
      </w:ins>
      <w:ins w:id="476" w:author="Microsoft Office User" w:date="2024-11-01T10:19:00Z">
        <w:r>
          <w:rPr>
            <w:rFonts w:ascii="Arial" w:eastAsia="Times New Roman" w:hAnsi="Arial" w:cs="Arial"/>
            <w:color w:val="24292F"/>
            <w:sz w:val="20"/>
            <w:szCs w:val="20"/>
          </w:rPr>
          <w:t xml:space="preserve">coral microbiome </w:t>
        </w:r>
      </w:ins>
      <w:ins w:id="477" w:author="Microsoft Office User" w:date="2024-11-01T10:18:00Z">
        <w:r>
          <w:rPr>
            <w:rFonts w:ascii="Arial" w:eastAsia="Times New Roman" w:hAnsi="Arial" w:cs="Arial"/>
            <w:color w:val="24292F"/>
            <w:sz w:val="20"/>
            <w:szCs w:val="20"/>
          </w:rPr>
          <w:t>feature table</w:t>
        </w:r>
      </w:ins>
      <w:ins w:id="478" w:author="Microsoft Office User" w:date="2024-11-01T10:22:00Z">
        <w:r w:rsidR="00AF3C99">
          <w:rPr>
            <w:rFonts w:ascii="Arial" w:eastAsia="Times New Roman" w:hAnsi="Arial" w:cs="Arial"/>
            <w:color w:val="24292F"/>
            <w:sz w:val="20"/>
            <w:szCs w:val="20"/>
          </w:rPr>
          <w:t xml:space="preserve">. Differences in ASV diversity </w:t>
        </w:r>
        <w:r w:rsidR="00AF3C99" w:rsidRPr="0004278F">
          <w:rPr>
            <w:rFonts w:ascii="Arial" w:eastAsia="Times New Roman" w:hAnsi="Arial" w:cs="Arial"/>
            <w:color w:val="24292F"/>
            <w:sz w:val="20"/>
            <w:szCs w:val="20"/>
            <w:rPrChange w:id="479" w:author="Microsoft Office User" w:date="2024-11-05T08:49:00Z" w16du:dateUtc="2024-11-05T08:49:00Z">
              <w:rPr>
                <w:rFonts w:ascii="Arial" w:eastAsia="Times New Roman" w:hAnsi="Arial" w:cs="Arial"/>
                <w:i/>
                <w:iCs/>
                <w:color w:val="24292F"/>
                <w:sz w:val="20"/>
                <w:szCs w:val="20"/>
              </w:rPr>
            </w:rPrChange>
          </w:rPr>
          <w:t>within</w:t>
        </w:r>
      </w:ins>
      <w:ins w:id="480" w:author="Microsoft Office User" w:date="2024-11-05T08:49:00Z" w16du:dateUtc="2024-11-05T08:49:00Z">
        <w:r w:rsidR="0004278F">
          <w:rPr>
            <w:rFonts w:ascii="Arial" w:eastAsia="Times New Roman" w:hAnsi="Arial" w:cs="Arial"/>
            <w:i/>
            <w:iCs/>
            <w:color w:val="24292F"/>
            <w:sz w:val="20"/>
            <w:szCs w:val="20"/>
          </w:rPr>
          <w:t xml:space="preserve"> </w:t>
        </w:r>
        <w:r w:rsidR="0004278F">
          <w:rPr>
            <w:rFonts w:ascii="Arial" w:eastAsia="Times New Roman" w:hAnsi="Arial" w:cs="Arial"/>
            <w:color w:val="24292F"/>
            <w:sz w:val="20"/>
            <w:szCs w:val="20"/>
          </w:rPr>
          <w:t>the</w:t>
        </w:r>
      </w:ins>
      <w:ins w:id="481" w:author="Microsoft Office User" w:date="2024-11-01T10:22:00Z">
        <w:r w:rsidR="00AF3C99">
          <w:rPr>
            <w:rFonts w:ascii="Arial" w:eastAsia="Times New Roman" w:hAnsi="Arial" w:cs="Arial"/>
            <w:i/>
            <w:iCs/>
            <w:color w:val="24292F"/>
            <w:sz w:val="20"/>
            <w:szCs w:val="20"/>
          </w:rPr>
          <w:t xml:space="preserve"> Endozoicomonas </w:t>
        </w:r>
      </w:ins>
      <w:ins w:id="482" w:author="Microsoft Office User" w:date="2024-11-05T08:49:00Z" w16du:dateUtc="2024-11-05T08:49:00Z">
        <w:r w:rsidR="0004278F">
          <w:rPr>
            <w:rFonts w:ascii="Arial" w:eastAsia="Times New Roman" w:hAnsi="Arial" w:cs="Arial"/>
            <w:color w:val="24292F"/>
            <w:sz w:val="20"/>
            <w:szCs w:val="20"/>
          </w:rPr>
          <w:t xml:space="preserve">genus </w:t>
        </w:r>
      </w:ins>
      <w:ins w:id="483" w:author="Microsoft Office User" w:date="2024-11-01T10:22:00Z">
        <w:r w:rsidR="00AF3C99">
          <w:rPr>
            <w:rFonts w:ascii="Arial" w:eastAsia="Times New Roman" w:hAnsi="Arial" w:cs="Arial"/>
            <w:color w:val="24292F"/>
            <w:sz w:val="20"/>
            <w:szCs w:val="20"/>
          </w:rPr>
          <w:t>was assessed by PERMANOVA of Weighted UniFrac or Aitchison beta-diver</w:t>
        </w:r>
      </w:ins>
      <w:ins w:id="484" w:author="Microsoft Office User" w:date="2024-11-01T10:23:00Z">
        <w:r w:rsidR="00AF3C99">
          <w:rPr>
            <w:rFonts w:ascii="Arial" w:eastAsia="Times New Roman" w:hAnsi="Arial" w:cs="Arial"/>
            <w:color w:val="24292F"/>
            <w:sz w:val="20"/>
            <w:szCs w:val="20"/>
          </w:rPr>
          <w:t xml:space="preserve">sity </w:t>
        </w:r>
      </w:ins>
      <w:ins w:id="485" w:author="Microsoft Office User" w:date="2024-11-01T10:22:00Z">
        <w:r w:rsidR="00AF3C99">
          <w:rPr>
            <w:rFonts w:ascii="Arial" w:eastAsia="Times New Roman" w:hAnsi="Arial" w:cs="Arial"/>
            <w:color w:val="24292F"/>
            <w:sz w:val="20"/>
            <w:szCs w:val="20"/>
          </w:rPr>
          <w:t>distance matrices</w:t>
        </w:r>
      </w:ins>
      <w:ins w:id="486" w:author="Microsoft Office User" w:date="2024-11-01T10:23:00Z">
        <w:r w:rsidR="00AF3C99">
          <w:rPr>
            <w:rFonts w:ascii="Arial" w:eastAsia="Times New Roman" w:hAnsi="Arial" w:cs="Arial"/>
            <w:color w:val="24292F"/>
            <w:sz w:val="20"/>
            <w:szCs w:val="20"/>
          </w:rPr>
          <w:t xml:space="preserve">. For analysis of </w:t>
        </w:r>
        <w:r w:rsidR="00AF3C99">
          <w:rPr>
            <w:rFonts w:ascii="Arial" w:eastAsia="Times New Roman" w:hAnsi="Arial" w:cs="Arial"/>
            <w:i/>
            <w:iCs/>
            <w:color w:val="24292F"/>
            <w:sz w:val="20"/>
            <w:szCs w:val="20"/>
          </w:rPr>
          <w:t xml:space="preserve">Endozoicomonas </w:t>
        </w:r>
        <w:r w:rsidR="00AF3C99">
          <w:rPr>
            <w:rFonts w:ascii="Arial" w:eastAsia="Times New Roman" w:hAnsi="Arial" w:cs="Arial"/>
            <w:color w:val="24292F"/>
            <w:sz w:val="20"/>
            <w:szCs w:val="20"/>
          </w:rPr>
          <w:t>ASVs by compartment</w:t>
        </w:r>
      </w:ins>
      <w:ins w:id="487" w:author="Microsoft Office User" w:date="2024-11-01T10:19:00Z">
        <w:r>
          <w:rPr>
            <w:rFonts w:ascii="Arial" w:eastAsia="Times New Roman" w:hAnsi="Arial" w:cs="Arial"/>
            <w:color w:val="24292F"/>
            <w:sz w:val="20"/>
            <w:szCs w:val="20"/>
          </w:rPr>
          <w:t xml:space="preserve">, </w:t>
        </w:r>
      </w:ins>
      <w:ins w:id="488" w:author="Microsoft Office User" w:date="2024-11-02T10:58:00Z">
        <w:r w:rsidR="006D5FE3">
          <w:rPr>
            <w:rFonts w:ascii="Arial" w:eastAsia="Times New Roman" w:hAnsi="Arial" w:cs="Arial"/>
            <w:i/>
            <w:iCs/>
            <w:color w:val="24292F"/>
            <w:sz w:val="20"/>
            <w:szCs w:val="20"/>
          </w:rPr>
          <w:t xml:space="preserve">Endozoicomonas </w:t>
        </w:r>
        <w:r w:rsidR="006D5FE3">
          <w:rPr>
            <w:rFonts w:ascii="Arial" w:eastAsia="Times New Roman" w:hAnsi="Arial" w:cs="Arial"/>
            <w:color w:val="24292F"/>
            <w:sz w:val="20"/>
            <w:szCs w:val="20"/>
          </w:rPr>
          <w:t xml:space="preserve">ASVs were </w:t>
        </w:r>
      </w:ins>
      <w:ins w:id="489" w:author="Microsoft Office User" w:date="2024-11-01T10:19:00Z">
        <w:r>
          <w:rPr>
            <w:rFonts w:ascii="Arial" w:eastAsia="Times New Roman" w:hAnsi="Arial" w:cs="Arial"/>
            <w:color w:val="24292F"/>
            <w:sz w:val="20"/>
            <w:szCs w:val="20"/>
          </w:rPr>
          <w:t xml:space="preserve">pooled according to whether they had greatest </w:t>
        </w:r>
      </w:ins>
      <w:ins w:id="490" w:author="Microsoft Office User" w:date="2024-11-05T08:49:00Z" w16du:dateUtc="2024-11-05T08:49:00Z">
        <w:r w:rsidR="0004278F">
          <w:rPr>
            <w:rFonts w:ascii="Arial" w:eastAsia="Times New Roman" w:hAnsi="Arial" w:cs="Arial"/>
            <w:color w:val="24292F"/>
            <w:sz w:val="20"/>
            <w:szCs w:val="20"/>
          </w:rPr>
          <w:t xml:space="preserve">relative </w:t>
        </w:r>
      </w:ins>
      <w:ins w:id="491" w:author="Microsoft Office User" w:date="2024-11-01T10:19:00Z">
        <w:r>
          <w:rPr>
            <w:rFonts w:ascii="Arial" w:eastAsia="Times New Roman" w:hAnsi="Arial" w:cs="Arial"/>
            <w:color w:val="24292F"/>
            <w:sz w:val="20"/>
            <w:szCs w:val="20"/>
          </w:rPr>
          <w:t xml:space="preserve">abundance in mucus, tissue or skeleton. The relative abundance of </w:t>
        </w:r>
      </w:ins>
      <w:ins w:id="492" w:author="Microsoft Office User" w:date="2024-11-01T10:20:00Z">
        <w:r>
          <w:rPr>
            <w:rFonts w:ascii="Arial" w:eastAsia="Times New Roman" w:hAnsi="Arial" w:cs="Arial"/>
            <w:color w:val="24292F"/>
            <w:sz w:val="20"/>
            <w:szCs w:val="20"/>
          </w:rPr>
          <w:t>these compartment-specific pools were then regressed against host traits using PGLS</w:t>
        </w:r>
      </w:ins>
      <w:ins w:id="493" w:author="Microsoft Office User" w:date="2024-11-02T13:01:00Z">
        <w:r w:rsidR="00D021BE">
          <w:rPr>
            <w:rFonts w:ascii="Arial" w:eastAsia="Times New Roman" w:hAnsi="Arial" w:cs="Arial"/>
            <w:color w:val="24292F"/>
            <w:sz w:val="20"/>
            <w:szCs w:val="20"/>
          </w:rPr>
          <w:t xml:space="preserve">, as outlined above. </w:t>
        </w:r>
      </w:ins>
    </w:p>
    <w:p w14:paraId="0A483298"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0EC9A320"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p>
    <w:p w14:paraId="6883B50D"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Pr>
          <w:rFonts w:ascii="Arial" w:hAnsi="Arial" w:cs="Arial"/>
          <w:bCs/>
          <w:i/>
          <w:iCs/>
          <w:color w:val="000000"/>
          <w:sz w:val="20"/>
          <w:szCs w:val="20"/>
        </w:rPr>
        <w:t>P</w:t>
      </w:r>
      <w:r w:rsidRPr="00E058D1">
        <w:rPr>
          <w:rFonts w:ascii="Arial" w:hAnsi="Arial" w:cs="Arial"/>
          <w:bCs/>
          <w:i/>
          <w:iCs/>
          <w:color w:val="000000"/>
          <w:sz w:val="20"/>
          <w:szCs w:val="20"/>
        </w:rPr>
        <w:t>articipate</w:t>
      </w:r>
    </w:p>
    <w:p w14:paraId="1FC596EE"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7A3BEED1"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6845B744"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Pr>
          <w:rFonts w:ascii="Arial" w:hAnsi="Arial" w:cs="Arial"/>
          <w:bCs/>
          <w:i/>
          <w:iCs/>
          <w:color w:val="000000"/>
          <w:sz w:val="20"/>
          <w:szCs w:val="20"/>
        </w:rPr>
        <w:t>P</w:t>
      </w:r>
      <w:r w:rsidRPr="00E058D1">
        <w:rPr>
          <w:rFonts w:ascii="Arial" w:hAnsi="Arial" w:cs="Arial"/>
          <w:bCs/>
          <w:i/>
          <w:iCs/>
          <w:color w:val="000000"/>
          <w:sz w:val="20"/>
          <w:szCs w:val="20"/>
        </w:rPr>
        <w:t>ublication</w:t>
      </w:r>
    </w:p>
    <w:p w14:paraId="5594A8E8"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320BA20"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59914267"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Availability of Data and Material</w:t>
      </w:r>
    </w:p>
    <w:p w14:paraId="34AD4F06"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lastRenderedPageBreak/>
        <w:t>All data generated during this study are publicly available and data summaries are included in this publication and its supplementary information files. The r</w:t>
      </w:r>
      <w:r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Pr="00961490">
        <w:rPr>
          <w:rFonts w:ascii="Arial" w:eastAsia="Times New Roman" w:hAnsi="Arial" w:cs="Arial"/>
          <w:sz w:val="20"/>
          <w:szCs w:val="20"/>
        </w:rPr>
        <w:t>samples used in this study are available on Qiita (qiita.ucsd.edu) under project ID 10895, prep ID 3439.</w:t>
      </w:r>
      <w:r>
        <w:rPr>
          <w:rFonts w:ascii="Arial" w:eastAsia="Times New Roman" w:hAnsi="Arial" w:cs="Arial"/>
          <w:sz w:val="20"/>
          <w:szCs w:val="20"/>
        </w:rPr>
        <w:t xml:space="preserve"> Australian disease data (new to this study) are accessible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and in Supplementary Data Table 1b. Summary data and all associated code for analyses is available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Additional publicly available data were used in this study. </w:t>
      </w:r>
      <w:r w:rsidRPr="007767B4">
        <w:rPr>
          <w:rFonts w:ascii="Arial" w:eastAsia="Times New Roman" w:hAnsi="Arial" w:cs="Arial"/>
          <w:sz w:val="20"/>
          <w:szCs w:val="20"/>
        </w:rPr>
        <w:t>These include coral disease data from open-access surveys in the Florida Keys (the Florida Reef Resilience Program (FRRP); https://frrp.org/) and Hawaiʻi (HICORDIS</w:t>
      </w:r>
      <w:r>
        <w:rPr>
          <w:rFonts w:ascii="Arial" w:eastAsia="Times New Roman" w:hAnsi="Arial" w:cs="Arial"/>
          <w:sz w:val="20"/>
          <w:szCs w:val="20"/>
          <w:vertAlign w:val="superscript"/>
        </w:rPr>
        <w:t>29</w:t>
      </w:r>
      <w:r w:rsidRPr="007767B4">
        <w:rPr>
          <w:rFonts w:ascii="Arial" w:eastAsia="Times New Roman" w:hAnsi="Arial" w:cs="Arial"/>
          <w:sz w:val="20"/>
          <w:szCs w:val="20"/>
        </w:rPr>
        <w:t>; 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77BD5857" w14:textId="77777777" w:rsidR="007A7BE8" w:rsidRDefault="007A7BE8" w:rsidP="007A7BE8">
      <w:pPr>
        <w:contextualSpacing/>
        <w:rPr>
          <w:rFonts w:ascii="Arial" w:eastAsia="Times New Roman" w:hAnsi="Arial" w:cs="Arial"/>
          <w:sz w:val="20"/>
          <w:szCs w:val="20"/>
        </w:rPr>
      </w:pPr>
    </w:p>
    <w:p w14:paraId="35F30687"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474E4BE0" w14:textId="31D8AAAB" w:rsidR="007A7BE8" w:rsidRPr="007372D3" w:rsidDel="007372D3" w:rsidRDefault="007372D3" w:rsidP="007A7BE8">
      <w:pPr>
        <w:contextualSpacing/>
        <w:rPr>
          <w:del w:id="494" w:author="Microsoft Office User" w:date="2024-11-02T10:34:00Z"/>
          <w:rFonts w:ascii="Arial" w:eastAsia="Times New Roman" w:hAnsi="Arial" w:cs="Arial"/>
          <w:sz w:val="20"/>
          <w:szCs w:val="20"/>
        </w:rPr>
      </w:pPr>
      <w:ins w:id="495" w:author="Microsoft Office User" w:date="2024-11-02T10:34:00Z">
        <w:r w:rsidRPr="007372D3">
          <w:rPr>
            <w:rFonts w:ascii="Arial" w:eastAsia="Times New Roman" w:hAnsi="Arial" w:cs="Arial"/>
            <w:sz w:val="20"/>
            <w:szCs w:val="20"/>
            <w:rPrChange w:id="496" w:author="Microsoft Office User" w:date="2024-11-02T10:34:00Z">
              <w:rPr>
                <w:rFonts w:ascii="Arial" w:eastAsia="Times New Roman" w:hAnsi="Arial" w:cs="Arial"/>
                <w:i/>
                <w:iCs/>
                <w:sz w:val="20"/>
                <w:szCs w:val="20"/>
              </w:rPr>
            </w:rPrChange>
          </w:rPr>
          <w:t>Rob Knight is a scientific advisory board member, and consultant for BiomeSense, Inc., has equity and receives income. He is a scientific advisory board member and has equity in GenCirq. He is a consultant for DayTwo, and receives income. He has equity in and acts as a consultant for Cybele. He is a co-founder of Biota, Inc., and has equity. He is a cofounder of Micronoma, and has equity and is a scientific advisory board member. The terms of these arrangements have been reviewed and approved by the University of California, San Diego in accordance with its conflict of interest policies.</w:t>
        </w:r>
      </w:ins>
      <w:del w:id="497" w:author="Microsoft Office User" w:date="2024-11-02T10:34:00Z">
        <w:r w:rsidR="007A7BE8" w:rsidRPr="007372D3" w:rsidDel="007372D3">
          <w:rPr>
            <w:rFonts w:ascii="Arial" w:eastAsia="Times New Roman" w:hAnsi="Arial" w:cs="Arial"/>
            <w:sz w:val="20"/>
            <w:szCs w:val="20"/>
          </w:rPr>
          <w:delText>The authors declare no competing interests.</w:delText>
        </w:r>
      </w:del>
    </w:p>
    <w:p w14:paraId="21C19A42" w14:textId="77777777" w:rsidR="007A7BE8" w:rsidRPr="007372D3" w:rsidRDefault="007A7BE8" w:rsidP="007A7BE8">
      <w:pPr>
        <w:contextualSpacing/>
        <w:rPr>
          <w:rFonts w:ascii="Arial" w:eastAsia="Times New Roman" w:hAnsi="Arial" w:cs="Arial"/>
          <w:sz w:val="20"/>
          <w:szCs w:val="20"/>
        </w:rPr>
      </w:pPr>
    </w:p>
    <w:p w14:paraId="5B36E7A0" w14:textId="77777777" w:rsidR="007372D3" w:rsidRDefault="007372D3" w:rsidP="007A7BE8">
      <w:pPr>
        <w:contextualSpacing/>
        <w:rPr>
          <w:ins w:id="498" w:author="Microsoft Office User" w:date="2024-11-02T10:34:00Z"/>
          <w:rFonts w:ascii="Arial" w:eastAsia="Times New Roman" w:hAnsi="Arial" w:cs="Arial"/>
          <w:i/>
          <w:iCs/>
          <w:sz w:val="20"/>
          <w:szCs w:val="20"/>
        </w:rPr>
      </w:pPr>
    </w:p>
    <w:p w14:paraId="1B478D34" w14:textId="6AA51C2D"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Funding</w:t>
      </w:r>
    </w:p>
    <w:p w14:paraId="2300B259" w14:textId="77777777" w:rsidR="007A7BE8" w:rsidRDefault="007A7BE8" w:rsidP="007A7BE8">
      <w:pPr>
        <w:spacing w:before="120"/>
        <w:contextualSpacing/>
        <w:rPr>
          <w:rFonts w:ascii="Arial" w:eastAsia="Times New Roman" w:hAnsi="Arial" w:cs="Arial"/>
          <w:sz w:val="20"/>
          <w:szCs w:val="20"/>
        </w:rPr>
      </w:pPr>
      <w:r w:rsidRPr="00961490">
        <w:rPr>
          <w:rFonts w:ascii="Arial" w:eastAsia="Times New Roman" w:hAnsi="Arial" w:cs="Arial"/>
          <w:sz w:val="20"/>
          <w:szCs w:val="20"/>
        </w:rPr>
        <w:t>This work was supported by a National Science Foundation Dimensions of Biodiversity grant (#1442306) to RVT and MM, an in-kind ​​UC San Diego Seed Grant in Microbiome Science grant to JZ, an NSF IoS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6CC6CB7C" w14:textId="77777777" w:rsidR="007A7BE8" w:rsidRDefault="007A7BE8" w:rsidP="007A7BE8">
      <w:pPr>
        <w:spacing w:before="120"/>
        <w:contextualSpacing/>
        <w:rPr>
          <w:rFonts w:ascii="Arial" w:eastAsia="Times New Roman" w:hAnsi="Arial" w:cs="Arial"/>
          <w:sz w:val="20"/>
          <w:szCs w:val="20"/>
        </w:rPr>
      </w:pPr>
    </w:p>
    <w:p w14:paraId="21793502" w14:textId="77777777" w:rsidR="007A7BE8" w:rsidRPr="007767B4" w:rsidRDefault="007A7BE8" w:rsidP="007A7BE8">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1F34300" w14:textId="77777777" w:rsidR="007A7BE8" w:rsidRDefault="007A7BE8" w:rsidP="007A7BE8">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2C5E3676" w14:textId="77777777" w:rsidR="007A7BE8" w:rsidRPr="007767B4" w:rsidRDefault="007A7BE8" w:rsidP="007A7BE8">
      <w:pPr>
        <w:contextualSpacing/>
        <w:rPr>
          <w:rFonts w:ascii="Arial" w:hAnsi="Arial" w:cs="Arial"/>
          <w:sz w:val="20"/>
          <w:szCs w:val="20"/>
        </w:rPr>
      </w:pPr>
    </w:p>
    <w:p w14:paraId="355C1014" w14:textId="77777777" w:rsidR="007A7BE8" w:rsidRPr="007767B4" w:rsidRDefault="007A7BE8" w:rsidP="007A7BE8">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7E1A67C" w14:textId="77777777" w:rsidR="007A7BE8" w:rsidRPr="00C61A31" w:rsidRDefault="007A7BE8" w:rsidP="007A7BE8">
      <w:pPr>
        <w:spacing w:before="120"/>
        <w:rPr>
          <w:rFonts w:ascii="Arial" w:eastAsia="Times New Roman" w:hAnsi="Arial" w:cs="Arial"/>
          <w:sz w:val="20"/>
          <w:szCs w:val="20"/>
        </w:rPr>
      </w:pPr>
      <w:r w:rsidRPr="00961490">
        <w:rPr>
          <w:rFonts w:ascii="Arial" w:eastAsia="Times New Roman" w:hAnsi="Arial" w:cs="Arial"/>
          <w:sz w:val="20"/>
          <w:szCs w:val="20"/>
        </w:rPr>
        <w:t>The authors would like to acknowledge many contributors for their field assistance during collection of Global Coral Microbiome Project data in this manuscript. These include: Tasman Douglass, Margaux Hein, Frazer McGregor, Kathy Morrow, Katia Nicolet, Cathie Page, Gergely Torda</w:t>
      </w:r>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Weinheimer,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Voolstra, Maren Ziegler, Anna Roik,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Vermeij, Kristen Marhaver, Pedro Frade, Ben Mueller, and others at CARMABI for field assistance during sampling in Curaçao; Danwei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Plongée Suwan Macha and Jean-Pascal Quod for assistance in Réunion; </w:t>
      </w:r>
      <w:r w:rsidRPr="00961490">
        <w:rPr>
          <w:rFonts w:ascii="Arial" w:eastAsia="Times New Roman" w:hAnsi="Arial" w:cs="Arial"/>
          <w:color w:val="222222"/>
          <w:sz w:val="20"/>
          <w:szCs w:val="20"/>
          <w:highlight w:val="white"/>
        </w:rPr>
        <w:t xml:space="preserve"> Ruth Gates, Katie Barrott, Courtney Couch, and Keoki Stender for field assistance in </w:t>
      </w:r>
      <w:r w:rsidRPr="002F1CD2">
        <w:rPr>
          <w:rFonts w:ascii="Arial" w:hAnsi="Arial" w:cs="Arial"/>
          <w:color w:val="000000"/>
          <w:sz w:val="20"/>
        </w:rPr>
        <w:t>Hawaiʻi</w:t>
      </w:r>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Lyndsy Gazda, Jamie Lee Proffitt, Gabriele Swain, and Alaina Weinheimer for their assistance in the laboratory. The authors also acknowledge the staff of the Coral Bay Research Station, Lizard Island Research Station, Lord Howe Island Marine </w:t>
      </w:r>
      <w:r w:rsidRPr="00961490">
        <w:rPr>
          <w:rFonts w:ascii="Arial" w:eastAsia="Times New Roman" w:hAnsi="Arial" w:cs="Arial"/>
          <w:sz w:val="20"/>
          <w:szCs w:val="20"/>
        </w:rPr>
        <w:lastRenderedPageBreak/>
        <w:t xml:space="preserve">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138971A2" w14:textId="77777777" w:rsidR="002B5FFA" w:rsidRPr="002B5FFA" w:rsidRDefault="002F1CD2" w:rsidP="002B5FFA">
      <w:pPr>
        <w:pStyle w:val="Bibliography"/>
      </w:pPr>
      <w:r>
        <w:rPr>
          <w:rFonts w:ascii="Arial" w:hAnsi="Arial" w:cs="Arial"/>
          <w:color w:val="000000"/>
          <w:sz w:val="20"/>
          <w:szCs w:val="20"/>
        </w:rPr>
        <w:fldChar w:fldCharType="begin"/>
      </w:r>
      <w:r w:rsidR="004817D1">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2B5FFA" w:rsidRPr="002B5FFA">
        <w:t>1.</w:t>
      </w:r>
      <w:r w:rsidR="002B5FFA" w:rsidRPr="002B5FFA">
        <w:tab/>
        <w:t xml:space="preserve">Healy, K., Ezard, T. H. G., Jones, O. R., Salguero-Gómez, R. &amp; Buckley, Y. M. Animal life history is shaped by the pace of life and the distribution of age-specific mortality and reproduction. </w:t>
      </w:r>
      <w:r w:rsidR="002B5FFA" w:rsidRPr="002B5FFA">
        <w:rPr>
          <w:i/>
          <w:iCs/>
        </w:rPr>
        <w:t>Nat Ecol Evol</w:t>
      </w:r>
      <w:r w:rsidR="002B5FFA" w:rsidRPr="002B5FFA">
        <w:t xml:space="preserve"> </w:t>
      </w:r>
      <w:r w:rsidR="002B5FFA" w:rsidRPr="002B5FFA">
        <w:rPr>
          <w:b/>
          <w:bCs/>
        </w:rPr>
        <w:t>3</w:t>
      </w:r>
      <w:r w:rsidR="002B5FFA" w:rsidRPr="002B5FFA">
        <w:t>, 1217–1224 (2019).</w:t>
      </w:r>
    </w:p>
    <w:p w14:paraId="1AD90CF3" w14:textId="77777777" w:rsidR="002B5FFA" w:rsidRPr="002B5FFA" w:rsidRDefault="002B5FFA" w:rsidP="002B5FFA">
      <w:pPr>
        <w:pStyle w:val="Bibliography"/>
      </w:pPr>
      <w:r w:rsidRPr="002B5FFA">
        <w:t>2.</w:t>
      </w:r>
      <w:r w:rsidRPr="002B5FFA">
        <w:tab/>
        <w:t xml:space="preserve">Darling, E. S., Alvarez-Filip, L., Oliver, T. A., McClanahan, T. R. &amp; Côté, I. M. Evaluating life-history strategies of reef corals from species traits. </w:t>
      </w:r>
      <w:r w:rsidRPr="002B5FFA">
        <w:rPr>
          <w:i/>
          <w:iCs/>
        </w:rPr>
        <w:t>Ecology Letters</w:t>
      </w:r>
      <w:r w:rsidRPr="002B5FFA">
        <w:t xml:space="preserve"> </w:t>
      </w:r>
      <w:r w:rsidRPr="002B5FFA">
        <w:rPr>
          <w:b/>
          <w:bCs/>
        </w:rPr>
        <w:t>15</w:t>
      </w:r>
      <w:r w:rsidRPr="002B5FFA">
        <w:t>, 1378–1386 (2012).</w:t>
      </w:r>
    </w:p>
    <w:p w14:paraId="13D2897E" w14:textId="77777777" w:rsidR="002B5FFA" w:rsidRPr="002B5FFA" w:rsidRDefault="002B5FFA" w:rsidP="002B5FFA">
      <w:pPr>
        <w:pStyle w:val="Bibliography"/>
      </w:pPr>
      <w:r w:rsidRPr="002B5FFA">
        <w:t>3.</w:t>
      </w:r>
      <w:r w:rsidRPr="002B5FFA">
        <w:tab/>
        <w:t xml:space="preserve">Most, P. J. van der, Jong, B. de, Parmentier, H. K. &amp; Verhulst, S. Trade-off between growth and immune function: a meta-analysis of selection experiments. </w:t>
      </w:r>
      <w:r w:rsidRPr="002B5FFA">
        <w:rPr>
          <w:i/>
          <w:iCs/>
        </w:rPr>
        <w:t>Functional Ecology</w:t>
      </w:r>
      <w:r w:rsidRPr="002B5FFA">
        <w:t xml:space="preserve"> </w:t>
      </w:r>
      <w:r w:rsidRPr="002B5FFA">
        <w:rPr>
          <w:b/>
          <w:bCs/>
        </w:rPr>
        <w:t>25</w:t>
      </w:r>
      <w:r w:rsidRPr="002B5FFA">
        <w:t>, 74–80 (2011).</w:t>
      </w:r>
    </w:p>
    <w:p w14:paraId="0EF157A1" w14:textId="77777777" w:rsidR="002B5FFA" w:rsidRPr="002B5FFA" w:rsidRDefault="002B5FFA" w:rsidP="002B5FFA">
      <w:pPr>
        <w:pStyle w:val="Bibliography"/>
      </w:pPr>
      <w:r w:rsidRPr="002B5FFA">
        <w:t>4.</w:t>
      </w:r>
      <w:r w:rsidRPr="002B5FFA">
        <w:tab/>
        <w:t xml:space="preserve">Badyaev, A. V. &amp; Ghalambor, C. K. Evolution of Life Histories Along Elevational Gradients: Trade-Off Between Parental Care and Fecundity. </w:t>
      </w:r>
      <w:r w:rsidRPr="002B5FFA">
        <w:rPr>
          <w:i/>
          <w:iCs/>
        </w:rPr>
        <w:t>Ecology</w:t>
      </w:r>
      <w:r w:rsidRPr="002B5FFA">
        <w:t xml:space="preserve"> </w:t>
      </w:r>
      <w:r w:rsidRPr="002B5FFA">
        <w:rPr>
          <w:b/>
          <w:bCs/>
        </w:rPr>
        <w:t>82</w:t>
      </w:r>
      <w:r w:rsidRPr="002B5FFA">
        <w:t>, 2948–2960 (2001).</w:t>
      </w:r>
    </w:p>
    <w:p w14:paraId="5BBB7F72" w14:textId="77777777" w:rsidR="002B5FFA" w:rsidRPr="002B5FFA" w:rsidRDefault="002B5FFA" w:rsidP="002B5FFA">
      <w:pPr>
        <w:pStyle w:val="Bibliography"/>
      </w:pPr>
      <w:r w:rsidRPr="002B5FFA">
        <w:t>5.</w:t>
      </w:r>
      <w:r w:rsidRPr="002B5FFA">
        <w:tab/>
        <w:t xml:space="preserve">Padda, S. S., Glass, J. R. &amp; Stahlschmidt, Z. R. When it’s hot and dry: life-history strategy influences the effects of heat waves and water limitation. </w:t>
      </w:r>
      <w:r w:rsidRPr="002B5FFA">
        <w:rPr>
          <w:i/>
          <w:iCs/>
        </w:rPr>
        <w:t>Journal of Experimental Biology</w:t>
      </w:r>
      <w:r w:rsidRPr="002B5FFA">
        <w:t xml:space="preserve"> </w:t>
      </w:r>
      <w:r w:rsidRPr="002B5FFA">
        <w:rPr>
          <w:b/>
          <w:bCs/>
        </w:rPr>
        <w:t>224</w:t>
      </w:r>
      <w:r w:rsidRPr="002B5FFA">
        <w:t>, jeb236398 (2021).</w:t>
      </w:r>
    </w:p>
    <w:p w14:paraId="43152EF3" w14:textId="77777777" w:rsidR="002B5FFA" w:rsidRPr="002B5FFA" w:rsidRDefault="002B5FFA" w:rsidP="002B5FFA">
      <w:pPr>
        <w:pStyle w:val="Bibliography"/>
      </w:pPr>
      <w:r w:rsidRPr="002B5FFA">
        <w:t>6.</w:t>
      </w:r>
      <w:r w:rsidRPr="002B5FFA">
        <w:tab/>
        <w:t xml:space="preserve">Tollrian, R. Predator-Induced Morphological Defenses: Costs, Life History Shifts, and Maternal Effects in Daphnia Pulex. </w:t>
      </w:r>
      <w:r w:rsidRPr="002B5FFA">
        <w:rPr>
          <w:i/>
          <w:iCs/>
        </w:rPr>
        <w:t>Ecology</w:t>
      </w:r>
      <w:r w:rsidRPr="002B5FFA">
        <w:t xml:space="preserve"> </w:t>
      </w:r>
      <w:r w:rsidRPr="002B5FFA">
        <w:rPr>
          <w:b/>
          <w:bCs/>
        </w:rPr>
        <w:t>76</w:t>
      </w:r>
      <w:r w:rsidRPr="002B5FFA">
        <w:t>, 1691–1705 (1995).</w:t>
      </w:r>
    </w:p>
    <w:p w14:paraId="1EB707C1" w14:textId="77777777" w:rsidR="002B5FFA" w:rsidRPr="002B5FFA" w:rsidRDefault="002B5FFA" w:rsidP="002B5FFA">
      <w:pPr>
        <w:pStyle w:val="Bibliography"/>
      </w:pPr>
      <w:r w:rsidRPr="002B5FFA">
        <w:t>7.</w:t>
      </w:r>
      <w:r w:rsidRPr="002B5FFA">
        <w:tab/>
        <w:t xml:space="preserve">Lochmiller, R. L. &amp; Deerenberg, C. Trade-offs in evolutionary immunology: just what is the cost of immunity? </w:t>
      </w:r>
      <w:r w:rsidRPr="002B5FFA">
        <w:rPr>
          <w:i/>
          <w:iCs/>
        </w:rPr>
        <w:t>Oikos</w:t>
      </w:r>
      <w:r w:rsidRPr="002B5FFA">
        <w:t xml:space="preserve"> </w:t>
      </w:r>
      <w:r w:rsidRPr="002B5FFA">
        <w:rPr>
          <w:b/>
          <w:bCs/>
        </w:rPr>
        <w:t>88</w:t>
      </w:r>
      <w:r w:rsidRPr="002B5FFA">
        <w:t>, 87–98 (2000).</w:t>
      </w:r>
    </w:p>
    <w:p w14:paraId="6EB14B08" w14:textId="77777777" w:rsidR="002B5FFA" w:rsidRPr="002B5FFA" w:rsidRDefault="002B5FFA" w:rsidP="002B5FFA">
      <w:pPr>
        <w:pStyle w:val="Bibliography"/>
      </w:pPr>
      <w:r w:rsidRPr="002B5FFA">
        <w:t>8.</w:t>
      </w:r>
      <w:r w:rsidRPr="002B5FFA">
        <w:tab/>
        <w:t xml:space="preserve">Maynard, J. </w:t>
      </w:r>
      <w:r w:rsidRPr="002B5FFA">
        <w:rPr>
          <w:i/>
          <w:iCs/>
        </w:rPr>
        <w:t>et al.</w:t>
      </w:r>
      <w:r w:rsidRPr="002B5FFA">
        <w:t xml:space="preserve"> Projections of climate conditions that increase coral disease susceptibility and pathogen abundance and virulence. </w:t>
      </w:r>
      <w:r w:rsidRPr="002B5FFA">
        <w:rPr>
          <w:i/>
          <w:iCs/>
        </w:rPr>
        <w:t>Nature Clim Change</w:t>
      </w:r>
      <w:r w:rsidRPr="002B5FFA">
        <w:t xml:space="preserve"> </w:t>
      </w:r>
      <w:r w:rsidRPr="002B5FFA">
        <w:rPr>
          <w:b/>
          <w:bCs/>
        </w:rPr>
        <w:t>5</w:t>
      </w:r>
      <w:r w:rsidRPr="002B5FFA">
        <w:t>, 688–694 (2015).</w:t>
      </w:r>
    </w:p>
    <w:p w14:paraId="22985C88" w14:textId="77777777" w:rsidR="002B5FFA" w:rsidRPr="002B5FFA" w:rsidRDefault="002B5FFA" w:rsidP="002B5FFA">
      <w:pPr>
        <w:pStyle w:val="Bibliography"/>
      </w:pPr>
      <w:r w:rsidRPr="002B5FFA">
        <w:t>9.</w:t>
      </w:r>
      <w:r w:rsidRPr="002B5FFA">
        <w:tab/>
        <w:t xml:space="preserve">Mora, C. </w:t>
      </w:r>
      <w:r w:rsidRPr="002B5FFA">
        <w:rPr>
          <w:i/>
          <w:iCs/>
        </w:rPr>
        <w:t>et al.</w:t>
      </w:r>
      <w:r w:rsidRPr="002B5FFA">
        <w:t xml:space="preserve"> Over half of known human pathogenic diseases can be aggravated by climate change. </w:t>
      </w:r>
      <w:r w:rsidRPr="002B5FFA">
        <w:rPr>
          <w:i/>
          <w:iCs/>
        </w:rPr>
        <w:t>Nat. Clim. Chang.</w:t>
      </w:r>
      <w:r w:rsidRPr="002B5FFA">
        <w:t xml:space="preserve"> </w:t>
      </w:r>
      <w:r w:rsidRPr="002B5FFA">
        <w:rPr>
          <w:b/>
          <w:bCs/>
        </w:rPr>
        <w:t>12</w:t>
      </w:r>
      <w:r w:rsidRPr="002B5FFA">
        <w:t>, 869–875 (2022).</w:t>
      </w:r>
    </w:p>
    <w:p w14:paraId="4A22932A" w14:textId="77777777" w:rsidR="002B5FFA" w:rsidRPr="002B5FFA" w:rsidRDefault="002B5FFA" w:rsidP="002B5FFA">
      <w:pPr>
        <w:pStyle w:val="Bibliography"/>
      </w:pPr>
      <w:r w:rsidRPr="002B5FFA">
        <w:lastRenderedPageBreak/>
        <w:t>10.</w:t>
      </w:r>
      <w:r w:rsidRPr="002B5FFA">
        <w:tab/>
        <w:t xml:space="preserve">Parker, B. J., Barribeau, S. M., Laughton, A. M., Griffin, L. H. &amp; Gerardo, N. M. Life-history strategy determines constraints on immune function. </w:t>
      </w:r>
      <w:r w:rsidRPr="002B5FFA">
        <w:rPr>
          <w:i/>
          <w:iCs/>
        </w:rPr>
        <w:t>Journal of Animal Ecology</w:t>
      </w:r>
      <w:r w:rsidRPr="002B5FFA">
        <w:t xml:space="preserve"> </w:t>
      </w:r>
      <w:r w:rsidRPr="002B5FFA">
        <w:rPr>
          <w:b/>
          <w:bCs/>
        </w:rPr>
        <w:t>86</w:t>
      </w:r>
      <w:r w:rsidRPr="002B5FFA">
        <w:t>, 473–483 (2017).</w:t>
      </w:r>
    </w:p>
    <w:p w14:paraId="2B749038" w14:textId="77777777" w:rsidR="002B5FFA" w:rsidRPr="002B5FFA" w:rsidRDefault="002B5FFA" w:rsidP="002B5FFA">
      <w:pPr>
        <w:pStyle w:val="Bibliography"/>
      </w:pPr>
      <w:r w:rsidRPr="002B5FFA">
        <w:t>11.</w:t>
      </w:r>
      <w:r w:rsidRPr="002B5FFA">
        <w:tab/>
        <w:t xml:space="preserve">Baldassarre, L., Ying, H., Reitzel, A. M., Franzenburg, S. &amp; Fraune, S. Microbiota mediated plasticity promotes thermal adaptation in the sea anemone Nematostella vectensis. </w:t>
      </w:r>
      <w:r w:rsidRPr="002B5FFA">
        <w:rPr>
          <w:i/>
          <w:iCs/>
        </w:rPr>
        <w:t>Nat Commun</w:t>
      </w:r>
      <w:r w:rsidRPr="002B5FFA">
        <w:t xml:space="preserve"> </w:t>
      </w:r>
      <w:r w:rsidRPr="002B5FFA">
        <w:rPr>
          <w:b/>
          <w:bCs/>
        </w:rPr>
        <w:t>13</w:t>
      </w:r>
      <w:r w:rsidRPr="002B5FFA">
        <w:t>, 3804 (2022).</w:t>
      </w:r>
    </w:p>
    <w:p w14:paraId="31CD85A4" w14:textId="77777777" w:rsidR="002B5FFA" w:rsidRPr="002B5FFA" w:rsidRDefault="002B5FFA" w:rsidP="002B5FFA">
      <w:pPr>
        <w:pStyle w:val="Bibliography"/>
      </w:pPr>
      <w:r w:rsidRPr="002B5FFA">
        <w:t>12.</w:t>
      </w:r>
      <w:r w:rsidRPr="002B5FFA">
        <w:tab/>
        <w:t xml:space="preserve">Ezenwa, V. O., Gerardo, N. M., Inouye, D. W., Medina, M. &amp; Xavier, J. B. Animal Behavior and the Microbiome. </w:t>
      </w:r>
      <w:r w:rsidRPr="002B5FFA">
        <w:rPr>
          <w:i/>
          <w:iCs/>
        </w:rPr>
        <w:t>Science</w:t>
      </w:r>
      <w:r w:rsidRPr="002B5FFA">
        <w:t xml:space="preserve"> </w:t>
      </w:r>
      <w:r w:rsidRPr="002B5FFA">
        <w:rPr>
          <w:b/>
          <w:bCs/>
        </w:rPr>
        <w:t>338</w:t>
      </w:r>
      <w:r w:rsidRPr="002B5FFA">
        <w:t>, 198–199 (2012).</w:t>
      </w:r>
    </w:p>
    <w:p w14:paraId="348CC17D" w14:textId="77777777" w:rsidR="002B5FFA" w:rsidRPr="002B5FFA" w:rsidRDefault="002B5FFA" w:rsidP="002B5FFA">
      <w:pPr>
        <w:pStyle w:val="Bibliography"/>
      </w:pPr>
      <w:r w:rsidRPr="002B5FFA">
        <w:t>13.</w:t>
      </w:r>
      <w:r w:rsidRPr="002B5FFA">
        <w:tab/>
        <w:t xml:space="preserve">Walters, A. W. </w:t>
      </w:r>
      <w:r w:rsidRPr="002B5FFA">
        <w:rPr>
          <w:i/>
          <w:iCs/>
        </w:rPr>
        <w:t>et al.</w:t>
      </w:r>
      <w:r w:rsidRPr="002B5FFA">
        <w:t xml:space="preserve"> The microbiota influences the Drosophila melanogaster life history strategy. </w:t>
      </w:r>
      <w:r w:rsidRPr="002B5FFA">
        <w:rPr>
          <w:i/>
          <w:iCs/>
        </w:rPr>
        <w:t>Molecular Ecology</w:t>
      </w:r>
      <w:r w:rsidRPr="002B5FFA">
        <w:t xml:space="preserve"> </w:t>
      </w:r>
      <w:r w:rsidRPr="002B5FFA">
        <w:rPr>
          <w:b/>
          <w:bCs/>
        </w:rPr>
        <w:t>29</w:t>
      </w:r>
      <w:r w:rsidRPr="002B5FFA">
        <w:t>, 639–653 (2020).</w:t>
      </w:r>
    </w:p>
    <w:p w14:paraId="16E7BB3E" w14:textId="77777777" w:rsidR="002B5FFA" w:rsidRPr="002B5FFA" w:rsidRDefault="002B5FFA" w:rsidP="002B5FFA">
      <w:pPr>
        <w:pStyle w:val="Bibliography"/>
      </w:pPr>
      <w:r w:rsidRPr="002B5FFA">
        <w:t>14.</w:t>
      </w:r>
      <w:r w:rsidRPr="002B5FFA">
        <w:tab/>
        <w:t xml:space="preserve">Rosado, P. M. </w:t>
      </w:r>
      <w:r w:rsidRPr="002B5FFA">
        <w:rPr>
          <w:i/>
          <w:iCs/>
        </w:rPr>
        <w:t>et al.</w:t>
      </w:r>
      <w:r w:rsidRPr="002B5FFA">
        <w:t xml:space="preserve"> Marine probiotics: increasing coral resistance to bleaching through microbiome manipulation. </w:t>
      </w:r>
      <w:r w:rsidRPr="002B5FFA">
        <w:rPr>
          <w:i/>
          <w:iCs/>
        </w:rPr>
        <w:t>ISME J</w:t>
      </w:r>
      <w:r w:rsidRPr="002B5FFA">
        <w:t xml:space="preserve"> </w:t>
      </w:r>
      <w:r w:rsidRPr="002B5FFA">
        <w:rPr>
          <w:b/>
          <w:bCs/>
        </w:rPr>
        <w:t>13</w:t>
      </w:r>
      <w:r w:rsidRPr="002B5FFA">
        <w:t>, 921–936 (2019).</w:t>
      </w:r>
    </w:p>
    <w:p w14:paraId="53070367" w14:textId="77777777" w:rsidR="002B5FFA" w:rsidRPr="002B5FFA" w:rsidRDefault="002B5FFA" w:rsidP="002B5FFA">
      <w:pPr>
        <w:pStyle w:val="Bibliography"/>
      </w:pPr>
      <w:r w:rsidRPr="002B5FFA">
        <w:t>15.</w:t>
      </w:r>
      <w:r w:rsidRPr="002B5FFA">
        <w:tab/>
        <w:t>Hoeksema, B. W. &amp; Cairns, S. World list of Scleractinia. https://www.marinespecies.org/scleractinia/.</w:t>
      </w:r>
    </w:p>
    <w:p w14:paraId="4F1A6401" w14:textId="77777777" w:rsidR="002B5FFA" w:rsidRPr="002B5FFA" w:rsidRDefault="002B5FFA" w:rsidP="002B5FFA">
      <w:pPr>
        <w:pStyle w:val="Bibliography"/>
      </w:pPr>
      <w:r w:rsidRPr="002B5FFA">
        <w:t>16.</w:t>
      </w:r>
      <w:r w:rsidRPr="002B5FFA">
        <w:tab/>
        <w:t xml:space="preserve">Pollock, F. J. </w:t>
      </w:r>
      <w:r w:rsidRPr="002B5FFA">
        <w:rPr>
          <w:i/>
          <w:iCs/>
        </w:rPr>
        <w:t>et al.</w:t>
      </w:r>
      <w:r w:rsidRPr="002B5FFA">
        <w:t xml:space="preserve"> Coral-associated bacteria demonstrate phylosymbiosis and cophylogeny. </w:t>
      </w:r>
      <w:r w:rsidRPr="002B5FFA">
        <w:rPr>
          <w:i/>
          <w:iCs/>
        </w:rPr>
        <w:t>Nature Communications</w:t>
      </w:r>
      <w:r w:rsidRPr="002B5FFA">
        <w:t xml:space="preserve"> </w:t>
      </w:r>
      <w:r w:rsidRPr="002B5FFA">
        <w:rPr>
          <w:b/>
          <w:bCs/>
        </w:rPr>
        <w:t>9</w:t>
      </w:r>
      <w:r w:rsidRPr="002B5FFA">
        <w:t>, 1–13 (2018).</w:t>
      </w:r>
    </w:p>
    <w:p w14:paraId="427B4F2F" w14:textId="77777777" w:rsidR="002B5FFA" w:rsidRPr="002B5FFA" w:rsidRDefault="002B5FFA" w:rsidP="002B5FFA">
      <w:pPr>
        <w:pStyle w:val="Bibliography"/>
      </w:pPr>
      <w:r w:rsidRPr="002B5FFA">
        <w:t>17.</w:t>
      </w:r>
      <w:r w:rsidRPr="002B5FFA">
        <w:tab/>
        <w:t xml:space="preserve">Huggett, M. J. &amp; Apprill, A. Coral microbiome database: Integration of sequences reveals high diversity and relatedness of coral-associated microbes. </w:t>
      </w:r>
      <w:r w:rsidRPr="002B5FFA">
        <w:rPr>
          <w:i/>
          <w:iCs/>
        </w:rPr>
        <w:t>Environmental Microbiology Reports</w:t>
      </w:r>
      <w:r w:rsidRPr="002B5FFA">
        <w:t xml:space="preserve"> </w:t>
      </w:r>
      <w:r w:rsidRPr="002B5FFA">
        <w:rPr>
          <w:b/>
          <w:bCs/>
        </w:rPr>
        <w:t>11</w:t>
      </w:r>
      <w:r w:rsidRPr="002B5FFA">
        <w:t>, 372–385 (2019).</w:t>
      </w:r>
    </w:p>
    <w:p w14:paraId="0F99893B" w14:textId="77777777" w:rsidR="002B5FFA" w:rsidRPr="002B5FFA" w:rsidRDefault="002B5FFA" w:rsidP="002B5FFA">
      <w:pPr>
        <w:pStyle w:val="Bibliography"/>
      </w:pPr>
      <w:r w:rsidRPr="002B5FFA">
        <w:t>18.</w:t>
      </w:r>
      <w:r w:rsidRPr="002B5FFA">
        <w:tab/>
        <w:t xml:space="preserve">Dunphy, C. M., Gouhier, T. C., Chu, N. D. &amp; Vollmer, S. V. Structure and stability of the coral microbiome in space and time. </w:t>
      </w:r>
      <w:r w:rsidRPr="002B5FFA">
        <w:rPr>
          <w:i/>
          <w:iCs/>
        </w:rPr>
        <w:t>Sci Rep</w:t>
      </w:r>
      <w:r w:rsidRPr="002B5FFA">
        <w:t xml:space="preserve"> </w:t>
      </w:r>
      <w:r w:rsidRPr="002B5FFA">
        <w:rPr>
          <w:b/>
          <w:bCs/>
        </w:rPr>
        <w:t>9</w:t>
      </w:r>
      <w:r w:rsidRPr="002B5FFA">
        <w:t>, 6785 (2019).</w:t>
      </w:r>
    </w:p>
    <w:p w14:paraId="10325708" w14:textId="77777777" w:rsidR="002B5FFA" w:rsidRPr="002B5FFA" w:rsidRDefault="002B5FFA" w:rsidP="002B5FFA">
      <w:pPr>
        <w:pStyle w:val="Bibliography"/>
      </w:pPr>
      <w:r w:rsidRPr="002B5FFA">
        <w:t>19.</w:t>
      </w:r>
      <w:r w:rsidRPr="002B5FFA">
        <w:tab/>
        <w:t xml:space="preserve">Moberg, F. &amp; Folke, C. Ecological goods and services of coral reef ecosystems. </w:t>
      </w:r>
      <w:r w:rsidRPr="002B5FFA">
        <w:rPr>
          <w:i/>
          <w:iCs/>
        </w:rPr>
        <w:t>Ecological Economics</w:t>
      </w:r>
      <w:r w:rsidRPr="002B5FFA">
        <w:t xml:space="preserve"> </w:t>
      </w:r>
      <w:r w:rsidRPr="002B5FFA">
        <w:rPr>
          <w:b/>
          <w:bCs/>
        </w:rPr>
        <w:t>29</w:t>
      </w:r>
      <w:r w:rsidRPr="002B5FFA">
        <w:t>, 215–233 (1999).</w:t>
      </w:r>
    </w:p>
    <w:p w14:paraId="76418307" w14:textId="77777777" w:rsidR="002B5FFA" w:rsidRPr="002B5FFA" w:rsidRDefault="002B5FFA" w:rsidP="002B5FFA">
      <w:pPr>
        <w:pStyle w:val="Bibliography"/>
      </w:pPr>
      <w:r w:rsidRPr="002B5FFA">
        <w:lastRenderedPageBreak/>
        <w:t>20.</w:t>
      </w:r>
      <w:r w:rsidRPr="002B5FFA">
        <w:tab/>
        <w:t xml:space="preserve">Berkelmans, R. &amp; van Oppen, M. J. H. The role of zooxanthellae in the thermal tolerance of corals: a ‘nugget of hope’ for coral reefs in an era of climate change. </w:t>
      </w:r>
      <w:r w:rsidRPr="002B5FFA">
        <w:rPr>
          <w:i/>
          <w:iCs/>
        </w:rPr>
        <w:t>Proceedings of the Royal Society B: Biological Sciences</w:t>
      </w:r>
      <w:r w:rsidRPr="002B5FFA">
        <w:t xml:space="preserve"> </w:t>
      </w:r>
      <w:r w:rsidRPr="002B5FFA">
        <w:rPr>
          <w:b/>
          <w:bCs/>
        </w:rPr>
        <w:t>273</w:t>
      </w:r>
      <w:r w:rsidRPr="002B5FFA">
        <w:t>, 2305–2312 (2006).</w:t>
      </w:r>
    </w:p>
    <w:p w14:paraId="4A4C9B6E" w14:textId="77777777" w:rsidR="002B5FFA" w:rsidRPr="002B5FFA" w:rsidRDefault="002B5FFA" w:rsidP="002B5FFA">
      <w:pPr>
        <w:pStyle w:val="Bibliography"/>
      </w:pPr>
      <w:r w:rsidRPr="002B5FFA">
        <w:t>21.</w:t>
      </w:r>
      <w:r w:rsidRPr="002B5FFA">
        <w:tab/>
        <w:t xml:space="preserve">Silverstein, R. N., Cunning, R. &amp; Baker, A. C. Tenacious D: Symbiodinium in clade D remain in reef corals at both high and low temperature extremes despite impairment. </w:t>
      </w:r>
      <w:r w:rsidRPr="002B5FFA">
        <w:rPr>
          <w:i/>
          <w:iCs/>
        </w:rPr>
        <w:t>Journal of Experimental Biology</w:t>
      </w:r>
      <w:r w:rsidRPr="002B5FFA">
        <w:t xml:space="preserve"> </w:t>
      </w:r>
      <w:r w:rsidRPr="002B5FFA">
        <w:rPr>
          <w:b/>
          <w:bCs/>
        </w:rPr>
        <w:t>220</w:t>
      </w:r>
      <w:r w:rsidRPr="002B5FFA">
        <w:t>, 1192–1196 (2017).</w:t>
      </w:r>
    </w:p>
    <w:p w14:paraId="77F39669" w14:textId="77777777" w:rsidR="002B5FFA" w:rsidRPr="002B5FFA" w:rsidRDefault="002B5FFA" w:rsidP="002B5FFA">
      <w:pPr>
        <w:pStyle w:val="Bibliography"/>
      </w:pPr>
      <w:r w:rsidRPr="002B5FFA">
        <w:t>22.</w:t>
      </w:r>
      <w:r w:rsidRPr="002B5FFA">
        <w:tab/>
        <w:t xml:space="preserve">Hartmann, A. C., Baird, A. H., Knowlton, N. &amp; Huang, D. The Paradox of Environmental Symbiont Acquisition in Obligate Mutualisms. </w:t>
      </w:r>
      <w:r w:rsidRPr="002B5FFA">
        <w:rPr>
          <w:i/>
          <w:iCs/>
        </w:rPr>
        <w:t>Current Biology</w:t>
      </w:r>
      <w:r w:rsidRPr="002B5FFA">
        <w:t xml:space="preserve"> </w:t>
      </w:r>
      <w:r w:rsidRPr="002B5FFA">
        <w:rPr>
          <w:b/>
          <w:bCs/>
        </w:rPr>
        <w:t>27</w:t>
      </w:r>
      <w:r w:rsidRPr="002B5FFA">
        <w:t>, 3711-3716.e3 (2017).</w:t>
      </w:r>
    </w:p>
    <w:p w14:paraId="56DE36F9" w14:textId="77777777" w:rsidR="002B5FFA" w:rsidRPr="002B5FFA" w:rsidRDefault="002B5FFA" w:rsidP="002B5FFA">
      <w:pPr>
        <w:pStyle w:val="Bibliography"/>
      </w:pPr>
      <w:r w:rsidRPr="002B5FFA">
        <w:t>23.</w:t>
      </w:r>
      <w:r w:rsidRPr="002B5FFA">
        <w:tab/>
        <w:t xml:space="preserve">Bonacolta, A. M. </w:t>
      </w:r>
      <w:r w:rsidRPr="002B5FFA">
        <w:rPr>
          <w:i/>
          <w:iCs/>
        </w:rPr>
        <w:t>et al.</w:t>
      </w:r>
      <w:r w:rsidRPr="002B5FFA">
        <w:t xml:space="preserve"> Beyond the Symbiodiniaceae: diversity and role of microeukaryotic coral symbionts. </w:t>
      </w:r>
      <w:r w:rsidRPr="002B5FFA">
        <w:rPr>
          <w:i/>
          <w:iCs/>
        </w:rPr>
        <w:t>Coral Reefs</w:t>
      </w:r>
      <w:r w:rsidRPr="002B5FFA">
        <w:t xml:space="preserve"> </w:t>
      </w:r>
      <w:r w:rsidRPr="002B5FFA">
        <w:rPr>
          <w:b/>
          <w:bCs/>
        </w:rPr>
        <w:t>42</w:t>
      </w:r>
      <w:r w:rsidRPr="002B5FFA">
        <w:t>, 567–577 (2023).</w:t>
      </w:r>
    </w:p>
    <w:p w14:paraId="25EFDFFA" w14:textId="77777777" w:rsidR="002B5FFA" w:rsidRPr="002B5FFA" w:rsidRDefault="002B5FFA" w:rsidP="002B5FFA">
      <w:pPr>
        <w:pStyle w:val="Bibliography"/>
      </w:pPr>
      <w:r w:rsidRPr="002B5FFA">
        <w:t>24.</w:t>
      </w:r>
      <w:r w:rsidRPr="002B5FFA">
        <w:tab/>
        <w:t xml:space="preserve">van de Water, J. A. J. M. </w:t>
      </w:r>
      <w:r w:rsidRPr="002B5FFA">
        <w:rPr>
          <w:i/>
          <w:iCs/>
        </w:rPr>
        <w:t>et al.</w:t>
      </w:r>
      <w:r w:rsidRPr="002B5FFA">
        <w:t xml:space="preserve"> Antimicrobial and stress responses to increased temperature and bacterial pathogen challenge in the holobiont of a reef-building coral. </w:t>
      </w:r>
      <w:r w:rsidRPr="002B5FFA">
        <w:rPr>
          <w:i/>
          <w:iCs/>
        </w:rPr>
        <w:t>Molecular Ecology</w:t>
      </w:r>
      <w:r w:rsidRPr="002B5FFA">
        <w:t xml:space="preserve"> </w:t>
      </w:r>
      <w:r w:rsidRPr="002B5FFA">
        <w:rPr>
          <w:b/>
          <w:bCs/>
        </w:rPr>
        <w:t>27</w:t>
      </w:r>
      <w:r w:rsidRPr="002B5FFA">
        <w:t>, 1065–1080 (2018).</w:t>
      </w:r>
    </w:p>
    <w:p w14:paraId="7E703469" w14:textId="77777777" w:rsidR="002B5FFA" w:rsidRPr="002B5FFA" w:rsidRDefault="002B5FFA" w:rsidP="002B5FFA">
      <w:pPr>
        <w:pStyle w:val="Bibliography"/>
      </w:pPr>
      <w:r w:rsidRPr="002B5FFA">
        <w:t>25.</w:t>
      </w:r>
      <w:r w:rsidRPr="002B5FFA">
        <w:tab/>
        <w:t xml:space="preserve">Welsh, R. M. </w:t>
      </w:r>
      <w:r w:rsidRPr="002B5FFA">
        <w:rPr>
          <w:i/>
          <w:iCs/>
        </w:rPr>
        <w:t>et al.</w:t>
      </w:r>
      <w:r w:rsidRPr="002B5FFA">
        <w:t xml:space="preserve"> Bacterial predation in a marine host-associated microbiome. </w:t>
      </w:r>
      <w:r w:rsidRPr="002B5FFA">
        <w:rPr>
          <w:i/>
          <w:iCs/>
        </w:rPr>
        <w:t>ISME J</w:t>
      </w:r>
      <w:r w:rsidRPr="002B5FFA">
        <w:t xml:space="preserve"> </w:t>
      </w:r>
      <w:r w:rsidRPr="002B5FFA">
        <w:rPr>
          <w:b/>
          <w:bCs/>
        </w:rPr>
        <w:t>10</w:t>
      </w:r>
      <w:r w:rsidRPr="002B5FFA">
        <w:t>, 1540–1544 (2016).</w:t>
      </w:r>
    </w:p>
    <w:p w14:paraId="3197A1FF" w14:textId="77777777" w:rsidR="002B5FFA" w:rsidRPr="002B5FFA" w:rsidRDefault="002B5FFA" w:rsidP="002B5FFA">
      <w:pPr>
        <w:pStyle w:val="Bibliography"/>
      </w:pPr>
      <w:r w:rsidRPr="002B5FFA">
        <w:t>26.</w:t>
      </w:r>
      <w:r w:rsidRPr="002B5FFA">
        <w:tab/>
        <w:t xml:space="preserve">Li, J., Kuang, W., Long, L. &amp; Zhang, S. Production of quorum-sensing signals by bacteria in the coral mucus layer. </w:t>
      </w:r>
      <w:r w:rsidRPr="002B5FFA">
        <w:rPr>
          <w:i/>
          <w:iCs/>
        </w:rPr>
        <w:t>Coral Reefs</w:t>
      </w:r>
      <w:r w:rsidRPr="002B5FFA">
        <w:t xml:space="preserve"> </w:t>
      </w:r>
      <w:r w:rsidRPr="002B5FFA">
        <w:rPr>
          <w:b/>
          <w:bCs/>
        </w:rPr>
        <w:t>36</w:t>
      </w:r>
      <w:r w:rsidRPr="002B5FFA">
        <w:t>, 1235–1241 (2017).</w:t>
      </w:r>
    </w:p>
    <w:p w14:paraId="212E853C" w14:textId="77777777" w:rsidR="002B5FFA" w:rsidRPr="002B5FFA" w:rsidRDefault="002B5FFA" w:rsidP="002B5FFA">
      <w:pPr>
        <w:pStyle w:val="Bibliography"/>
      </w:pPr>
      <w:r w:rsidRPr="002B5FFA">
        <w:t>27.</w:t>
      </w:r>
      <w:r w:rsidRPr="002B5FFA">
        <w:tab/>
        <w:t xml:space="preserve">Casey, J. M., Ainsworth, T. D., Choat, J. H. &amp; Connolly, S. R. Farming behaviour of reef fishes increases the prevalence of coral disease associated microbes and black band disease. </w:t>
      </w:r>
      <w:r w:rsidRPr="002B5FFA">
        <w:rPr>
          <w:i/>
          <w:iCs/>
        </w:rPr>
        <w:t>Proceedings of the Royal Society B: Biological Sciences</w:t>
      </w:r>
      <w:r w:rsidRPr="002B5FFA">
        <w:t xml:space="preserve"> </w:t>
      </w:r>
      <w:r w:rsidRPr="002B5FFA">
        <w:rPr>
          <w:b/>
          <w:bCs/>
        </w:rPr>
        <w:t>281</w:t>
      </w:r>
      <w:r w:rsidRPr="002B5FFA">
        <w:t>, 20141032 (2014).</w:t>
      </w:r>
    </w:p>
    <w:p w14:paraId="10BA2139" w14:textId="77777777" w:rsidR="002B5FFA" w:rsidRPr="002B5FFA" w:rsidRDefault="002B5FFA" w:rsidP="002B5FFA">
      <w:pPr>
        <w:pStyle w:val="Bibliography"/>
      </w:pPr>
      <w:r w:rsidRPr="002B5FFA">
        <w:t>28.</w:t>
      </w:r>
      <w:r w:rsidRPr="002B5FFA">
        <w:tab/>
        <w:t xml:space="preserve">Rosales, S. M. </w:t>
      </w:r>
      <w:r w:rsidRPr="002B5FFA">
        <w:rPr>
          <w:i/>
          <w:iCs/>
        </w:rPr>
        <w:t>et al.</w:t>
      </w:r>
      <w:r w:rsidRPr="002B5FFA">
        <w:t xml:space="preserve"> Microbiome differences in disease-resistant vs. susceptible Acropora corals subjected to disease challenge assays. </w:t>
      </w:r>
      <w:r w:rsidRPr="002B5FFA">
        <w:rPr>
          <w:i/>
          <w:iCs/>
        </w:rPr>
        <w:t>Sci Rep</w:t>
      </w:r>
      <w:r w:rsidRPr="002B5FFA">
        <w:t xml:space="preserve"> </w:t>
      </w:r>
      <w:r w:rsidRPr="002B5FFA">
        <w:rPr>
          <w:b/>
          <w:bCs/>
        </w:rPr>
        <w:t>9</w:t>
      </w:r>
      <w:r w:rsidRPr="002B5FFA">
        <w:t>, 18279 (2019).</w:t>
      </w:r>
    </w:p>
    <w:p w14:paraId="4F9933B0" w14:textId="77777777" w:rsidR="002B5FFA" w:rsidRPr="002B5FFA" w:rsidRDefault="002B5FFA" w:rsidP="002B5FFA">
      <w:pPr>
        <w:pStyle w:val="Bibliography"/>
      </w:pPr>
      <w:r w:rsidRPr="002B5FFA">
        <w:lastRenderedPageBreak/>
        <w:t>29.</w:t>
      </w:r>
      <w:r w:rsidRPr="002B5FFA">
        <w:tab/>
        <w:t xml:space="preserve">Caldwell, J. M. </w:t>
      </w:r>
      <w:r w:rsidRPr="002B5FFA">
        <w:rPr>
          <w:i/>
          <w:iCs/>
        </w:rPr>
        <w:t>et al.</w:t>
      </w:r>
      <w:r w:rsidRPr="002B5FFA">
        <w:t xml:space="preserve"> Hawaiʻi Coral Disease database (HICORDIS): species-specific coral health data from across the Hawaiian archipelago. </w:t>
      </w:r>
      <w:r w:rsidRPr="002B5FFA">
        <w:rPr>
          <w:i/>
          <w:iCs/>
        </w:rPr>
        <w:t>Data in Brief</w:t>
      </w:r>
      <w:r w:rsidRPr="002B5FFA">
        <w:t xml:space="preserve"> </w:t>
      </w:r>
      <w:r w:rsidRPr="002B5FFA">
        <w:rPr>
          <w:b/>
          <w:bCs/>
        </w:rPr>
        <w:t>8</w:t>
      </w:r>
      <w:r w:rsidRPr="002B5FFA">
        <w:t>, 1054–1058 (2016).</w:t>
      </w:r>
    </w:p>
    <w:p w14:paraId="4360D8AE" w14:textId="77777777" w:rsidR="002B5FFA" w:rsidRPr="002B5FFA" w:rsidRDefault="002B5FFA" w:rsidP="002B5FFA">
      <w:pPr>
        <w:pStyle w:val="Bibliography"/>
      </w:pPr>
      <w:r w:rsidRPr="002B5FFA">
        <w:t>30.</w:t>
      </w:r>
      <w:r w:rsidRPr="002B5FFA">
        <w:tab/>
        <w:t xml:space="preserve">Madin, J. S. </w:t>
      </w:r>
      <w:r w:rsidRPr="002B5FFA">
        <w:rPr>
          <w:i/>
          <w:iCs/>
        </w:rPr>
        <w:t>et al.</w:t>
      </w:r>
      <w:r w:rsidRPr="002B5FFA">
        <w:t xml:space="preserve"> The Coral Trait Database, a curated database of trait information for coral species from the global oceans. </w:t>
      </w:r>
      <w:r w:rsidRPr="002B5FFA">
        <w:rPr>
          <w:i/>
          <w:iCs/>
        </w:rPr>
        <w:t>Sci Data</w:t>
      </w:r>
      <w:r w:rsidRPr="002B5FFA">
        <w:t xml:space="preserve"> </w:t>
      </w:r>
      <w:r w:rsidRPr="002B5FFA">
        <w:rPr>
          <w:b/>
          <w:bCs/>
        </w:rPr>
        <w:t>3</w:t>
      </w:r>
      <w:r w:rsidRPr="002B5FFA">
        <w:t>, 160017 (2016).</w:t>
      </w:r>
    </w:p>
    <w:p w14:paraId="75655AB5" w14:textId="77777777" w:rsidR="002B5FFA" w:rsidRPr="002B5FFA" w:rsidRDefault="002B5FFA" w:rsidP="002B5FFA">
      <w:pPr>
        <w:pStyle w:val="Bibliography"/>
      </w:pPr>
      <w:r w:rsidRPr="002B5FFA">
        <w:t>31.</w:t>
      </w:r>
      <w:r w:rsidRPr="002B5FFA">
        <w:tab/>
        <w:t xml:space="preserve">Huang, D. &amp; Roy, K. The future of evolutionary diversity in reef corals. </w:t>
      </w:r>
      <w:r w:rsidRPr="002B5FFA">
        <w:rPr>
          <w:i/>
          <w:iCs/>
        </w:rPr>
        <w:t>Philosophical Transactions of the Royal Society B: Biological Sciences</w:t>
      </w:r>
      <w:r w:rsidRPr="002B5FFA">
        <w:t xml:space="preserve"> </w:t>
      </w:r>
      <w:r w:rsidRPr="002B5FFA">
        <w:rPr>
          <w:b/>
          <w:bCs/>
        </w:rPr>
        <w:t>370</w:t>
      </w:r>
      <w:r w:rsidRPr="002B5FFA">
        <w:t>, 20140010 (2015).</w:t>
      </w:r>
    </w:p>
    <w:p w14:paraId="4C55C73E" w14:textId="77777777" w:rsidR="002B5FFA" w:rsidRPr="002B5FFA" w:rsidRDefault="002B5FFA" w:rsidP="002B5FFA">
      <w:pPr>
        <w:pStyle w:val="Bibliography"/>
      </w:pPr>
      <w:r w:rsidRPr="002B5FFA">
        <w:t>32.</w:t>
      </w:r>
      <w:r w:rsidRPr="002B5FFA">
        <w:tab/>
        <w:t xml:space="preserve">Wada, N. </w:t>
      </w:r>
      <w:r w:rsidRPr="002B5FFA">
        <w:rPr>
          <w:i/>
          <w:iCs/>
        </w:rPr>
        <w:t>et al.</w:t>
      </w:r>
      <w:r w:rsidRPr="002B5FFA">
        <w:t xml:space="preserve"> High-resolution spatial and genomic characterization of coral-associated microbial aggregates in the coral Stylophora pistillata. </w:t>
      </w:r>
      <w:r w:rsidRPr="002B5FFA">
        <w:rPr>
          <w:i/>
          <w:iCs/>
        </w:rPr>
        <w:t>Science Advances</w:t>
      </w:r>
      <w:r w:rsidRPr="002B5FFA">
        <w:t xml:space="preserve"> </w:t>
      </w:r>
      <w:r w:rsidRPr="002B5FFA">
        <w:rPr>
          <w:b/>
          <w:bCs/>
        </w:rPr>
        <w:t>8</w:t>
      </w:r>
      <w:r w:rsidRPr="002B5FFA">
        <w:t>, eabo2431 (2022).</w:t>
      </w:r>
    </w:p>
    <w:p w14:paraId="11C9682C" w14:textId="77777777" w:rsidR="002B5FFA" w:rsidRPr="002B5FFA" w:rsidRDefault="002B5FFA" w:rsidP="002B5FFA">
      <w:pPr>
        <w:pStyle w:val="Bibliography"/>
      </w:pPr>
      <w:r w:rsidRPr="002B5FFA">
        <w:t>33.</w:t>
      </w:r>
      <w:r w:rsidRPr="002B5FFA">
        <w:tab/>
        <w:t xml:space="preserve">Bourne, D., Iida, Y., Uthicke, S. &amp; Smith-Keune, C. Changes in coral-associated microbial communities during a bleaching event. </w:t>
      </w:r>
      <w:r w:rsidRPr="002B5FFA">
        <w:rPr>
          <w:i/>
          <w:iCs/>
        </w:rPr>
        <w:t>ISME J</w:t>
      </w:r>
      <w:r w:rsidRPr="002B5FFA">
        <w:t xml:space="preserve"> </w:t>
      </w:r>
      <w:r w:rsidRPr="002B5FFA">
        <w:rPr>
          <w:b/>
          <w:bCs/>
        </w:rPr>
        <w:t>2</w:t>
      </w:r>
      <w:r w:rsidRPr="002B5FFA">
        <w:t>, 350–363 (2008).</w:t>
      </w:r>
    </w:p>
    <w:p w14:paraId="76AE20DF" w14:textId="77777777" w:rsidR="002B5FFA" w:rsidRPr="002B5FFA" w:rsidRDefault="002B5FFA" w:rsidP="002B5FFA">
      <w:pPr>
        <w:pStyle w:val="Bibliography"/>
      </w:pPr>
      <w:r w:rsidRPr="002B5FFA">
        <w:t>34.</w:t>
      </w:r>
      <w:r w:rsidRPr="002B5FFA">
        <w:tab/>
        <w:t xml:space="preserve">Pogoreutz, C. &amp; Ziegler, M. Frenemies on the reef? Resolving the coral-Endozoicomonas association. </w:t>
      </w:r>
      <w:r w:rsidRPr="002B5FFA">
        <w:rPr>
          <w:i/>
          <w:iCs/>
        </w:rPr>
        <w:t>Trends Microbiol</w:t>
      </w:r>
      <w:r w:rsidRPr="002B5FFA">
        <w:t xml:space="preserve"> </w:t>
      </w:r>
      <w:r w:rsidRPr="002B5FFA">
        <w:rPr>
          <w:b/>
          <w:bCs/>
        </w:rPr>
        <w:t>32</w:t>
      </w:r>
      <w:r w:rsidRPr="002B5FFA">
        <w:t>, 422–434 (2024).</w:t>
      </w:r>
    </w:p>
    <w:p w14:paraId="112FF065" w14:textId="77777777" w:rsidR="002B5FFA" w:rsidRPr="002B5FFA" w:rsidRDefault="002B5FFA" w:rsidP="002B5FFA">
      <w:pPr>
        <w:pStyle w:val="Bibliography"/>
      </w:pPr>
      <w:r w:rsidRPr="002B5FFA">
        <w:t>35.</w:t>
      </w:r>
      <w:r w:rsidRPr="002B5FFA">
        <w:tab/>
        <w:t xml:space="preserve">Neave, M. J., Michell, C. T., Apprill, A. &amp; Voolstra, C. R. Endozoicomonas genomes reveal functional adaptation and plasticity in bacterial strains symbiotically associated with diverse marine hosts. </w:t>
      </w:r>
      <w:r w:rsidRPr="002B5FFA">
        <w:rPr>
          <w:i/>
          <w:iCs/>
        </w:rPr>
        <w:t>Sci Rep</w:t>
      </w:r>
      <w:r w:rsidRPr="002B5FFA">
        <w:t xml:space="preserve"> </w:t>
      </w:r>
      <w:r w:rsidRPr="002B5FFA">
        <w:rPr>
          <w:b/>
          <w:bCs/>
        </w:rPr>
        <w:t>7</w:t>
      </w:r>
      <w:r w:rsidRPr="002B5FFA">
        <w:t>, 40579 (2017).</w:t>
      </w:r>
    </w:p>
    <w:p w14:paraId="7725FD06" w14:textId="77777777" w:rsidR="002B5FFA" w:rsidRPr="002B5FFA" w:rsidRDefault="002B5FFA" w:rsidP="002B5FFA">
      <w:pPr>
        <w:pStyle w:val="Bibliography"/>
      </w:pPr>
      <w:r w:rsidRPr="002B5FFA">
        <w:t>36.</w:t>
      </w:r>
      <w:r w:rsidRPr="002B5FFA">
        <w:tab/>
        <w:t xml:space="preserve">Tandon, K. </w:t>
      </w:r>
      <w:r w:rsidRPr="002B5FFA">
        <w:rPr>
          <w:i/>
          <w:iCs/>
        </w:rPr>
        <w:t>et al.</w:t>
      </w:r>
      <w:r w:rsidRPr="002B5FFA">
        <w:t xml:space="preserve"> Comparative genomics: Dominant coral-bacterium Endozoicomonas acroporae metabolizes dimethylsulfoniopropionate (DMSP). </w:t>
      </w:r>
      <w:r w:rsidRPr="002B5FFA">
        <w:rPr>
          <w:i/>
          <w:iCs/>
        </w:rPr>
        <w:t>ISME J</w:t>
      </w:r>
      <w:r w:rsidRPr="002B5FFA">
        <w:t xml:space="preserve"> </w:t>
      </w:r>
      <w:r w:rsidRPr="002B5FFA">
        <w:rPr>
          <w:b/>
          <w:bCs/>
        </w:rPr>
        <w:t>14</w:t>
      </w:r>
      <w:r w:rsidRPr="002B5FFA">
        <w:t>, 1290–1303 (2020).</w:t>
      </w:r>
    </w:p>
    <w:p w14:paraId="0768C113" w14:textId="77777777" w:rsidR="002B5FFA" w:rsidRPr="002B5FFA" w:rsidRDefault="002B5FFA" w:rsidP="002B5FFA">
      <w:pPr>
        <w:pStyle w:val="Bibliography"/>
      </w:pPr>
      <w:r w:rsidRPr="002B5FFA">
        <w:t>37.</w:t>
      </w:r>
      <w:r w:rsidRPr="002B5FFA">
        <w:tab/>
        <w:t xml:space="preserve">Ochsenkühn, M. A. </w:t>
      </w:r>
      <w:r w:rsidRPr="002B5FFA">
        <w:rPr>
          <w:i/>
          <w:iCs/>
        </w:rPr>
        <w:t>et al.</w:t>
      </w:r>
      <w:r w:rsidRPr="002B5FFA">
        <w:t xml:space="preserve"> Endozoicomonas provides corals with steroid hormones during thermal stress. 2023.09.19.558257 Preprint at https://doi.org/10.1101/2023.09.19.558257 (2023).</w:t>
      </w:r>
    </w:p>
    <w:p w14:paraId="58C3ACF9" w14:textId="77777777" w:rsidR="002B5FFA" w:rsidRPr="002B5FFA" w:rsidRDefault="002B5FFA" w:rsidP="002B5FFA">
      <w:pPr>
        <w:pStyle w:val="Bibliography"/>
      </w:pPr>
      <w:r w:rsidRPr="002B5FFA">
        <w:t>38.</w:t>
      </w:r>
      <w:r w:rsidRPr="002B5FFA">
        <w:tab/>
        <w:t xml:space="preserve">Gignoux-Wolfsohn, S. A., Aronson, F. M. &amp; Vollmer, S. V. Complex interactions between potentially pathogenic, opportunistic, and resident bacteria emerge during infection on a reef-building coral. </w:t>
      </w:r>
      <w:r w:rsidRPr="002B5FFA">
        <w:rPr>
          <w:i/>
          <w:iCs/>
        </w:rPr>
        <w:t>FEMS Microbiol Ecol</w:t>
      </w:r>
      <w:r w:rsidRPr="002B5FFA">
        <w:t xml:space="preserve"> </w:t>
      </w:r>
      <w:r w:rsidRPr="002B5FFA">
        <w:rPr>
          <w:b/>
          <w:bCs/>
        </w:rPr>
        <w:t>93</w:t>
      </w:r>
      <w:r w:rsidRPr="002B5FFA">
        <w:t>, (2017).</w:t>
      </w:r>
    </w:p>
    <w:p w14:paraId="65CFB9B3" w14:textId="77777777" w:rsidR="002B5FFA" w:rsidRPr="002B5FFA" w:rsidRDefault="002B5FFA" w:rsidP="002B5FFA">
      <w:pPr>
        <w:pStyle w:val="Bibliography"/>
      </w:pPr>
      <w:r w:rsidRPr="002B5FFA">
        <w:lastRenderedPageBreak/>
        <w:t>39.</w:t>
      </w:r>
      <w:r w:rsidRPr="002B5FFA">
        <w:tab/>
        <w:t xml:space="preserve">Meyer, J. L., Paul, V. J. &amp; Teplitski, M. Community Shifts in the Surface Microbiomes of the Coral Porites astreoides with Unusual Lesions. </w:t>
      </w:r>
      <w:r w:rsidRPr="002B5FFA">
        <w:rPr>
          <w:i/>
          <w:iCs/>
        </w:rPr>
        <w:t>PLOS ONE</w:t>
      </w:r>
      <w:r w:rsidRPr="002B5FFA">
        <w:t xml:space="preserve"> </w:t>
      </w:r>
      <w:r w:rsidRPr="002B5FFA">
        <w:rPr>
          <w:b/>
          <w:bCs/>
        </w:rPr>
        <w:t>9</w:t>
      </w:r>
      <w:r w:rsidRPr="002B5FFA">
        <w:t>, e100316 (2014).</w:t>
      </w:r>
    </w:p>
    <w:p w14:paraId="6D1401C9" w14:textId="77777777" w:rsidR="002B5FFA" w:rsidRPr="002B5FFA" w:rsidRDefault="002B5FFA" w:rsidP="002B5FFA">
      <w:pPr>
        <w:pStyle w:val="Bibliography"/>
      </w:pPr>
      <w:r w:rsidRPr="002B5FFA">
        <w:t>40.</w:t>
      </w:r>
      <w:r w:rsidRPr="002B5FFA">
        <w:tab/>
        <w:t xml:space="preserve">Marchioro, G. M. </w:t>
      </w:r>
      <w:r w:rsidRPr="002B5FFA">
        <w:rPr>
          <w:i/>
          <w:iCs/>
        </w:rPr>
        <w:t>et al.</w:t>
      </w:r>
      <w:r w:rsidRPr="002B5FFA">
        <w:t xml:space="preserve"> Microbiome dynamics in the tissue and mucus of acroporid corals differ in relation to host and environmental parameters. </w:t>
      </w:r>
      <w:r w:rsidRPr="002B5FFA">
        <w:rPr>
          <w:i/>
          <w:iCs/>
        </w:rPr>
        <w:t>PeerJ</w:t>
      </w:r>
      <w:r w:rsidRPr="002B5FFA">
        <w:t xml:space="preserve"> </w:t>
      </w:r>
      <w:r w:rsidRPr="002B5FFA">
        <w:rPr>
          <w:b/>
          <w:bCs/>
        </w:rPr>
        <w:t>8</w:t>
      </w:r>
      <w:r w:rsidRPr="002B5FFA">
        <w:t>, e9644 (2020).</w:t>
      </w:r>
    </w:p>
    <w:p w14:paraId="33955C3B" w14:textId="77777777" w:rsidR="002B5FFA" w:rsidRPr="002B5FFA" w:rsidRDefault="002B5FFA" w:rsidP="002B5FFA">
      <w:pPr>
        <w:pStyle w:val="Bibliography"/>
      </w:pPr>
      <w:r w:rsidRPr="002B5FFA">
        <w:t>41.</w:t>
      </w:r>
      <w:r w:rsidRPr="002B5FFA">
        <w:tab/>
        <w:t xml:space="preserve">Sabrina Pankey, M. </w:t>
      </w:r>
      <w:r w:rsidRPr="002B5FFA">
        <w:rPr>
          <w:i/>
          <w:iCs/>
        </w:rPr>
        <w:t>et al.</w:t>
      </w:r>
      <w:r w:rsidRPr="002B5FFA">
        <w:t xml:space="preserve"> Cophylogeny and convergence shape holobiont evolution in sponge–microbe symbioses. </w:t>
      </w:r>
      <w:r w:rsidRPr="002B5FFA">
        <w:rPr>
          <w:i/>
          <w:iCs/>
        </w:rPr>
        <w:t>Nat Ecol Evol</w:t>
      </w:r>
      <w:r w:rsidRPr="002B5FFA">
        <w:t xml:space="preserve"> </w:t>
      </w:r>
      <w:r w:rsidRPr="002B5FFA">
        <w:rPr>
          <w:b/>
          <w:bCs/>
        </w:rPr>
        <w:t>6</w:t>
      </w:r>
      <w:r w:rsidRPr="002B5FFA">
        <w:t>, 750–762 (2022).</w:t>
      </w:r>
    </w:p>
    <w:p w14:paraId="03FFFF9B" w14:textId="77777777" w:rsidR="002B5FFA" w:rsidRPr="002B5FFA" w:rsidRDefault="002B5FFA" w:rsidP="002B5FFA">
      <w:pPr>
        <w:pStyle w:val="Bibliography"/>
      </w:pPr>
      <w:r w:rsidRPr="002B5FFA">
        <w:t>42.</w:t>
      </w:r>
      <w:r w:rsidRPr="002B5FFA">
        <w:tab/>
        <w:t xml:space="preserve">Weisz, J. B., Hentschel, U., Lindquist, N. &amp; Martens, C. S. Linking abundance and diversity of sponge-associated microbial communities to metabolic differences in host sponges. </w:t>
      </w:r>
      <w:r w:rsidRPr="002B5FFA">
        <w:rPr>
          <w:i/>
          <w:iCs/>
        </w:rPr>
        <w:t>Mar Biol</w:t>
      </w:r>
      <w:r w:rsidRPr="002B5FFA">
        <w:t xml:space="preserve"> </w:t>
      </w:r>
      <w:r w:rsidRPr="002B5FFA">
        <w:rPr>
          <w:b/>
          <w:bCs/>
        </w:rPr>
        <w:t>152</w:t>
      </w:r>
      <w:r w:rsidRPr="002B5FFA">
        <w:t>, 475–483 (2007).</w:t>
      </w:r>
    </w:p>
    <w:p w14:paraId="0EFD8B51" w14:textId="77777777" w:rsidR="002B5FFA" w:rsidRPr="002B5FFA" w:rsidRDefault="002B5FFA" w:rsidP="002B5FFA">
      <w:pPr>
        <w:pStyle w:val="Bibliography"/>
      </w:pPr>
      <w:r w:rsidRPr="002B5FFA">
        <w:t>43.</w:t>
      </w:r>
      <w:r w:rsidRPr="002B5FFA">
        <w:tab/>
        <w:t xml:space="preserve">Poppell, E. </w:t>
      </w:r>
      <w:r w:rsidRPr="002B5FFA">
        <w:rPr>
          <w:i/>
          <w:iCs/>
        </w:rPr>
        <w:t>et al.</w:t>
      </w:r>
      <w:r w:rsidRPr="002B5FFA">
        <w:t xml:space="preserve"> Sponge heterotrophic capacity and bacterial community structure in high- and low-microbial abundance sponges. </w:t>
      </w:r>
      <w:r w:rsidRPr="002B5FFA">
        <w:rPr>
          <w:i/>
          <w:iCs/>
        </w:rPr>
        <w:t>Marine Ecology</w:t>
      </w:r>
      <w:r w:rsidRPr="002B5FFA">
        <w:t xml:space="preserve"> </w:t>
      </w:r>
      <w:r w:rsidRPr="002B5FFA">
        <w:rPr>
          <w:b/>
          <w:bCs/>
        </w:rPr>
        <w:t>35</w:t>
      </w:r>
      <w:r w:rsidRPr="002B5FFA">
        <w:t>, 414–424 (2014).</w:t>
      </w:r>
    </w:p>
    <w:p w14:paraId="2FD66A22" w14:textId="77777777" w:rsidR="002B5FFA" w:rsidRPr="002B5FFA" w:rsidRDefault="002B5FFA" w:rsidP="002B5FFA">
      <w:pPr>
        <w:pStyle w:val="Bibliography"/>
      </w:pPr>
      <w:r w:rsidRPr="002B5FFA">
        <w:t>44.</w:t>
      </w:r>
      <w:r w:rsidRPr="002B5FFA">
        <w:tab/>
        <w:t xml:space="preserve">Ganot, P. </w:t>
      </w:r>
      <w:r w:rsidRPr="002B5FFA">
        <w:rPr>
          <w:i/>
          <w:iCs/>
        </w:rPr>
        <w:t>et al.</w:t>
      </w:r>
      <w:r w:rsidRPr="002B5FFA">
        <w:t xml:space="preserve"> Structural molecular components of septate junctions in cnidarians point to the origin of epithelial junctions in eukaryotes. </w:t>
      </w:r>
      <w:r w:rsidRPr="002B5FFA">
        <w:rPr>
          <w:i/>
          <w:iCs/>
        </w:rPr>
        <w:t>Mol Biol Evol</w:t>
      </w:r>
      <w:r w:rsidRPr="002B5FFA">
        <w:t xml:space="preserve"> </w:t>
      </w:r>
      <w:r w:rsidRPr="002B5FFA">
        <w:rPr>
          <w:b/>
          <w:bCs/>
        </w:rPr>
        <w:t>32</w:t>
      </w:r>
      <w:r w:rsidRPr="002B5FFA">
        <w:t>, 44–62 (2015).</w:t>
      </w:r>
    </w:p>
    <w:p w14:paraId="4FB26DAC" w14:textId="77777777" w:rsidR="002B5FFA" w:rsidRPr="002B5FFA" w:rsidRDefault="002B5FFA" w:rsidP="002B5FFA">
      <w:pPr>
        <w:pStyle w:val="Bibliography"/>
      </w:pPr>
      <w:r w:rsidRPr="002B5FFA">
        <w:t>45.</w:t>
      </w:r>
      <w:r w:rsidRPr="002B5FFA">
        <w:tab/>
        <w:t xml:space="preserve">Palmer, C. V., Bythell, J. C. &amp; Willis, B. L. Levels of immunity parameters underpin bleaching and disease susceptibility of reef corals. </w:t>
      </w:r>
      <w:r w:rsidRPr="002B5FFA">
        <w:rPr>
          <w:i/>
          <w:iCs/>
        </w:rPr>
        <w:t>FASEB J</w:t>
      </w:r>
      <w:r w:rsidRPr="002B5FFA">
        <w:t xml:space="preserve"> </w:t>
      </w:r>
      <w:r w:rsidRPr="002B5FFA">
        <w:rPr>
          <w:b/>
          <w:bCs/>
        </w:rPr>
        <w:t>24</w:t>
      </w:r>
      <w:r w:rsidRPr="002B5FFA">
        <w:t>, 1935–1946 (2010).</w:t>
      </w:r>
    </w:p>
    <w:p w14:paraId="0B2638BA" w14:textId="77777777" w:rsidR="002B5FFA" w:rsidRPr="002B5FFA" w:rsidRDefault="002B5FFA" w:rsidP="002B5FFA">
      <w:pPr>
        <w:pStyle w:val="Bibliography"/>
      </w:pPr>
      <w:r w:rsidRPr="002B5FFA">
        <w:t>46.</w:t>
      </w:r>
      <w:r w:rsidRPr="002B5FFA">
        <w:tab/>
        <w:t xml:space="preserve">Metcalf, C. J. E. &amp; Koskella, B. Protective microbiomes can limit the evolution of host pathogen defense. </w:t>
      </w:r>
      <w:r w:rsidRPr="002B5FFA">
        <w:rPr>
          <w:i/>
          <w:iCs/>
        </w:rPr>
        <w:t>Evolution Letters</w:t>
      </w:r>
      <w:r w:rsidRPr="002B5FFA">
        <w:t xml:space="preserve"> </w:t>
      </w:r>
      <w:r w:rsidRPr="002B5FFA">
        <w:rPr>
          <w:b/>
          <w:bCs/>
        </w:rPr>
        <w:t>3</w:t>
      </w:r>
      <w:r w:rsidRPr="002B5FFA">
        <w:t>, 534–543 (2019).</w:t>
      </w:r>
    </w:p>
    <w:p w14:paraId="545AF7DC" w14:textId="77777777" w:rsidR="002B5FFA" w:rsidRPr="002B5FFA" w:rsidRDefault="002B5FFA" w:rsidP="002B5FFA">
      <w:pPr>
        <w:pStyle w:val="Bibliography"/>
      </w:pPr>
      <w:r w:rsidRPr="002B5FFA">
        <w:t>47.</w:t>
      </w:r>
      <w:r w:rsidRPr="002B5FFA">
        <w:tab/>
        <w:t xml:space="preserve">Poole, A. Z. &amp; Weis, V. M. TIR-domain-containing protein repertoire of nine anthozoan species reveals coral–specific expansions and uncharacterized proteins. </w:t>
      </w:r>
      <w:r w:rsidRPr="002B5FFA">
        <w:rPr>
          <w:i/>
          <w:iCs/>
        </w:rPr>
        <w:t>Developmental &amp; Comparative Immunology</w:t>
      </w:r>
      <w:r w:rsidRPr="002B5FFA">
        <w:t xml:space="preserve"> </w:t>
      </w:r>
      <w:r w:rsidRPr="002B5FFA">
        <w:rPr>
          <w:b/>
          <w:bCs/>
        </w:rPr>
        <w:t>46</w:t>
      </w:r>
      <w:r w:rsidRPr="002B5FFA">
        <w:t>, 480–488 (2014).</w:t>
      </w:r>
    </w:p>
    <w:p w14:paraId="40E386EB" w14:textId="77777777" w:rsidR="002B5FFA" w:rsidRPr="002B5FFA" w:rsidRDefault="002B5FFA" w:rsidP="002B5FFA">
      <w:pPr>
        <w:pStyle w:val="Bibliography"/>
      </w:pPr>
      <w:r w:rsidRPr="002B5FFA">
        <w:t>48.</w:t>
      </w:r>
      <w:r w:rsidRPr="002B5FFA">
        <w:tab/>
        <w:t xml:space="preserve">Brown, T. </w:t>
      </w:r>
      <w:r w:rsidRPr="002B5FFA">
        <w:rPr>
          <w:i/>
          <w:iCs/>
        </w:rPr>
        <w:t>et al.</w:t>
      </w:r>
      <w:r w:rsidRPr="002B5FFA">
        <w:t xml:space="preserve"> Anatomically-specific coupling between innate immune gene repertoire and microbiome structure during coral evolution. 2023.04.26.538298 Preprint at https://doi.org/10.1101/2023.04.26.538298 (2023).</w:t>
      </w:r>
    </w:p>
    <w:p w14:paraId="73BBB099" w14:textId="77777777" w:rsidR="002B5FFA" w:rsidRPr="002B5FFA" w:rsidRDefault="002B5FFA" w:rsidP="002B5FFA">
      <w:pPr>
        <w:pStyle w:val="Bibliography"/>
      </w:pPr>
      <w:r w:rsidRPr="002B5FFA">
        <w:lastRenderedPageBreak/>
        <w:t>49.</w:t>
      </w:r>
      <w:r w:rsidRPr="002B5FFA">
        <w:tab/>
        <w:t xml:space="preserve">Ide, K. </w:t>
      </w:r>
      <w:r w:rsidRPr="002B5FFA">
        <w:rPr>
          <w:i/>
          <w:iCs/>
        </w:rPr>
        <w:t>et al.</w:t>
      </w:r>
      <w:r w:rsidRPr="002B5FFA">
        <w:t xml:space="preserve"> Targeted single-cell genomics reveals novel host adaptation strategies of the symbiotic bacteria Endozoicomonas in Acropora tenuis coral. </w:t>
      </w:r>
      <w:r w:rsidRPr="002B5FFA">
        <w:rPr>
          <w:i/>
          <w:iCs/>
        </w:rPr>
        <w:t>Microbiome</w:t>
      </w:r>
      <w:r w:rsidRPr="002B5FFA">
        <w:t xml:space="preserve"> </w:t>
      </w:r>
      <w:r w:rsidRPr="002B5FFA">
        <w:rPr>
          <w:b/>
          <w:bCs/>
        </w:rPr>
        <w:t>10</w:t>
      </w:r>
      <w:r w:rsidRPr="002B5FFA">
        <w:t>, 220 (2022).</w:t>
      </w:r>
    </w:p>
    <w:p w14:paraId="0272C583" w14:textId="77777777" w:rsidR="002B5FFA" w:rsidRPr="002B5FFA" w:rsidRDefault="002B5FFA" w:rsidP="002B5FFA">
      <w:pPr>
        <w:pStyle w:val="Bibliography"/>
      </w:pPr>
      <w:r w:rsidRPr="002B5FFA">
        <w:t>50.</w:t>
      </w:r>
      <w:r w:rsidRPr="002B5FFA">
        <w:tab/>
        <w:t xml:space="preserve">Morais, J., Cardoso, A. P. L. R. &amp; Santos, B. A. A global synthesis of the current knowledge on the taxonomic and geographic distribution of major coral diseases. </w:t>
      </w:r>
      <w:r w:rsidRPr="002B5FFA">
        <w:rPr>
          <w:i/>
          <w:iCs/>
        </w:rPr>
        <w:t>Environmental Advances</w:t>
      </w:r>
      <w:r w:rsidRPr="002B5FFA">
        <w:t xml:space="preserve"> </w:t>
      </w:r>
      <w:r w:rsidRPr="002B5FFA">
        <w:rPr>
          <w:b/>
          <w:bCs/>
        </w:rPr>
        <w:t>8</w:t>
      </w:r>
      <w:r w:rsidRPr="002B5FFA">
        <w:t>, 100231 (2022).</w:t>
      </w:r>
    </w:p>
    <w:p w14:paraId="080FE3AC" w14:textId="77777777" w:rsidR="002B5FFA" w:rsidRPr="002B5FFA" w:rsidRDefault="002B5FFA" w:rsidP="002B5FFA">
      <w:pPr>
        <w:pStyle w:val="Bibliography"/>
      </w:pPr>
      <w:r w:rsidRPr="002B5FFA">
        <w:t>51.</w:t>
      </w:r>
      <w:r w:rsidRPr="002B5FFA">
        <w:tab/>
        <w:t xml:space="preserve">Vega Thurber, R. </w:t>
      </w:r>
      <w:r w:rsidRPr="002B5FFA">
        <w:rPr>
          <w:i/>
          <w:iCs/>
        </w:rPr>
        <w:t>et al.</w:t>
      </w:r>
      <w:r w:rsidRPr="002B5FFA">
        <w:t xml:space="preserve"> Deciphering Coral Disease Dynamics: Integrating Host, Microbiome, and the Changing Environment. </w:t>
      </w:r>
      <w:r w:rsidRPr="002B5FFA">
        <w:rPr>
          <w:i/>
          <w:iCs/>
        </w:rPr>
        <w:t>Frontiers in Ecology and Evolution</w:t>
      </w:r>
      <w:r w:rsidRPr="002B5FFA">
        <w:t xml:space="preserve"> </w:t>
      </w:r>
      <w:r w:rsidRPr="002B5FFA">
        <w:rPr>
          <w:b/>
          <w:bCs/>
        </w:rPr>
        <w:t>8</w:t>
      </w:r>
      <w:r w:rsidRPr="002B5FFA">
        <w:t>, (2020).</w:t>
      </w:r>
    </w:p>
    <w:p w14:paraId="649DEFFD" w14:textId="77777777" w:rsidR="002B5FFA" w:rsidRPr="002B5FFA" w:rsidRDefault="002B5FFA" w:rsidP="002B5FFA">
      <w:pPr>
        <w:pStyle w:val="Bibliography"/>
      </w:pPr>
      <w:r w:rsidRPr="002B5FFA">
        <w:t>52.</w:t>
      </w:r>
      <w:r w:rsidRPr="002B5FFA">
        <w:tab/>
        <w:t xml:space="preserve">Ziegler, M. </w:t>
      </w:r>
      <w:r w:rsidRPr="002B5FFA">
        <w:rPr>
          <w:i/>
          <w:iCs/>
        </w:rPr>
        <w:t>et al.</w:t>
      </w:r>
      <w:r w:rsidRPr="002B5FFA">
        <w:t xml:space="preserve"> Coral bacterial community structure responds to environmental change in a host-specific manner. </w:t>
      </w:r>
      <w:r w:rsidRPr="002B5FFA">
        <w:rPr>
          <w:i/>
          <w:iCs/>
        </w:rPr>
        <w:t>Nat Commun</w:t>
      </w:r>
      <w:r w:rsidRPr="002B5FFA">
        <w:t xml:space="preserve"> </w:t>
      </w:r>
      <w:r w:rsidRPr="002B5FFA">
        <w:rPr>
          <w:b/>
          <w:bCs/>
        </w:rPr>
        <w:t>10</w:t>
      </w:r>
      <w:r w:rsidRPr="002B5FFA">
        <w:t>, 3092 (2019).</w:t>
      </w:r>
    </w:p>
    <w:p w14:paraId="1A0C97B7" w14:textId="77777777" w:rsidR="002B5FFA" w:rsidRPr="002B5FFA" w:rsidRDefault="002B5FFA" w:rsidP="002B5FFA">
      <w:pPr>
        <w:pStyle w:val="Bibliography"/>
      </w:pPr>
      <w:r w:rsidRPr="002B5FFA">
        <w:t>53.</w:t>
      </w:r>
      <w:r w:rsidRPr="002B5FFA">
        <w:tab/>
        <w:t xml:space="preserve">Voolstra, C. R. &amp; Ziegler, M. Adapting with Microbial Help: Microbiome Flexibility Facilitates Rapid Responses to Environmental Change. </w:t>
      </w:r>
      <w:r w:rsidRPr="002B5FFA">
        <w:rPr>
          <w:i/>
          <w:iCs/>
        </w:rPr>
        <w:t>BioEssays</w:t>
      </w:r>
      <w:r w:rsidRPr="002B5FFA">
        <w:t xml:space="preserve"> </w:t>
      </w:r>
      <w:r w:rsidRPr="002B5FFA">
        <w:rPr>
          <w:b/>
          <w:bCs/>
        </w:rPr>
        <w:t>42</w:t>
      </w:r>
      <w:r w:rsidRPr="002B5FFA">
        <w:t>, 2000004 (2020).</w:t>
      </w:r>
    </w:p>
    <w:p w14:paraId="702517BA" w14:textId="77777777" w:rsidR="002B5FFA" w:rsidRPr="002B5FFA" w:rsidRDefault="002B5FFA" w:rsidP="002B5FFA">
      <w:pPr>
        <w:pStyle w:val="Bibliography"/>
      </w:pPr>
      <w:r w:rsidRPr="002B5FFA">
        <w:t>54.</w:t>
      </w:r>
      <w:r w:rsidRPr="002B5FFA">
        <w:tab/>
        <w:t xml:space="preserve">Glasl, B., Webster, N. S. &amp; Bourne, D. G. Microbial indicators as a diagnostic tool for assessing water quality and climate stress in coral reef ecosystems. </w:t>
      </w:r>
      <w:r w:rsidRPr="002B5FFA">
        <w:rPr>
          <w:i/>
          <w:iCs/>
        </w:rPr>
        <w:t>Marine Biology</w:t>
      </w:r>
      <w:r w:rsidRPr="002B5FFA">
        <w:t xml:space="preserve"> </w:t>
      </w:r>
      <w:r w:rsidRPr="002B5FFA">
        <w:rPr>
          <w:b/>
          <w:bCs/>
        </w:rPr>
        <w:t>164</w:t>
      </w:r>
      <w:r w:rsidRPr="002B5FFA">
        <w:t>, 1–18 (2017).</w:t>
      </w:r>
    </w:p>
    <w:p w14:paraId="5A0C2903" w14:textId="77777777" w:rsidR="002B5FFA" w:rsidRPr="002B5FFA" w:rsidRDefault="002B5FFA" w:rsidP="002B5FFA">
      <w:pPr>
        <w:pStyle w:val="Bibliography"/>
      </w:pPr>
      <w:r w:rsidRPr="002B5FFA">
        <w:t>55.</w:t>
      </w:r>
      <w:r w:rsidRPr="002B5FFA">
        <w:tab/>
        <w:t xml:space="preserve">Epstein, H. E., Smith, H. A., Torda, G. &amp; Oppen, M. J. Microbiome engineering: enhancing climate resilience in corals. </w:t>
      </w:r>
      <w:r w:rsidRPr="002B5FFA">
        <w:rPr>
          <w:i/>
          <w:iCs/>
        </w:rPr>
        <w:t>Front Ecol Environ</w:t>
      </w:r>
      <w:r w:rsidRPr="002B5FFA">
        <w:t xml:space="preserve"> </w:t>
      </w:r>
      <w:r w:rsidRPr="002B5FFA">
        <w:rPr>
          <w:b/>
          <w:bCs/>
        </w:rPr>
        <w:t>17</w:t>
      </w:r>
      <w:r w:rsidRPr="002B5FFA">
        <w:t>, 100–108 (2019).</w:t>
      </w:r>
    </w:p>
    <w:p w14:paraId="1F8E4E67" w14:textId="77777777" w:rsidR="002B5FFA" w:rsidRPr="002B5FFA" w:rsidRDefault="002B5FFA" w:rsidP="002B5FFA">
      <w:pPr>
        <w:pStyle w:val="Bibliography"/>
      </w:pPr>
      <w:r w:rsidRPr="002B5FFA">
        <w:t>56.</w:t>
      </w:r>
      <w:r w:rsidRPr="002B5FFA">
        <w:tab/>
        <w:t xml:space="preserve">Reshef, L., Koren, O., Loya, Y., Zilber-Rosenberg, I. &amp; Rosenberg, E. The Coral Probiotic Hypothesis. </w:t>
      </w:r>
      <w:r w:rsidRPr="002B5FFA">
        <w:rPr>
          <w:i/>
          <w:iCs/>
        </w:rPr>
        <w:t>Environ Microbiol</w:t>
      </w:r>
      <w:r w:rsidRPr="002B5FFA">
        <w:t xml:space="preserve"> </w:t>
      </w:r>
      <w:r w:rsidRPr="002B5FFA">
        <w:rPr>
          <w:b/>
          <w:bCs/>
        </w:rPr>
        <w:t>8</w:t>
      </w:r>
      <w:r w:rsidRPr="002B5FFA">
        <w:t>, 2068–2073 (2006).</w:t>
      </w:r>
    </w:p>
    <w:p w14:paraId="316297FD" w14:textId="77777777" w:rsidR="002B5FFA" w:rsidRPr="002B5FFA" w:rsidRDefault="002B5FFA" w:rsidP="002B5FFA">
      <w:pPr>
        <w:pStyle w:val="Bibliography"/>
      </w:pPr>
      <w:r w:rsidRPr="002B5FFA">
        <w:t>57.</w:t>
      </w:r>
      <w:r w:rsidRPr="002B5FFA">
        <w:tab/>
        <w:t xml:space="preserve">The Earth Microbiome Project Consortium </w:t>
      </w:r>
      <w:r w:rsidRPr="002B5FFA">
        <w:rPr>
          <w:i/>
          <w:iCs/>
        </w:rPr>
        <w:t>et al.</w:t>
      </w:r>
      <w:r w:rsidRPr="002B5FFA">
        <w:t xml:space="preserve"> A communal catalogue reveals Earth’s multiscale microbial diversity. </w:t>
      </w:r>
      <w:r w:rsidRPr="002B5FFA">
        <w:rPr>
          <w:i/>
          <w:iCs/>
        </w:rPr>
        <w:t>Nature</w:t>
      </w:r>
      <w:r w:rsidRPr="002B5FFA">
        <w:t xml:space="preserve"> </w:t>
      </w:r>
      <w:r w:rsidRPr="002B5FFA">
        <w:rPr>
          <w:b/>
          <w:bCs/>
        </w:rPr>
        <w:t>551</w:t>
      </w:r>
      <w:r w:rsidRPr="002B5FFA">
        <w:t>, 457–463 (2017).</w:t>
      </w:r>
    </w:p>
    <w:p w14:paraId="2E6DA532" w14:textId="77777777" w:rsidR="002B5FFA" w:rsidRPr="002B5FFA" w:rsidRDefault="002B5FFA" w:rsidP="002B5FFA">
      <w:pPr>
        <w:pStyle w:val="Bibliography"/>
      </w:pPr>
      <w:r w:rsidRPr="002B5FFA">
        <w:t>58.</w:t>
      </w:r>
      <w:r w:rsidRPr="002B5FFA">
        <w:tab/>
        <w:t xml:space="preserve">Parada, A. E., Needham, D. M. &amp; Fuhrman, J. A. Every base matters: assessing small subunit rRNA primers for marine microbiomes with mock communities, time series and global field samples. </w:t>
      </w:r>
      <w:r w:rsidRPr="002B5FFA">
        <w:rPr>
          <w:i/>
          <w:iCs/>
        </w:rPr>
        <w:t>Environmental Microbiology</w:t>
      </w:r>
      <w:r w:rsidRPr="002B5FFA">
        <w:t xml:space="preserve"> </w:t>
      </w:r>
      <w:r w:rsidRPr="002B5FFA">
        <w:rPr>
          <w:b/>
          <w:bCs/>
        </w:rPr>
        <w:t>18</w:t>
      </w:r>
      <w:r w:rsidRPr="002B5FFA">
        <w:t>, 1403–1414 (2016).</w:t>
      </w:r>
    </w:p>
    <w:p w14:paraId="3F67324D" w14:textId="77777777" w:rsidR="002B5FFA" w:rsidRPr="002B5FFA" w:rsidRDefault="002B5FFA" w:rsidP="002B5FFA">
      <w:pPr>
        <w:pStyle w:val="Bibliography"/>
      </w:pPr>
      <w:r w:rsidRPr="002B5FFA">
        <w:lastRenderedPageBreak/>
        <w:t>59.</w:t>
      </w:r>
      <w:r w:rsidRPr="002B5FFA">
        <w:tab/>
        <w:t xml:space="preserve">Apprill, A., McNally, S., Parsons, R. &amp; Weber, L. Minor revision to V4 region SSU rRNA 806R gene primer greatly increases detection of SAR11 bacterioplankton. </w:t>
      </w:r>
      <w:r w:rsidRPr="002B5FFA">
        <w:rPr>
          <w:i/>
          <w:iCs/>
        </w:rPr>
        <w:t>Aquatic Microbial Ecology</w:t>
      </w:r>
      <w:r w:rsidRPr="002B5FFA">
        <w:t xml:space="preserve"> </w:t>
      </w:r>
      <w:r w:rsidRPr="002B5FFA">
        <w:rPr>
          <w:b/>
          <w:bCs/>
        </w:rPr>
        <w:t>75</w:t>
      </w:r>
      <w:r w:rsidRPr="002B5FFA">
        <w:t>, 129–137 (2015).</w:t>
      </w:r>
    </w:p>
    <w:p w14:paraId="75018438" w14:textId="77777777" w:rsidR="002B5FFA" w:rsidRPr="002B5FFA" w:rsidRDefault="002B5FFA" w:rsidP="002B5FFA">
      <w:pPr>
        <w:pStyle w:val="Bibliography"/>
      </w:pPr>
      <w:r w:rsidRPr="002B5FFA">
        <w:t>60.</w:t>
      </w:r>
      <w:r w:rsidRPr="002B5FFA">
        <w:tab/>
        <w:t xml:space="preserve">Gonzalez, A. </w:t>
      </w:r>
      <w:r w:rsidRPr="002B5FFA">
        <w:rPr>
          <w:i/>
          <w:iCs/>
        </w:rPr>
        <w:t>et al.</w:t>
      </w:r>
      <w:r w:rsidRPr="002B5FFA">
        <w:t xml:space="preserve"> Qiita: rapid, web-enabled microbiome meta-analysis. </w:t>
      </w:r>
      <w:r w:rsidRPr="002B5FFA">
        <w:rPr>
          <w:i/>
          <w:iCs/>
        </w:rPr>
        <w:t>Nature Methods</w:t>
      </w:r>
      <w:r w:rsidRPr="002B5FFA">
        <w:t xml:space="preserve"> </w:t>
      </w:r>
      <w:r w:rsidRPr="002B5FFA">
        <w:rPr>
          <w:b/>
          <w:bCs/>
        </w:rPr>
        <w:t>15</w:t>
      </w:r>
      <w:r w:rsidRPr="002B5FFA">
        <w:t>, 796–798 (2018).</w:t>
      </w:r>
    </w:p>
    <w:p w14:paraId="563A46C9" w14:textId="77777777" w:rsidR="002B5FFA" w:rsidRPr="002B5FFA" w:rsidRDefault="002B5FFA" w:rsidP="002B5FFA">
      <w:pPr>
        <w:pStyle w:val="Bibliography"/>
      </w:pPr>
      <w:r w:rsidRPr="002B5FFA">
        <w:t>61.</w:t>
      </w:r>
      <w:r w:rsidRPr="002B5FFA">
        <w:tab/>
        <w:t xml:space="preserve">Caporaso, J. G. </w:t>
      </w:r>
      <w:r w:rsidRPr="002B5FFA">
        <w:rPr>
          <w:i/>
          <w:iCs/>
        </w:rPr>
        <w:t>et al.</w:t>
      </w:r>
      <w:r w:rsidRPr="002B5FFA">
        <w:t xml:space="preserve"> QIIME allows analysis of high-throughput community sequencing data. </w:t>
      </w:r>
      <w:r w:rsidRPr="002B5FFA">
        <w:rPr>
          <w:i/>
          <w:iCs/>
        </w:rPr>
        <w:t>Nat Methods</w:t>
      </w:r>
      <w:r w:rsidRPr="002B5FFA">
        <w:t xml:space="preserve"> </w:t>
      </w:r>
      <w:r w:rsidRPr="002B5FFA">
        <w:rPr>
          <w:b/>
          <w:bCs/>
        </w:rPr>
        <w:t>7</w:t>
      </w:r>
      <w:r w:rsidRPr="002B5FFA">
        <w:t>, 335–336 (2010).</w:t>
      </w:r>
    </w:p>
    <w:p w14:paraId="14BA8356" w14:textId="77777777" w:rsidR="002B5FFA" w:rsidRPr="002B5FFA" w:rsidRDefault="002B5FFA" w:rsidP="002B5FFA">
      <w:pPr>
        <w:pStyle w:val="Bibliography"/>
      </w:pPr>
      <w:r w:rsidRPr="002B5FFA">
        <w:t>62.</w:t>
      </w:r>
      <w:r w:rsidRPr="002B5FFA">
        <w:tab/>
        <w:t xml:space="preserve">Amir, A. </w:t>
      </w:r>
      <w:r w:rsidRPr="002B5FFA">
        <w:rPr>
          <w:i/>
          <w:iCs/>
        </w:rPr>
        <w:t>et al.</w:t>
      </w:r>
      <w:r w:rsidRPr="002B5FFA">
        <w:t xml:space="preserve"> Deblur Rapidly Resolves Single-Nucleotide Community Sequence Patterns. </w:t>
      </w:r>
      <w:r w:rsidRPr="002B5FFA">
        <w:rPr>
          <w:i/>
          <w:iCs/>
        </w:rPr>
        <w:t>mSystems</w:t>
      </w:r>
      <w:r w:rsidRPr="002B5FFA">
        <w:t xml:space="preserve"> </w:t>
      </w:r>
      <w:r w:rsidRPr="002B5FFA">
        <w:rPr>
          <w:b/>
          <w:bCs/>
        </w:rPr>
        <w:t>2</w:t>
      </w:r>
      <w:r w:rsidRPr="002B5FFA">
        <w:t>, e00191-16 (2017).</w:t>
      </w:r>
    </w:p>
    <w:p w14:paraId="524D2673" w14:textId="77777777" w:rsidR="002B5FFA" w:rsidRPr="002B5FFA" w:rsidRDefault="002B5FFA" w:rsidP="002B5FFA">
      <w:pPr>
        <w:pStyle w:val="Bibliography"/>
      </w:pPr>
      <w:r w:rsidRPr="002B5FFA">
        <w:t>63.</w:t>
      </w:r>
      <w:r w:rsidRPr="002B5FFA">
        <w:tab/>
        <w:t xml:space="preserve">Bolyen, E. </w:t>
      </w:r>
      <w:r w:rsidRPr="002B5FFA">
        <w:rPr>
          <w:i/>
          <w:iCs/>
        </w:rPr>
        <w:t>et al.</w:t>
      </w:r>
      <w:r w:rsidRPr="002B5FFA">
        <w:t xml:space="preserve"> </w:t>
      </w:r>
      <w:r w:rsidRPr="002B5FFA">
        <w:rPr>
          <w:i/>
          <w:iCs/>
        </w:rPr>
        <w:t>QIIME 2: Reproducible, Interactive, Scalable, and Extensible Microbiome Data Science</w:t>
      </w:r>
      <w:r w:rsidRPr="002B5FFA">
        <w:t>. https://peerj.com/preprints/27295 (2018) doi:10.7287/peerj.preprints.27295v2.</w:t>
      </w:r>
    </w:p>
    <w:p w14:paraId="74C8EA0F" w14:textId="77777777" w:rsidR="002B5FFA" w:rsidRPr="002B5FFA" w:rsidRDefault="002B5FFA" w:rsidP="002B5FFA">
      <w:pPr>
        <w:pStyle w:val="Bibliography"/>
      </w:pPr>
      <w:r w:rsidRPr="002B5FFA">
        <w:t>64.</w:t>
      </w:r>
      <w:r w:rsidRPr="002B5FFA">
        <w:tab/>
        <w:t xml:space="preserve">Rognes, T., Flouri, T., Nichols, B., Quince, C. &amp; Mahé, F. VSEARCH: a versatile open source tool for metagenomics. </w:t>
      </w:r>
      <w:r w:rsidRPr="002B5FFA">
        <w:rPr>
          <w:i/>
          <w:iCs/>
        </w:rPr>
        <w:t>PeerJ</w:t>
      </w:r>
      <w:r w:rsidRPr="002B5FFA">
        <w:t xml:space="preserve"> </w:t>
      </w:r>
      <w:r w:rsidRPr="002B5FFA">
        <w:rPr>
          <w:b/>
          <w:bCs/>
        </w:rPr>
        <w:t>4</w:t>
      </w:r>
      <w:r w:rsidRPr="002B5FFA">
        <w:t>, e2584 (2016).</w:t>
      </w:r>
    </w:p>
    <w:p w14:paraId="5AC82AF2" w14:textId="77777777" w:rsidR="002B5FFA" w:rsidRPr="002B5FFA" w:rsidRDefault="002B5FFA" w:rsidP="002B5FFA">
      <w:pPr>
        <w:pStyle w:val="Bibliography"/>
      </w:pPr>
      <w:r w:rsidRPr="002B5FFA">
        <w:t>65.</w:t>
      </w:r>
      <w:r w:rsidRPr="002B5FFA">
        <w:tab/>
        <w:t xml:space="preserve">Quast, C. </w:t>
      </w:r>
      <w:r w:rsidRPr="002B5FFA">
        <w:rPr>
          <w:i/>
          <w:iCs/>
        </w:rPr>
        <w:t>et al.</w:t>
      </w:r>
      <w:r w:rsidRPr="002B5FFA">
        <w:t xml:space="preserve"> The SILVA ribosomal RNA gene database project: improved data processing and web-based tools. </w:t>
      </w:r>
      <w:r w:rsidRPr="002B5FFA">
        <w:rPr>
          <w:i/>
          <w:iCs/>
        </w:rPr>
        <w:t>Nucleic Acids Res</w:t>
      </w:r>
      <w:r w:rsidRPr="002B5FFA">
        <w:t xml:space="preserve"> </w:t>
      </w:r>
      <w:r w:rsidRPr="002B5FFA">
        <w:rPr>
          <w:b/>
          <w:bCs/>
        </w:rPr>
        <w:t>41</w:t>
      </w:r>
      <w:r w:rsidRPr="002B5FFA">
        <w:t>, D590–D596 (2013).</w:t>
      </w:r>
    </w:p>
    <w:p w14:paraId="4C247C86" w14:textId="77777777" w:rsidR="002B5FFA" w:rsidRPr="002B5FFA" w:rsidRDefault="002B5FFA" w:rsidP="002B5FFA">
      <w:pPr>
        <w:pStyle w:val="Bibliography"/>
      </w:pPr>
      <w:r w:rsidRPr="002B5FFA">
        <w:t>66.</w:t>
      </w:r>
      <w:r w:rsidRPr="002B5FFA">
        <w:tab/>
        <w:t xml:space="preserve">Bengtsson-Palme, J. </w:t>
      </w:r>
      <w:r w:rsidRPr="002B5FFA">
        <w:rPr>
          <w:i/>
          <w:iCs/>
        </w:rPr>
        <w:t>et al.</w:t>
      </w:r>
      <w:r w:rsidRPr="002B5FFA">
        <w:t xml:space="preserve"> METAXA2: improved identification and taxonomic classification of small and large subunit rRNA in metagenomic data. </w:t>
      </w:r>
      <w:r w:rsidRPr="002B5FFA">
        <w:rPr>
          <w:i/>
          <w:iCs/>
        </w:rPr>
        <w:t>Mol Ecol Resour</w:t>
      </w:r>
      <w:r w:rsidRPr="002B5FFA">
        <w:t xml:space="preserve"> </w:t>
      </w:r>
      <w:r w:rsidRPr="002B5FFA">
        <w:rPr>
          <w:b/>
          <w:bCs/>
        </w:rPr>
        <w:t>15</w:t>
      </w:r>
      <w:r w:rsidRPr="002B5FFA">
        <w:t>, 1403–1414 (2015).</w:t>
      </w:r>
    </w:p>
    <w:p w14:paraId="2ECA0F20" w14:textId="77777777" w:rsidR="002B5FFA" w:rsidRPr="002B5FFA" w:rsidRDefault="002B5FFA" w:rsidP="002B5FFA">
      <w:pPr>
        <w:pStyle w:val="Bibliography"/>
      </w:pPr>
      <w:r w:rsidRPr="002B5FFA">
        <w:t>67.</w:t>
      </w:r>
      <w:r w:rsidRPr="002B5FFA">
        <w:tab/>
        <w:t xml:space="preserve">Sonett, D., Brown, T., Bengtsson-Palme, J., Padilla-Gamiño, J. L. &amp; Zaneveld, J. R. </w:t>
      </w:r>
      <w:r w:rsidRPr="002B5FFA">
        <w:rPr>
          <w:i/>
          <w:iCs/>
        </w:rPr>
        <w:t>The Organelle in the Room: Under-Annotated Mitochondrial Reads Bias Coral Microbiome Analysis</w:t>
      </w:r>
      <w:r w:rsidRPr="002B5FFA">
        <w:t>. http://biorxiv.org/lookup/doi/10.1101/2021.02.23.431501 (2021) doi:10.1101/2021.02.23.431501.</w:t>
      </w:r>
    </w:p>
    <w:p w14:paraId="18B30E6D" w14:textId="77777777" w:rsidR="002B5FFA" w:rsidRPr="002B5FFA" w:rsidRDefault="002B5FFA" w:rsidP="002B5FFA">
      <w:pPr>
        <w:pStyle w:val="Bibliography"/>
      </w:pPr>
      <w:r w:rsidRPr="002B5FFA">
        <w:lastRenderedPageBreak/>
        <w:t>68.</w:t>
      </w:r>
      <w:r w:rsidRPr="002B5FFA">
        <w:tab/>
        <w:t xml:space="preserve">Janssen, S. </w:t>
      </w:r>
      <w:r w:rsidRPr="002B5FFA">
        <w:rPr>
          <w:i/>
          <w:iCs/>
        </w:rPr>
        <w:t>et al.</w:t>
      </w:r>
      <w:r w:rsidRPr="002B5FFA">
        <w:t xml:space="preserve"> Phylogenetic Placement of Exact Amplicon Sequences Improves Associations with Clinical Information. </w:t>
      </w:r>
      <w:r w:rsidRPr="002B5FFA">
        <w:rPr>
          <w:i/>
          <w:iCs/>
        </w:rPr>
        <w:t>mSystems</w:t>
      </w:r>
      <w:r w:rsidRPr="002B5FFA">
        <w:t xml:space="preserve"> </w:t>
      </w:r>
      <w:r w:rsidRPr="002B5FFA">
        <w:rPr>
          <w:b/>
          <w:bCs/>
        </w:rPr>
        <w:t>3</w:t>
      </w:r>
      <w:r w:rsidRPr="002B5FFA">
        <w:t>, (2018).</w:t>
      </w:r>
    </w:p>
    <w:p w14:paraId="283D303C" w14:textId="77777777" w:rsidR="002B5FFA" w:rsidRPr="002B5FFA" w:rsidRDefault="002B5FFA" w:rsidP="002B5FFA">
      <w:pPr>
        <w:pStyle w:val="Bibliography"/>
      </w:pPr>
      <w:r w:rsidRPr="002B5FFA">
        <w:t>69.</w:t>
      </w:r>
      <w:r w:rsidRPr="002B5FFA">
        <w:tab/>
        <w:t xml:space="preserve">Davis, N. M., Proctor, D. M., Holmes, S. P., Relman, D. A. &amp; Callahan, B. J. Simple statistical identification and removal of contaminant sequences in marker-gene and metagenomics data. </w:t>
      </w:r>
      <w:r w:rsidRPr="002B5FFA">
        <w:rPr>
          <w:i/>
          <w:iCs/>
        </w:rPr>
        <w:t>Microbiome</w:t>
      </w:r>
      <w:r w:rsidRPr="002B5FFA">
        <w:t xml:space="preserve"> </w:t>
      </w:r>
      <w:r w:rsidRPr="002B5FFA">
        <w:rPr>
          <w:b/>
          <w:bCs/>
        </w:rPr>
        <w:t>6</w:t>
      </w:r>
      <w:r w:rsidRPr="002B5FFA">
        <w:t>, 226 (2018).</w:t>
      </w:r>
    </w:p>
    <w:p w14:paraId="4E702FF5" w14:textId="77777777" w:rsidR="002B5FFA" w:rsidRPr="002B5FFA" w:rsidRDefault="002B5FFA" w:rsidP="002B5FFA">
      <w:pPr>
        <w:pStyle w:val="Bibliography"/>
      </w:pPr>
      <w:r w:rsidRPr="002B5FFA">
        <w:t>70.</w:t>
      </w:r>
      <w:r w:rsidRPr="002B5FFA">
        <w:tab/>
        <w:t>R Core Team. R:A language and environment for statistical computing. R Foundation for Statistical Computing (2020).</w:t>
      </w:r>
    </w:p>
    <w:p w14:paraId="40ECB2C1" w14:textId="77777777" w:rsidR="002B5FFA" w:rsidRPr="002B5FFA" w:rsidRDefault="002B5FFA" w:rsidP="002B5FFA">
      <w:pPr>
        <w:pStyle w:val="Bibliography"/>
      </w:pPr>
      <w:r w:rsidRPr="002B5FFA">
        <w:t>71.</w:t>
      </w:r>
      <w:r w:rsidRPr="002B5FFA">
        <w:tab/>
        <w:t>Raymundo, L., Work, T. M., Bruckner, A. W. &amp; Willis, B. A coral disease handbook: Guidelines for assessment, monitoring, and management. 17–32 (2008).</w:t>
      </w:r>
    </w:p>
    <w:p w14:paraId="53926D67" w14:textId="77777777" w:rsidR="002B5FFA" w:rsidRPr="002B5FFA" w:rsidRDefault="002B5FFA" w:rsidP="002B5FFA">
      <w:pPr>
        <w:pStyle w:val="Bibliography"/>
      </w:pPr>
      <w:r w:rsidRPr="002B5FFA">
        <w:t>72.</w:t>
      </w:r>
      <w:r w:rsidRPr="002B5FFA">
        <w:tab/>
        <w:t xml:space="preserve">Lamb, J. B. </w:t>
      </w:r>
      <w:r w:rsidRPr="002B5FFA">
        <w:rPr>
          <w:i/>
          <w:iCs/>
        </w:rPr>
        <w:t>et al.</w:t>
      </w:r>
      <w:r w:rsidRPr="002B5FFA">
        <w:t xml:space="preserve"> Plastic waste associated with disease on coral reefs. </w:t>
      </w:r>
      <w:r w:rsidRPr="002B5FFA">
        <w:rPr>
          <w:i/>
          <w:iCs/>
        </w:rPr>
        <w:t>Science</w:t>
      </w:r>
      <w:r w:rsidRPr="002B5FFA">
        <w:t xml:space="preserve"> </w:t>
      </w:r>
      <w:r w:rsidRPr="002B5FFA">
        <w:rPr>
          <w:b/>
          <w:bCs/>
        </w:rPr>
        <w:t>359</w:t>
      </w:r>
      <w:r w:rsidRPr="002B5FFA">
        <w:t>, 460–462 (2018).</w:t>
      </w:r>
    </w:p>
    <w:p w14:paraId="337BF9B6" w14:textId="77777777" w:rsidR="002B5FFA" w:rsidRPr="002B5FFA" w:rsidRDefault="002B5FFA" w:rsidP="002B5FFA">
      <w:pPr>
        <w:pStyle w:val="Bibliography"/>
      </w:pPr>
      <w:r w:rsidRPr="002B5FFA">
        <w:t>73.</w:t>
      </w:r>
      <w:r w:rsidRPr="002B5FFA">
        <w:tab/>
        <w:t xml:space="preserve">Revell, Liam J. phytools: An R package for phylogenetic comparative biology (and other things). </w:t>
      </w:r>
      <w:r w:rsidRPr="002B5FFA">
        <w:rPr>
          <w:i/>
          <w:iCs/>
        </w:rPr>
        <w:t>Methods in Ecology and Evolution</w:t>
      </w:r>
      <w:r w:rsidRPr="002B5FFA">
        <w:t xml:space="preserve"> </w:t>
      </w:r>
      <w:r w:rsidRPr="002B5FFA">
        <w:rPr>
          <w:b/>
          <w:bCs/>
        </w:rPr>
        <w:t>3</w:t>
      </w:r>
      <w:r w:rsidRPr="002B5FFA">
        <w:t>, 217–223 (2012).</w:t>
      </w:r>
    </w:p>
    <w:p w14:paraId="3627872C" w14:textId="77777777" w:rsidR="002B5FFA" w:rsidRPr="002B5FFA" w:rsidRDefault="002B5FFA" w:rsidP="002B5FFA">
      <w:pPr>
        <w:pStyle w:val="Bibliography"/>
      </w:pPr>
      <w:r w:rsidRPr="002B5FFA">
        <w:t>74.</w:t>
      </w:r>
      <w:r w:rsidRPr="002B5FFA">
        <w:tab/>
        <w:t xml:space="preserve">David Orme </w:t>
      </w:r>
      <w:r w:rsidRPr="002B5FFA">
        <w:rPr>
          <w:i/>
          <w:iCs/>
        </w:rPr>
        <w:t>et al.</w:t>
      </w:r>
      <w:r w:rsidRPr="002B5FFA">
        <w:t xml:space="preserve"> caper: Comparative Analyses of Phylogenetics and Evolution in R. (2018).</w:t>
      </w:r>
    </w:p>
    <w:p w14:paraId="25796479" w14:textId="77777777" w:rsidR="002B5FFA" w:rsidRPr="002B5FFA" w:rsidRDefault="002B5FFA" w:rsidP="002B5FFA">
      <w:pPr>
        <w:pStyle w:val="Bibliography"/>
      </w:pPr>
      <w:r w:rsidRPr="002B5FFA">
        <w:t>75.</w:t>
      </w:r>
      <w:r w:rsidRPr="002B5FFA">
        <w:tab/>
        <w:t xml:space="preserve">van der Bijl, W. phylopath: Easy phylogenetic path analysis in R. </w:t>
      </w:r>
      <w:r w:rsidRPr="002B5FFA">
        <w:rPr>
          <w:i/>
          <w:iCs/>
        </w:rPr>
        <w:t>PeerJ</w:t>
      </w:r>
      <w:r w:rsidRPr="002B5FFA">
        <w:t xml:space="preserve"> </w:t>
      </w:r>
      <w:r w:rsidRPr="002B5FFA">
        <w:rPr>
          <w:b/>
          <w:bCs/>
        </w:rPr>
        <w:t>6</w:t>
      </w:r>
      <w:r w:rsidRPr="002B5FFA">
        <w:t>, e4718 (2018).</w:t>
      </w:r>
    </w:p>
    <w:p w14:paraId="043C8449" w14:textId="2B54BD0D" w:rsidR="00961490" w:rsidRPr="002F1CD2" w:rsidRDefault="002F1CD2" w:rsidP="00251476">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0DD93EA9">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end product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754C5EAE">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5B9F7BD3" w14:textId="1C31AB8B" w:rsidR="007A7BE8" w:rsidRDefault="007A7BE8" w:rsidP="007A7BE8">
      <w:pPr>
        <w:rPr>
          <w:rFonts w:ascii="Arial" w:eastAsia="Times New Roman" w:hAnsi="Arial" w:cs="Arial"/>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2. </w:t>
      </w:r>
      <w:r w:rsidRPr="00961490">
        <w:rPr>
          <w:rFonts w:ascii="Arial" w:eastAsia="Times New Roman" w:hAnsi="Arial" w:cs="Arial"/>
          <w:b/>
          <w:sz w:val="20"/>
          <w:szCs w:val="20"/>
        </w:rPr>
        <w:t>Dominant microbes in the coral microbiome. 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Dominant bacterial or archaeal genera in coral mucus (cyan),</w:t>
      </w:r>
      <w:r w:rsidRPr="00961490">
        <w:rPr>
          <w:rFonts w:ascii="Arial" w:eastAsia="Times New Roman" w:hAnsi="Arial" w:cs="Arial"/>
          <w:b/>
          <w:sz w:val="20"/>
          <w:szCs w:val="20"/>
        </w:rPr>
        <w:t xml:space="preserve"> </w:t>
      </w:r>
      <w:r w:rsidRPr="00961490">
        <w:rPr>
          <w:rFonts w:ascii="Arial" w:eastAsia="Times New Roman" w:hAnsi="Arial" w:cs="Arial"/>
          <w:sz w:val="20"/>
          <w:szCs w:val="20"/>
        </w:rPr>
        <w:t>tissue (orange), or</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which is of special significance later in the paper, is highlighted in aqua.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sz w:val="20"/>
          <w:szCs w:val="20"/>
        </w:rPr>
        <w:t xml:space="preserve"> Bar charts showing correlations between microbiome </w:t>
      </w:r>
      <w:r w:rsidRPr="00961490">
        <w:rPr>
          <w:rFonts w:ascii="Arial" w:eastAsia="Times New Roman" w:hAnsi="Arial" w:cs="Arial"/>
          <w:sz w:val="20"/>
          <w:szCs w:val="20"/>
        </w:rPr>
        <w:lastRenderedPageBreak/>
        <w:t xml:space="preserve">alpha and beta diversity metrics and disease, </w:t>
      </w:r>
      <w:r w:rsidRPr="00961490">
        <w:rPr>
          <w:rFonts w:ascii="Arial" w:eastAsia="Times New Roman" w:hAnsi="Arial" w:cs="Arial"/>
          <w:color w:val="222222"/>
          <w:sz w:val="20"/>
          <w:szCs w:val="20"/>
          <w:highlight w:val="white"/>
        </w:rPr>
        <w:t>represented by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UniFrac beta diversity metrics including the three principal component axes (PC1, PC2, PC3) that represent measures of community structure. Significant relationships (p &lt; 0.05, Supplementary Data Table 4) are marked by an asterisk (*).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Bubble plot showing </w:t>
      </w:r>
      <w:r w:rsidRPr="00961490">
        <w:rPr>
          <w:rFonts w:ascii="Arial" w:eastAsia="Times New Roman" w:hAnsi="Arial" w:cs="Arial"/>
          <w:color w:val="222222"/>
          <w:sz w:val="20"/>
          <w:szCs w:val="20"/>
          <w:highlight w:val="white"/>
        </w:rPr>
        <w:t xml:space="preserve">correlations between dominant microbial taxa and coral disease prevalence. The size of each </w:t>
      </w:r>
      <w:r>
        <w:rPr>
          <w:rFonts w:ascii="Arial" w:eastAsia="Times New Roman" w:hAnsi="Arial" w:cs="Arial"/>
          <w:color w:val="222222"/>
          <w:sz w:val="20"/>
          <w:szCs w:val="20"/>
          <w:highlight w:val="white"/>
        </w:rPr>
        <w:t xml:space="preserve">triangle </w:t>
      </w:r>
      <w:r w:rsidRPr="00961490">
        <w:rPr>
          <w:rFonts w:ascii="Arial" w:eastAsia="Times New Roman" w:hAnsi="Arial" w:cs="Arial"/>
          <w:color w:val="222222"/>
          <w:sz w:val="20"/>
          <w:szCs w:val="20"/>
          <w:highlight w:val="white"/>
        </w:rPr>
        <w:t>represents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Pr>
          <w:rFonts w:ascii="Arial" w:eastAsia="Times New Roman" w:hAnsi="Arial" w:cs="Arial"/>
          <w:color w:val="222222"/>
          <w:sz w:val="20"/>
          <w:szCs w:val="20"/>
          <w:highlight w:val="white"/>
        </w:rPr>
        <w:t>, FDR q &lt; 0.05) and hashed points were nominally significant (p &lt; 0.05, FDR q &gt; 0.05</w:t>
      </w:r>
      <w:r w:rsidRPr="00961490">
        <w:rPr>
          <w:rFonts w:ascii="Arial" w:eastAsia="Times New Roman" w:hAnsi="Arial" w:cs="Arial"/>
          <w:color w:val="222222"/>
          <w:sz w:val="20"/>
          <w:szCs w:val="20"/>
          <w:highlight w:val="white"/>
        </w:rPr>
        <w:t>; Supplementary Data Table</w:t>
      </w:r>
      <w:r w:rsidRPr="00961490">
        <w:rPr>
          <w:rFonts w:ascii="Arial" w:eastAsia="Times New Roman" w:hAnsi="Arial" w:cs="Arial"/>
          <w:color w:val="222222"/>
          <w:sz w:val="20"/>
          <w:szCs w:val="20"/>
        </w:rPr>
        <w:t xml:space="preserve"> </w:t>
      </w:r>
      <w:r>
        <w:rPr>
          <w:rFonts w:ascii="Arial" w:eastAsia="Times New Roman" w:hAnsi="Arial" w:cs="Arial"/>
          <w:color w:val="222222"/>
          <w:sz w:val="20"/>
          <w:szCs w:val="20"/>
        </w:rPr>
        <w:t>7</w:t>
      </w:r>
      <w:r w:rsidRPr="00961490">
        <w:rPr>
          <w:rFonts w:ascii="Arial" w:eastAsia="Times New Roman" w:hAnsi="Arial" w:cs="Arial"/>
          <w:color w:val="222222"/>
          <w:sz w:val="20"/>
          <w:szCs w:val="20"/>
        </w:rPr>
        <w:t>a</w:t>
      </w:r>
      <w:r w:rsidRPr="00961490">
        <w:rPr>
          <w:rFonts w:ascii="Arial" w:eastAsia="Times New Roman" w:hAnsi="Arial" w:cs="Arial"/>
          <w:color w:val="222222"/>
          <w:sz w:val="20"/>
          <w:szCs w:val="20"/>
          <w:highlight w:val="white"/>
        </w:rPr>
        <w:t xml:space="preserve">). Points that were not significant or had too little data (n &lt; </w:t>
      </w:r>
      <w:r>
        <w:rPr>
          <w:rFonts w:ascii="Arial" w:eastAsia="Times New Roman" w:hAnsi="Arial" w:cs="Arial"/>
          <w:color w:val="222222"/>
          <w:sz w:val="20"/>
          <w:szCs w:val="20"/>
          <w:highlight w:val="white"/>
        </w:rPr>
        <w:t>5</w:t>
      </w:r>
      <w:r w:rsidRPr="00961490">
        <w:rPr>
          <w:rFonts w:ascii="Arial" w:eastAsia="Times New Roman" w:hAnsi="Arial" w:cs="Arial"/>
          <w:color w:val="222222"/>
          <w:sz w:val="20"/>
          <w:szCs w:val="20"/>
          <w:highlight w:val="white"/>
        </w:rPr>
        <w:t>) for reliable testing are marked in white.​</w:t>
      </w:r>
      <w:r w:rsidRPr="00961490">
        <w:rPr>
          <w:rFonts w:ascii="Arial" w:eastAsia="Times New Roman" w:hAnsi="Arial" w:cs="Arial"/>
          <w:sz w:val="20"/>
          <w:szCs w:val="20"/>
        </w:rPr>
        <w:t xml:space="preserve"> Taxa whose </w:t>
      </w:r>
      <w:ins w:id="499" w:author="Microsoft Office User" w:date="2024-10-28T13:40: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717A20E1">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127422AF" w:rsidR="00961490" w:rsidRPr="00961490" w:rsidRDefault="007A7BE8"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onstrast in</w:t>
      </w:r>
      <w:r>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Pr>
          <w:rFonts w:ascii="Arial" w:eastAsia="Times New Roman" w:hAnsi="Arial" w:cs="Arial"/>
          <w:sz w:val="20"/>
          <w:szCs w:val="20"/>
        </w:rPr>
        <w:t xml:space="preserve">susceptibility (estimated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Pr>
          <w:rFonts w:ascii="Arial" w:eastAsia="Times New Roman" w:hAnsi="Arial" w:cs="Arial"/>
          <w:sz w:val="20"/>
          <w:szCs w:val="20"/>
        </w:rPr>
        <w:t>C</w:t>
      </w:r>
      <w:r w:rsidRPr="00961490">
        <w:rPr>
          <w:rFonts w:ascii="Arial" w:eastAsia="Times New Roman" w:hAnsi="Arial" w:cs="Arial"/>
          <w:sz w:val="20"/>
          <w:szCs w:val="20"/>
        </w:rPr>
        <w:t xml:space="preserve">oral </w:t>
      </w:r>
      <w:r>
        <w:rPr>
          <w:rFonts w:ascii="Arial" w:eastAsia="Times New Roman" w:hAnsi="Arial" w:cs="Arial"/>
          <w:sz w:val="20"/>
          <w:szCs w:val="20"/>
        </w:rPr>
        <w:t>Tr</w:t>
      </w:r>
      <w:r w:rsidRPr="00961490">
        <w:rPr>
          <w:rFonts w:ascii="Arial" w:eastAsia="Times New Roman" w:hAnsi="Arial" w:cs="Arial"/>
          <w:sz w:val="20"/>
          <w:szCs w:val="20"/>
        </w:rPr>
        <w:t xml:space="preserve">aits </w:t>
      </w:r>
      <w:r>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ins w:id="500" w:author="Microsoft Office User" w:date="2024-10-28T13:40:00Z">
        <w:r w:rsidR="005A4D34">
          <w:rPr>
            <w:rFonts w:ascii="Arial" w:eastAsia="Times New Roman" w:hAnsi="Arial" w:cs="Arial"/>
            <w:iCs/>
            <w:sz w:val="20"/>
            <w:szCs w:val="20"/>
          </w:rPr>
          <w:t xml:space="preserve">relative </w:t>
        </w:r>
      </w:ins>
      <w:r w:rsidRPr="00961490">
        <w:rPr>
          <w:rFonts w:ascii="Arial" w:eastAsia="Times New Roman" w:hAnsi="Arial" w:cs="Arial"/>
          <w:sz w:val="20"/>
          <w:szCs w:val="20"/>
        </w:rPr>
        <w:t>abundance, disease susceptibility and growth rate</w:t>
      </w:r>
      <w:r>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Pagel’s Lambda (green, dotted) evolutionary models. The thickness of the lines represents the averaged standardized path coefficients of the top competing models based on CICc values (Supplementary Data </w:t>
      </w:r>
      <w:commentRangeStart w:id="501"/>
      <w:r w:rsidRPr="00961490">
        <w:rPr>
          <w:rFonts w:ascii="Arial" w:eastAsia="Times New Roman" w:hAnsi="Arial" w:cs="Arial"/>
          <w:sz w:val="20"/>
          <w:szCs w:val="20"/>
        </w:rPr>
        <w:t>Table 1</w:t>
      </w:r>
      <w:del w:id="502" w:author="Microsoft Office User" w:date="2024-11-05T09:35:00Z" w16du:dateUtc="2024-11-05T09:35:00Z">
        <w:r w:rsidDel="00340E78">
          <w:rPr>
            <w:rFonts w:ascii="Arial" w:eastAsia="Times New Roman" w:hAnsi="Arial" w:cs="Arial"/>
            <w:sz w:val="20"/>
            <w:szCs w:val="20"/>
          </w:rPr>
          <w:delText>2</w:delText>
        </w:r>
        <w:commentRangeEnd w:id="501"/>
        <w:r w:rsidR="002049D3" w:rsidDel="00340E78">
          <w:rPr>
            <w:rStyle w:val="CommentReference"/>
            <w:rFonts w:ascii="Times New Roman" w:eastAsia="Times New Roman" w:hAnsi="Times New Roman" w:cs="Times New Roman"/>
          </w:rPr>
          <w:commentReference w:id="501"/>
        </w:r>
        <w:r w:rsidRPr="00961490" w:rsidDel="00340E78">
          <w:rPr>
            <w:rFonts w:ascii="Arial" w:eastAsia="Times New Roman" w:hAnsi="Arial" w:cs="Arial"/>
            <w:sz w:val="20"/>
            <w:szCs w:val="20"/>
          </w:rPr>
          <w:delText>)</w:delText>
        </w:r>
      </w:del>
      <w:ins w:id="503" w:author="Microsoft Office User" w:date="2024-11-05T09:35:00Z" w16du:dateUtc="2024-11-05T09:35:00Z">
        <w:r w:rsidR="00340E78">
          <w:rPr>
            <w:rFonts w:ascii="Arial" w:eastAsia="Times New Roman" w:hAnsi="Arial" w:cs="Arial"/>
            <w:sz w:val="20"/>
            <w:szCs w:val="20"/>
          </w:rPr>
          <w:t>1</w:t>
        </w:r>
      </w:ins>
      <w:r w:rsidRPr="00961490">
        <w:rPr>
          <w:rFonts w:ascii="Arial" w:eastAsia="Times New Roman" w:hAnsi="Arial" w:cs="Arial"/>
          <w:sz w:val="20"/>
          <w:szCs w:val="20"/>
        </w:rPr>
        <w:t>.</w:t>
      </w:r>
      <w:ins w:id="504" w:author="Microsoft Office User" w:date="2024-11-02T11:37:00Z">
        <w:r w:rsidR="004E3121">
          <w:rPr>
            <w:rFonts w:ascii="Arial" w:eastAsia="Times New Roman" w:hAnsi="Arial" w:cs="Arial"/>
            <w:sz w:val="20"/>
            <w:szCs w:val="20"/>
          </w:rPr>
          <w:t xml:space="preserve"> </w:t>
        </w:r>
      </w:ins>
      <w:r w:rsidR="00961490">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642EC64B">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4C2EED38" w:rsidR="00270945" w:rsidRPr="0093644C" w:rsidRDefault="007A7BE8" w:rsidP="007A7BE8">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Pr="00961490">
        <w:rPr>
          <w:rFonts w:ascii="Arial" w:eastAsia="Times New Roman" w:hAnsi="Arial" w:cs="Arial"/>
          <w:sz w:val="20"/>
          <w:szCs w:val="20"/>
        </w:rPr>
        <w:t xml:space="preserve"> </w:t>
      </w:r>
      <w:r>
        <w:rPr>
          <w:rFonts w:ascii="Arial" w:eastAsia="Times New Roman" w:hAnsi="Arial" w:cs="Arial"/>
          <w:i/>
          <w:iCs/>
          <w:sz w:val="20"/>
          <w:szCs w:val="20"/>
        </w:rPr>
        <w:t>Endozoicomonas</w:t>
      </w:r>
      <w:r>
        <w:rPr>
          <w:rFonts w:ascii="Arial" w:eastAsia="Times New Roman" w:hAnsi="Arial" w:cs="Arial"/>
          <w:sz w:val="20"/>
          <w:szCs w:val="20"/>
        </w:rPr>
        <w:t xml:space="preserve">-dominated microbiomes may A) provide a metabolic advantage for growth under normal environmental conditions (top left), but B) lack the ecological, structural or immunological defenses against pathogen invasion, and therefore become susceptible to disease under stressful environmental conditions (top right). In contrast, microbiomes not dominated by </w:t>
      </w:r>
      <w:r w:rsidRPr="007F6DB8">
        <w:rPr>
          <w:rFonts w:ascii="Arial" w:eastAsia="Times New Roman" w:hAnsi="Arial" w:cs="Arial"/>
          <w:i/>
          <w:iCs/>
          <w:sz w:val="20"/>
          <w:szCs w:val="20"/>
        </w:rPr>
        <w:t>Endozoicomonas</w:t>
      </w:r>
      <w:r>
        <w:rPr>
          <w:rFonts w:ascii="Arial" w:eastAsia="Times New Roman" w:hAnsi="Arial" w:cs="Arial"/>
          <w:sz w:val="20"/>
          <w:szCs w:val="20"/>
        </w:rPr>
        <w:t xml:space="preserve"> (bottom left) grow slower, but may have lower disease susceptibility in stressful environmental conditions (bottom right).</w:t>
      </w:r>
    </w:p>
    <w:sectPr w:rsidR="00270945" w:rsidRPr="0093644C" w:rsidSect="00AF40C3">
      <w:headerReference w:type="default" r:id="rId17"/>
      <w:footerReference w:type="default" r:id="rId18"/>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5" w:author="Microsoft Office User" w:date="2024-11-02T12:02:00Z" w:initials="MOU">
    <w:p w14:paraId="487CB038"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Do we need this as a table?</w:t>
      </w:r>
    </w:p>
  </w:comment>
  <w:comment w:id="236" w:author="Microsoft Office User" w:date="2024-11-02T12:04:00Z" w:initials="MOU">
    <w:p w14:paraId="247439D8"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Will have to be Data Table 12, making current Data Table 12 change to 13 (highlighted in ms)</w:t>
      </w:r>
    </w:p>
  </w:comment>
  <w:comment w:id="321" w:author="Microsoft Office User" w:date="2024-11-04T10:26:00Z" w:initials="MOU">
    <w:p w14:paraId="0C344CE8" w14:textId="6CFAC907" w:rsidR="00C16D03" w:rsidRPr="0045598B" w:rsidRDefault="00C16D03">
      <w:pPr>
        <w:pStyle w:val="CommentText"/>
        <w:rPr>
          <w:strike/>
        </w:rPr>
      </w:pPr>
      <w:r>
        <w:rPr>
          <w:rStyle w:val="CommentReference"/>
        </w:rPr>
        <w:annotationRef/>
      </w:r>
      <w:r>
        <w:rPr>
          <w:noProof/>
        </w:rPr>
        <w:t>Move down</w:t>
      </w:r>
    </w:p>
  </w:comment>
  <w:comment w:id="450" w:author="Microsoft Office User" w:date="2024-11-02T12:03:00Z" w:initials="MOU">
    <w:p w14:paraId="387C4400" w14:textId="16C20ACF" w:rsidR="002049D3" w:rsidRDefault="002049D3" w:rsidP="002049D3">
      <w:r>
        <w:rPr>
          <w:rStyle w:val="CommentReference"/>
        </w:rPr>
        <w:annotationRef/>
      </w:r>
      <w:r>
        <w:rPr>
          <w:rFonts w:ascii="Times New Roman" w:eastAsia="Times New Roman" w:hAnsi="Times New Roman" w:cs="Times New Roman"/>
          <w:color w:val="000000"/>
          <w:sz w:val="20"/>
          <w:szCs w:val="20"/>
        </w:rPr>
        <w:t xml:space="preserve">Might need to make this 13, if we add Endo data table in. </w:t>
      </w:r>
    </w:p>
  </w:comment>
  <w:comment w:id="501" w:author="Microsoft Office User" w:date="2024-11-02T12:03:00Z" w:initials="MOU">
    <w:p w14:paraId="7223634A"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 xml:space="preserve">Might need to make this 13, if we add Endo data table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7CB038" w15:done="0"/>
  <w15:commentEx w15:paraId="247439D8" w15:paraIdParent="487CB038" w15:done="0"/>
  <w15:commentEx w15:paraId="0C344CE8" w15:done="0"/>
  <w15:commentEx w15:paraId="387C4400" w15:done="0"/>
  <w15:commentEx w15:paraId="722363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321BA0" w16cex:dateUtc="2024-11-02T12:02:00Z"/>
  <w16cex:commentExtensible w16cex:durableId="1DF2F6CE" w16cex:dateUtc="2024-11-02T12:04:00Z"/>
  <w16cex:commentExtensible w16cex:durableId="2AD31FCD" w16cex:dateUtc="2024-11-04T18:26:00Z"/>
  <w16cex:commentExtensible w16cex:durableId="1EF9F7D2" w16cex:dateUtc="2024-11-02T12:03:00Z"/>
  <w16cex:commentExtensible w16cex:durableId="4D612435" w16cex:dateUtc="2024-11-02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7CB038" w16cid:durableId="61321BA0"/>
  <w16cid:commentId w16cid:paraId="247439D8" w16cid:durableId="1DF2F6CE"/>
  <w16cid:commentId w16cid:paraId="0C344CE8" w16cid:durableId="2AD31FCD"/>
  <w16cid:commentId w16cid:paraId="387C4400" w16cid:durableId="1EF9F7D2"/>
  <w16cid:commentId w16cid:paraId="7223634A" w16cid:durableId="4D6124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05825" w14:textId="77777777" w:rsidR="003A4223" w:rsidRDefault="003A4223">
      <w:pPr>
        <w:spacing w:after="0"/>
      </w:pPr>
      <w:r>
        <w:separator/>
      </w:r>
    </w:p>
  </w:endnote>
  <w:endnote w:type="continuationSeparator" w:id="0">
    <w:p w14:paraId="177EA04A" w14:textId="77777777" w:rsidR="003A4223" w:rsidRDefault="003A42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81042" w14:textId="77777777" w:rsidR="003A4223" w:rsidRDefault="003A4223">
      <w:pPr>
        <w:spacing w:after="0"/>
      </w:pPr>
      <w:r>
        <w:separator/>
      </w:r>
    </w:p>
  </w:footnote>
  <w:footnote w:type="continuationSeparator" w:id="0">
    <w:p w14:paraId="11F5141F" w14:textId="77777777" w:rsidR="003A4223" w:rsidRDefault="003A42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6ECB"/>
    <w:rsid w:val="000245B5"/>
    <w:rsid w:val="00036E74"/>
    <w:rsid w:val="0004278F"/>
    <w:rsid w:val="000647A2"/>
    <w:rsid w:val="000705E7"/>
    <w:rsid w:val="000C3044"/>
    <w:rsid w:val="000E3957"/>
    <w:rsid w:val="000F0E29"/>
    <w:rsid w:val="00133DAB"/>
    <w:rsid w:val="00152711"/>
    <w:rsid w:val="00156C2B"/>
    <w:rsid w:val="001761F6"/>
    <w:rsid w:val="001918C4"/>
    <w:rsid w:val="001926CA"/>
    <w:rsid w:val="001E011D"/>
    <w:rsid w:val="001E7B35"/>
    <w:rsid w:val="00201946"/>
    <w:rsid w:val="002049D3"/>
    <w:rsid w:val="002221C7"/>
    <w:rsid w:val="00231978"/>
    <w:rsid w:val="0023358D"/>
    <w:rsid w:val="0023715A"/>
    <w:rsid w:val="00246861"/>
    <w:rsid w:val="00251476"/>
    <w:rsid w:val="0025566D"/>
    <w:rsid w:val="00270945"/>
    <w:rsid w:val="0029319F"/>
    <w:rsid w:val="002A7053"/>
    <w:rsid w:val="002B2848"/>
    <w:rsid w:val="002B5FFA"/>
    <w:rsid w:val="002F1CD2"/>
    <w:rsid w:val="002F3DA0"/>
    <w:rsid w:val="003038DA"/>
    <w:rsid w:val="00311725"/>
    <w:rsid w:val="00312DC2"/>
    <w:rsid w:val="003179B0"/>
    <w:rsid w:val="00332B8B"/>
    <w:rsid w:val="00333F4D"/>
    <w:rsid w:val="003343E2"/>
    <w:rsid w:val="00340E78"/>
    <w:rsid w:val="00346790"/>
    <w:rsid w:val="00351696"/>
    <w:rsid w:val="003523AB"/>
    <w:rsid w:val="00362205"/>
    <w:rsid w:val="003830A5"/>
    <w:rsid w:val="00384E59"/>
    <w:rsid w:val="003A4223"/>
    <w:rsid w:val="003A6A7D"/>
    <w:rsid w:val="003A7855"/>
    <w:rsid w:val="003B061C"/>
    <w:rsid w:val="003B1D05"/>
    <w:rsid w:val="003B76EA"/>
    <w:rsid w:val="003D7494"/>
    <w:rsid w:val="003F179A"/>
    <w:rsid w:val="00407BD0"/>
    <w:rsid w:val="00414B79"/>
    <w:rsid w:val="0042741C"/>
    <w:rsid w:val="004408E5"/>
    <w:rsid w:val="0045598B"/>
    <w:rsid w:val="00463A4D"/>
    <w:rsid w:val="004730E9"/>
    <w:rsid w:val="00474D11"/>
    <w:rsid w:val="0047579C"/>
    <w:rsid w:val="004768C8"/>
    <w:rsid w:val="004817D1"/>
    <w:rsid w:val="00483D1D"/>
    <w:rsid w:val="004B135C"/>
    <w:rsid w:val="004B1818"/>
    <w:rsid w:val="004B3D04"/>
    <w:rsid w:val="004E3121"/>
    <w:rsid w:val="004F06EA"/>
    <w:rsid w:val="00505DE3"/>
    <w:rsid w:val="00507FF6"/>
    <w:rsid w:val="00523B38"/>
    <w:rsid w:val="005859EF"/>
    <w:rsid w:val="005908B3"/>
    <w:rsid w:val="005A4D34"/>
    <w:rsid w:val="005A78D5"/>
    <w:rsid w:val="005B141A"/>
    <w:rsid w:val="005B5B31"/>
    <w:rsid w:val="005C3A0C"/>
    <w:rsid w:val="005C7DD7"/>
    <w:rsid w:val="005F1366"/>
    <w:rsid w:val="00612F57"/>
    <w:rsid w:val="00623869"/>
    <w:rsid w:val="006374EA"/>
    <w:rsid w:val="00652E0A"/>
    <w:rsid w:val="006663CE"/>
    <w:rsid w:val="006B5D26"/>
    <w:rsid w:val="006D5FE3"/>
    <w:rsid w:val="00707DE2"/>
    <w:rsid w:val="007141C2"/>
    <w:rsid w:val="007338E0"/>
    <w:rsid w:val="007372D3"/>
    <w:rsid w:val="00745B3D"/>
    <w:rsid w:val="007527BE"/>
    <w:rsid w:val="00786E7F"/>
    <w:rsid w:val="007879EF"/>
    <w:rsid w:val="007A7BE8"/>
    <w:rsid w:val="007B209E"/>
    <w:rsid w:val="007B22A3"/>
    <w:rsid w:val="007D3CF8"/>
    <w:rsid w:val="00807677"/>
    <w:rsid w:val="008242C9"/>
    <w:rsid w:val="00831F35"/>
    <w:rsid w:val="00845EF6"/>
    <w:rsid w:val="00847C6F"/>
    <w:rsid w:val="00852AF7"/>
    <w:rsid w:val="00877DFA"/>
    <w:rsid w:val="0088066B"/>
    <w:rsid w:val="008A1949"/>
    <w:rsid w:val="008E6DB8"/>
    <w:rsid w:val="00904FBD"/>
    <w:rsid w:val="00906414"/>
    <w:rsid w:val="00931AB6"/>
    <w:rsid w:val="0093644C"/>
    <w:rsid w:val="00961490"/>
    <w:rsid w:val="00961D00"/>
    <w:rsid w:val="00980C22"/>
    <w:rsid w:val="00982817"/>
    <w:rsid w:val="00993F13"/>
    <w:rsid w:val="009A6B1B"/>
    <w:rsid w:val="009D3A12"/>
    <w:rsid w:val="009E04D5"/>
    <w:rsid w:val="009E267C"/>
    <w:rsid w:val="009E4D76"/>
    <w:rsid w:val="009E7CFE"/>
    <w:rsid w:val="009F66BE"/>
    <w:rsid w:val="00A1401C"/>
    <w:rsid w:val="00A143DC"/>
    <w:rsid w:val="00A32B03"/>
    <w:rsid w:val="00A53343"/>
    <w:rsid w:val="00A635A9"/>
    <w:rsid w:val="00A67AC9"/>
    <w:rsid w:val="00A706E6"/>
    <w:rsid w:val="00A71BED"/>
    <w:rsid w:val="00A84FF9"/>
    <w:rsid w:val="00A85CC3"/>
    <w:rsid w:val="00AB043D"/>
    <w:rsid w:val="00AE60EF"/>
    <w:rsid w:val="00AE7C6A"/>
    <w:rsid w:val="00AF3C99"/>
    <w:rsid w:val="00AF40C3"/>
    <w:rsid w:val="00B17150"/>
    <w:rsid w:val="00B30924"/>
    <w:rsid w:val="00B3677A"/>
    <w:rsid w:val="00B36883"/>
    <w:rsid w:val="00B40DE1"/>
    <w:rsid w:val="00B4169B"/>
    <w:rsid w:val="00B9147E"/>
    <w:rsid w:val="00BA052C"/>
    <w:rsid w:val="00BB6DA8"/>
    <w:rsid w:val="00BF4E69"/>
    <w:rsid w:val="00BF5475"/>
    <w:rsid w:val="00C04DDF"/>
    <w:rsid w:val="00C059B3"/>
    <w:rsid w:val="00C16D03"/>
    <w:rsid w:val="00C23DDD"/>
    <w:rsid w:val="00C80A23"/>
    <w:rsid w:val="00C81643"/>
    <w:rsid w:val="00C96F29"/>
    <w:rsid w:val="00C97AF8"/>
    <w:rsid w:val="00CB41DE"/>
    <w:rsid w:val="00CB5B28"/>
    <w:rsid w:val="00CC5619"/>
    <w:rsid w:val="00CF248A"/>
    <w:rsid w:val="00CF6CD3"/>
    <w:rsid w:val="00D021BE"/>
    <w:rsid w:val="00D44B56"/>
    <w:rsid w:val="00D91DAF"/>
    <w:rsid w:val="00DA6924"/>
    <w:rsid w:val="00DB72A3"/>
    <w:rsid w:val="00DC6835"/>
    <w:rsid w:val="00DE432C"/>
    <w:rsid w:val="00DF0604"/>
    <w:rsid w:val="00DF48AE"/>
    <w:rsid w:val="00DF71E5"/>
    <w:rsid w:val="00E01958"/>
    <w:rsid w:val="00E227EE"/>
    <w:rsid w:val="00E34A3A"/>
    <w:rsid w:val="00E4210C"/>
    <w:rsid w:val="00E54128"/>
    <w:rsid w:val="00E6133D"/>
    <w:rsid w:val="00EB02BE"/>
    <w:rsid w:val="00EF39F7"/>
    <w:rsid w:val="00EF57E3"/>
    <w:rsid w:val="00F126F5"/>
    <w:rsid w:val="00F126FF"/>
    <w:rsid w:val="00F305AE"/>
    <w:rsid w:val="00F34013"/>
    <w:rsid w:val="00F44CA0"/>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A95726A5-4455-4C49-8A1E-E65FF4852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paragraph" w:styleId="HTMLPreformatted">
    <w:name w:val="HTML Preformatted"/>
    <w:basedOn w:val="Normal"/>
    <w:link w:val="HTMLPreformattedChar"/>
    <w:uiPriority w:val="99"/>
    <w:unhideWhenUsed/>
    <w:rsid w:val="00DF0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060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5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82567754">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702940630">
      <w:bodyDiv w:val="1"/>
      <w:marLeft w:val="0"/>
      <w:marRight w:val="0"/>
      <w:marTop w:val="0"/>
      <w:marBottom w:val="0"/>
      <w:divBdr>
        <w:top w:val="none" w:sz="0" w:space="0" w:color="auto"/>
        <w:left w:val="none" w:sz="0" w:space="0" w:color="auto"/>
        <w:bottom w:val="none" w:sz="0" w:space="0" w:color="auto"/>
        <w:right w:val="none" w:sz="0" w:space="0" w:color="auto"/>
      </w:divBdr>
    </w:div>
    <w:div w:id="1290477762">
      <w:bodyDiv w:val="1"/>
      <w:marLeft w:val="0"/>
      <w:marRight w:val="0"/>
      <w:marTop w:val="0"/>
      <w:marBottom w:val="0"/>
      <w:divBdr>
        <w:top w:val="none" w:sz="0" w:space="0" w:color="auto"/>
        <w:left w:val="none" w:sz="0" w:space="0" w:color="auto"/>
        <w:bottom w:val="none" w:sz="0" w:space="0" w:color="auto"/>
        <w:right w:val="none" w:sz="0" w:space="0" w:color="auto"/>
      </w:divBdr>
    </w:div>
    <w:div w:id="1718773967">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27</Pages>
  <Words>52394</Words>
  <Characters>298651</Characters>
  <Application>Microsoft Office Word</Application>
  <DocSecurity>0</DocSecurity>
  <Lines>2488</Lines>
  <Paragraphs>700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350345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4</cp:revision>
  <dcterms:created xsi:type="dcterms:W3CDTF">2024-11-04T17:28:00Z</dcterms:created>
  <dcterms:modified xsi:type="dcterms:W3CDTF">2024-11-05T09:35:00Z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id="bZBQfblE"/&gt;&lt;style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