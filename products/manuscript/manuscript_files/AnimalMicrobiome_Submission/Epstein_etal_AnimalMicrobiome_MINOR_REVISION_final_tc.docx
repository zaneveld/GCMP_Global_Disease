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61AA2F94" w14:textId="612C6957"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ins w:id="0" w:author="Microsoft Office User" w:date="2024-11-04T09:26:00Z">
        <w:r w:rsidR="00312DC2">
          <w:rPr>
            <w:rFonts w:ascii="Arial" w:eastAsia="Times New Roman" w:hAnsi="Arial" w:cs="Arial"/>
            <w:color w:val="000000"/>
            <w:sz w:val="20"/>
            <w:szCs w:val="20"/>
            <w:vertAlign w:val="superscript"/>
          </w:rPr>
          <w:t>#</w:t>
        </w:r>
      </w:ins>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ins w:id="1" w:author="Microsoft Office User" w:date="2024-11-05T08:34:00Z" w16du:dateUtc="2024-11-05T08:34:00Z">
        <w:r w:rsidR="004817D1">
          <w:rPr>
            <w:rFonts w:ascii="Arial" w:eastAsia="Times New Roman" w:hAnsi="Arial" w:cs="Arial"/>
            <w:color w:val="000000"/>
            <w:sz w:val="20"/>
            <w:szCs w:val="20"/>
            <w:vertAlign w:val="superscript"/>
          </w:rPr>
          <w:t>#</w:t>
        </w:r>
      </w:ins>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ins w:id="2" w:author="Microsoft Office User" w:date="2024-11-02T10:44:00Z">
        <w:r w:rsidR="007B209E">
          <w:rPr>
            <w:rFonts w:ascii="Arial" w:eastAsia="Times New Roman" w:hAnsi="Arial" w:cs="Arial"/>
            <w:sz w:val="20"/>
            <w:szCs w:val="20"/>
            <w:vertAlign w:val="superscript"/>
          </w:rPr>
          <w:t>7</w:t>
        </w:r>
      </w:ins>
      <w:del w:id="3" w:author="Microsoft Office User" w:date="2024-11-02T10:44:00Z">
        <w:r w:rsidDel="007B209E">
          <w:rPr>
            <w:rFonts w:ascii="Arial" w:eastAsia="Times New Roman" w:hAnsi="Arial" w:cs="Arial"/>
            <w:sz w:val="20"/>
            <w:szCs w:val="20"/>
            <w:vertAlign w:val="superscript"/>
          </w:rPr>
          <w:delText>6</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ins w:id="4" w:author="Microsoft Office User" w:date="2024-11-02T10:44:00Z">
        <w:r w:rsidR="007B209E">
          <w:rPr>
            <w:rFonts w:ascii="Arial" w:eastAsia="Times New Roman" w:hAnsi="Arial" w:cs="Arial"/>
            <w:sz w:val="20"/>
            <w:szCs w:val="20"/>
            <w:vertAlign w:val="superscript"/>
          </w:rPr>
          <w:t>8</w:t>
        </w:r>
      </w:ins>
      <w:del w:id="5" w:author="Microsoft Office User" w:date="2024-11-02T10:44:00Z">
        <w:r w:rsidDel="007B209E">
          <w:rPr>
            <w:rFonts w:ascii="Arial" w:eastAsia="Times New Roman" w:hAnsi="Arial" w:cs="Arial"/>
            <w:sz w:val="20"/>
            <w:szCs w:val="20"/>
            <w:vertAlign w:val="superscript"/>
          </w:rPr>
          <w:delText>7</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ins w:id="6" w:author="Microsoft Office User" w:date="2024-11-04T09:26:00Z">
        <w:r w:rsidR="00312DC2">
          <w:rPr>
            <w:rFonts w:ascii="Arial" w:eastAsia="Times New Roman" w:hAnsi="Arial" w:cs="Arial"/>
            <w:sz w:val="20"/>
            <w:szCs w:val="20"/>
            <w:vertAlign w:val="superscript"/>
          </w:rPr>
          <w:t>#</w:t>
        </w:r>
      </w:ins>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r w:rsidRPr="001E7B35">
        <w:rPr>
          <w:rFonts w:ascii="Arial" w:hAnsi="Arial" w:cs="Arial"/>
          <w:i/>
          <w:iCs/>
          <w:color w:val="000000"/>
          <w:sz w:val="20"/>
        </w:rPr>
        <w:t>Hawaiʻi</w:t>
      </w:r>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DC35001" w:rsidR="00C04DDF" w:rsidRDefault="00C04DDF" w:rsidP="00C04DDF">
      <w:pPr>
        <w:contextualSpacing/>
        <w:jc w:val="both"/>
        <w:rPr>
          <w:ins w:id="7" w:author="Microsoft Office User" w:date="2024-11-02T10:43:00Z"/>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del w:id="8" w:author="Microsoft Office User" w:date="2024-11-02T10:43:00Z">
        <w:r w:rsidRPr="00961490" w:rsidDel="007B209E">
          <w:rPr>
            <w:rFonts w:ascii="Arial" w:eastAsia="Times New Roman" w:hAnsi="Arial" w:cs="Arial"/>
            <w:i/>
            <w:sz w:val="19"/>
            <w:szCs w:val="19"/>
          </w:rPr>
          <w:delText>Micronoma Inc.,</w:delText>
        </w:r>
      </w:del>
      <w:ins w:id="9" w:author="Microsoft Office User" w:date="2024-11-02T10:43:00Z">
        <w:r w:rsidR="007B209E" w:rsidRPr="007B209E">
          <w:rPr>
            <w:rFonts w:ascii="Arial" w:eastAsia="Times New Roman" w:hAnsi="Arial" w:cs="Arial"/>
            <w:i/>
            <w:iCs/>
            <w:sz w:val="19"/>
            <w:szCs w:val="19"/>
          </w:rPr>
          <w:t>Shu Chien-Gene Lay Department of Bioengineering, University of California, San Diego, La Jolla, CA 92093, USA</w:t>
        </w:r>
      </w:ins>
      <w:r w:rsidRPr="00961490">
        <w:rPr>
          <w:rFonts w:ascii="Arial" w:eastAsia="Times New Roman" w:hAnsi="Arial" w:cs="Arial"/>
          <w:i/>
          <w:sz w:val="19"/>
          <w:szCs w:val="19"/>
        </w:rPr>
        <w:t xml:space="preserve"> </w:t>
      </w:r>
      <w:del w:id="10" w:author="Microsoft Office User" w:date="2024-11-02T10:43:00Z">
        <w:r w:rsidRPr="00961490" w:rsidDel="007B209E">
          <w:rPr>
            <w:rFonts w:ascii="Arial" w:eastAsia="Times New Roman" w:hAnsi="Arial" w:cs="Arial"/>
            <w:i/>
            <w:sz w:val="19"/>
            <w:szCs w:val="19"/>
          </w:rPr>
          <w:delText>San Diego, La Jolla, CA 92121, USA</w:delText>
        </w:r>
      </w:del>
    </w:p>
    <w:p w14:paraId="11475114" w14:textId="3B07A918" w:rsidR="007B209E" w:rsidRPr="007B209E" w:rsidRDefault="007B209E" w:rsidP="00C04DDF">
      <w:pPr>
        <w:contextualSpacing/>
        <w:jc w:val="both"/>
        <w:rPr>
          <w:rFonts w:ascii="Arial" w:eastAsia="Times New Roman" w:hAnsi="Arial" w:cs="Arial"/>
          <w:i/>
          <w:sz w:val="19"/>
          <w:szCs w:val="19"/>
        </w:rPr>
      </w:pPr>
      <w:ins w:id="11" w:author="Microsoft Office User" w:date="2024-11-02T10:43:00Z">
        <w:r>
          <w:rPr>
            <w:rFonts w:ascii="Arial" w:eastAsia="Times New Roman" w:hAnsi="Arial" w:cs="Arial"/>
            <w:i/>
            <w:sz w:val="19"/>
            <w:szCs w:val="19"/>
            <w:vertAlign w:val="superscript"/>
          </w:rPr>
          <w:t>17</w:t>
        </w:r>
        <w:r>
          <w:rPr>
            <w:rFonts w:ascii="Arial" w:eastAsia="Times New Roman" w:hAnsi="Arial" w:cs="Arial"/>
            <w:i/>
            <w:sz w:val="19"/>
            <w:szCs w:val="19"/>
          </w:rPr>
          <w:t>H</w:t>
        </w:r>
        <w:r w:rsidRPr="007B209E">
          <w:rPr>
            <w:rFonts w:ascii="Arial" w:eastAsia="Times New Roman" w:hAnsi="Arial" w:cs="Arial"/>
            <w:i/>
            <w:iCs/>
            <w:sz w:val="19"/>
            <w:szCs w:val="19"/>
          </w:rPr>
          <w:t>alıcıoğlu Data Science Institute, University of California, San Diego, La Jolla, CA 92093, USA</w:t>
        </w:r>
      </w:ins>
    </w:p>
    <w:p w14:paraId="6F4E9041" w14:textId="3EE00FDA"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12" w:author="Microsoft Office User" w:date="2024-11-02T10:44:00Z">
        <w:r w:rsidR="007B209E">
          <w:rPr>
            <w:rFonts w:ascii="Arial" w:eastAsia="Times New Roman" w:hAnsi="Arial" w:cs="Arial"/>
            <w:i/>
            <w:sz w:val="19"/>
            <w:szCs w:val="19"/>
            <w:vertAlign w:val="superscript"/>
          </w:rPr>
          <w:t>8</w:t>
        </w:r>
      </w:ins>
      <w:del w:id="13" w:author="Microsoft Office User" w:date="2024-11-02T10:44:00Z">
        <w:r w:rsidDel="007B209E">
          <w:rPr>
            <w:rFonts w:ascii="Arial" w:eastAsia="Times New Roman" w:hAnsi="Arial" w:cs="Arial"/>
            <w:i/>
            <w:sz w:val="19"/>
            <w:szCs w:val="19"/>
            <w:vertAlign w:val="superscript"/>
          </w:rPr>
          <w:delText>7</w:delText>
        </w:r>
      </w:del>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A747E4" w:rsidR="00C04DDF" w:rsidRPr="00623869" w:rsidRDefault="00312DC2" w:rsidP="00C04DDF">
      <w:pPr>
        <w:contextualSpacing/>
        <w:rPr>
          <w:rFonts w:ascii="Arial" w:hAnsi="Arial" w:cs="Arial"/>
          <w:sz w:val="20"/>
          <w:szCs w:val="20"/>
        </w:rPr>
      </w:pPr>
      <w:ins w:id="14" w:author="Microsoft Office User" w:date="2024-11-04T09:27:00Z">
        <w:r w:rsidRPr="00312DC2">
          <w:rPr>
            <w:rFonts w:ascii="Arial" w:hAnsi="Arial" w:cs="Arial"/>
            <w:sz w:val="20"/>
            <w:szCs w:val="20"/>
            <w:vertAlign w:val="superscript"/>
            <w:rPrChange w:id="15" w:author="Microsoft Office User" w:date="2024-11-04T09:27:00Z">
              <w:rPr>
                <w:rFonts w:ascii="Arial" w:hAnsi="Arial" w:cs="Arial"/>
                <w:sz w:val="20"/>
                <w:szCs w:val="20"/>
              </w:rPr>
            </w:rPrChange>
          </w:rPr>
          <w:t>#</w:t>
        </w:r>
        <w:r>
          <w:rPr>
            <w:rFonts w:ascii="Arial" w:hAnsi="Arial" w:cs="Arial"/>
            <w:sz w:val="20"/>
            <w:szCs w:val="20"/>
          </w:rPr>
          <w:t>Contributed equally</w:t>
        </w:r>
      </w:ins>
    </w:p>
    <w:p w14:paraId="3C14FD3B" w14:textId="77777777" w:rsidR="00362205" w:rsidRDefault="00362205" w:rsidP="00C04DDF">
      <w:pPr>
        <w:rPr>
          <w:ins w:id="16" w:author="Microsoft Office User" w:date="2024-11-05T09:24:00Z" w16du:dateUtc="2024-11-05T09:24:00Z"/>
          <w:rFonts w:ascii="Arial" w:hAnsi="Arial" w:cs="Arial"/>
          <w:b/>
          <w:sz w:val="20"/>
          <w:szCs w:val="20"/>
        </w:rPr>
      </w:pPr>
    </w:p>
    <w:p w14:paraId="1F0B52C0" w14:textId="60EB40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Del="00362205" w:rsidRDefault="00C04DDF" w:rsidP="00C04DDF">
      <w:pPr>
        <w:ind w:left="720"/>
        <w:rPr>
          <w:del w:id="17" w:author="Microsoft Office User" w:date="2024-11-05T09:24:00Z" w16du:dateUtc="2024-11-05T09:24:00Z"/>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18" w:name="30j0zll" w:colFirst="0" w:colLast="0"/>
      <w:bookmarkStart w:id="19" w:name="1fob9te" w:colFirst="0" w:colLast="0"/>
      <w:bookmarkEnd w:id="18"/>
      <w:bookmarkEnd w:id="19"/>
    </w:p>
    <w:p w14:paraId="40594347" w14:textId="77777777" w:rsidR="00993F13" w:rsidRDefault="00993F13">
      <w:pPr>
        <w:ind w:left="720"/>
        <w:rPr>
          <w:rFonts w:ascii="Arial" w:hAnsi="Arial" w:cs="Arial"/>
          <w:b/>
          <w:color w:val="000000"/>
          <w:sz w:val="20"/>
          <w:szCs w:val="20"/>
        </w:rPr>
        <w:pPrChange w:id="20" w:author="Microsoft Office User" w:date="2024-11-05T09:24:00Z" w16du:dateUtc="2024-11-05T09:24:00Z">
          <w:pPr>
            <w:keepNext/>
            <w:pBdr>
              <w:top w:val="nil"/>
              <w:left w:val="nil"/>
              <w:bottom w:val="nil"/>
              <w:right w:val="nil"/>
              <w:between w:val="nil"/>
            </w:pBdr>
            <w:spacing w:before="240" w:after="60"/>
          </w:pPr>
        </w:pPrChange>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21" w:author="Microsoft Office User" w:date="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Del="00362205" w:rsidRDefault="00C04DDF" w:rsidP="00C04DDF">
      <w:pPr>
        <w:rPr>
          <w:del w:id="22" w:author="Microsoft Office User" w:date="2024-11-05T09:24:00Z" w16du:dateUtc="2024-11-05T09:24:00Z"/>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in corals correlates with both disease prevalence and growth rate</w:t>
      </w:r>
      <w:r>
        <w:rPr>
          <w:rFonts w:ascii="Arial" w:eastAsia="Times New Roman" w:hAnsi="Arial" w:cs="Arial"/>
          <w:sz w:val="20"/>
          <w:szCs w:val="20"/>
        </w:rPr>
        <w:t>, and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4FEF398D"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sidRPr="00BA052C">
        <w:rPr>
          <w:rFonts w:ascii="Arial" w:hAnsi="Arial" w:cs="Arial"/>
          <w:sz w:val="20"/>
          <w:vertAlign w:val="superscript"/>
        </w:rPr>
        <w:t>1,2</w:t>
      </w:r>
      <w:r w:rsidRPr="00961490">
        <w:rPr>
          <w:rFonts w:ascii="Arial" w:eastAsia="Times New Roman" w:hAnsi="Arial" w:cs="Arial"/>
          <w:sz w:val="20"/>
          <w:szCs w:val="20"/>
        </w:rPr>
        <w:t>. These tradeoffs often involve differential investments in life-history traits such as growth rate</w:t>
      </w:r>
      <w:r w:rsidR="00BA052C" w:rsidRPr="00BA052C">
        <w:rPr>
          <w:rFonts w:ascii="Arial" w:hAnsi="Arial" w:cs="Arial"/>
          <w:sz w:val="20"/>
          <w:vertAlign w:val="superscript"/>
        </w:rPr>
        <w:t>3</w:t>
      </w:r>
      <w:r w:rsidRPr="00961490">
        <w:rPr>
          <w:rFonts w:ascii="Arial" w:eastAsia="Times New Roman" w:hAnsi="Arial" w:cs="Arial"/>
          <w:sz w:val="20"/>
          <w:szCs w:val="20"/>
        </w:rPr>
        <w:t>; reproductive maturation, timing, and fecundity</w:t>
      </w:r>
      <w:r w:rsidR="00BA052C" w:rsidRPr="00BA052C">
        <w:rPr>
          <w:rFonts w:ascii="Arial" w:hAnsi="Arial" w:cs="Arial"/>
          <w:sz w:val="20"/>
          <w:vertAlign w:val="superscript"/>
        </w:rPr>
        <w:t>4</w:t>
      </w:r>
      <w:r w:rsidRPr="00961490">
        <w:rPr>
          <w:rFonts w:ascii="Arial" w:eastAsia="Times New Roman" w:hAnsi="Arial" w:cs="Arial"/>
          <w:sz w:val="20"/>
          <w:szCs w:val="20"/>
        </w:rPr>
        <w:t>; or resistance to stress</w:t>
      </w:r>
      <w:r w:rsidR="00BA052C" w:rsidRPr="00BA052C">
        <w:rPr>
          <w:rFonts w:ascii="Arial" w:hAnsi="Arial" w:cs="Arial"/>
          <w:sz w:val="20"/>
          <w:vertAlign w:val="superscript"/>
        </w:rPr>
        <w:t>5</w:t>
      </w:r>
      <w:r w:rsidRPr="00961490">
        <w:rPr>
          <w:rFonts w:ascii="Arial" w:eastAsia="Times New Roman" w:hAnsi="Arial" w:cs="Arial"/>
          <w:sz w:val="20"/>
          <w:szCs w:val="20"/>
        </w:rPr>
        <w:t>, predation</w:t>
      </w:r>
      <w:r w:rsidR="00BA052C" w:rsidRPr="00BA052C">
        <w:rPr>
          <w:rFonts w:ascii="Arial" w:hAnsi="Arial" w:cs="Arial"/>
          <w:sz w:val="20"/>
          <w:vertAlign w:val="superscript"/>
        </w:rPr>
        <w:t>6</w:t>
      </w:r>
      <w:r w:rsidRPr="00961490">
        <w:rPr>
          <w:rFonts w:ascii="Arial" w:eastAsia="Times New Roman" w:hAnsi="Arial" w:cs="Arial"/>
          <w:sz w:val="20"/>
          <w:szCs w:val="20"/>
        </w:rPr>
        <w:t xml:space="preserve"> or disease</w:t>
      </w:r>
      <w:r w:rsidR="00BA052C" w:rsidRPr="00BA052C">
        <w:rPr>
          <w:rFonts w:ascii="Arial" w:hAnsi="Arial" w:cs="Arial"/>
          <w:sz w:val="20"/>
          <w:vertAlign w:val="superscript"/>
        </w:rPr>
        <w:t>7</w:t>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sidRPr="00BA052C">
        <w:rPr>
          <w:rFonts w:ascii="Arial" w:hAnsi="Arial" w:cs="Arial"/>
          <w:sz w:val="20"/>
          <w:vertAlign w:val="superscript"/>
        </w:rPr>
        <w:t>5</w:t>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sidRPr="00BA052C">
        <w:rPr>
          <w:rFonts w:ascii="Arial" w:hAnsi="Arial" w:cs="Arial"/>
          <w:sz w:val="20"/>
          <w:vertAlign w:val="superscript"/>
        </w:rPr>
        <w:t>8,9</w:t>
      </w:r>
      <w:r w:rsidRPr="00961490">
        <w:rPr>
          <w:rFonts w:ascii="Arial" w:eastAsia="Times New Roman" w:hAnsi="Arial" w:cs="Arial"/>
          <w:sz w:val="20"/>
          <w:szCs w:val="20"/>
        </w:rPr>
        <w:t>. Identifying evolutionary tradeoffs and resulting trait correlations associated with disease susceptibility</w:t>
      </w:r>
      <w:r w:rsidR="00BA052C" w:rsidRPr="00BA052C">
        <w:rPr>
          <w:rFonts w:ascii="Arial" w:hAnsi="Arial" w:cs="Arial"/>
          <w:sz w:val="20"/>
          <w:vertAlign w:val="superscript"/>
        </w:rPr>
        <w:t>10</w:t>
      </w:r>
      <w:r w:rsidRPr="00961490">
        <w:rPr>
          <w:rFonts w:ascii="Arial" w:eastAsia="Times New Roman" w:hAnsi="Arial" w:cs="Arial"/>
          <w:sz w:val="20"/>
          <w:szCs w:val="20"/>
        </w:rPr>
        <w:t xml:space="preserve"> can therefore help predict how species survival will shift with climate change.  </w:t>
      </w:r>
    </w:p>
    <w:p w14:paraId="1DF97A80" w14:textId="147AA3B2"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sidRPr="00BA052C">
        <w:rPr>
          <w:rFonts w:ascii="Arial" w:hAnsi="Arial" w:cs="Arial"/>
          <w:sz w:val="20"/>
          <w:vertAlign w:val="superscript"/>
        </w:rPr>
        <w:t>11</w:t>
      </w:r>
      <w:r w:rsidRPr="00961490">
        <w:rPr>
          <w:rFonts w:ascii="Arial" w:eastAsia="Times New Roman" w:hAnsi="Arial" w:cs="Arial"/>
          <w:sz w:val="20"/>
          <w:szCs w:val="20"/>
        </w:rPr>
        <w:t>, fitness and even behavior</w:t>
      </w:r>
      <w:r w:rsidR="00BA052C" w:rsidRPr="00BA052C">
        <w:rPr>
          <w:rFonts w:ascii="Arial" w:hAnsi="Arial" w:cs="Arial"/>
          <w:sz w:val="20"/>
          <w:vertAlign w:val="superscript"/>
        </w:rPr>
        <w:t>12</w:t>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sidRPr="00BA052C">
        <w:rPr>
          <w:rFonts w:ascii="Arial" w:hAnsi="Arial" w:cs="Arial"/>
          <w:sz w:val="20"/>
          <w:vertAlign w:val="superscript"/>
        </w:rPr>
        <w:t>13</w:t>
      </w:r>
      <w:r w:rsidRPr="00961490">
        <w:rPr>
          <w:rFonts w:ascii="Arial" w:eastAsia="Times New Roman" w:hAnsi="Arial" w:cs="Arial"/>
          <w:sz w:val="20"/>
          <w:szCs w:val="20"/>
        </w:rPr>
        <w:t>, development rate</w:t>
      </w:r>
      <w:r w:rsidR="00BA052C" w:rsidRPr="00BA052C">
        <w:rPr>
          <w:rFonts w:ascii="Arial" w:hAnsi="Arial" w:cs="Arial"/>
          <w:sz w:val="20"/>
          <w:vertAlign w:val="superscript"/>
        </w:rPr>
        <w:t>13</w:t>
      </w:r>
      <w:r w:rsidRPr="00961490">
        <w:rPr>
          <w:rFonts w:ascii="Arial" w:eastAsia="Times New Roman" w:hAnsi="Arial" w:cs="Arial"/>
          <w:sz w:val="20"/>
          <w:szCs w:val="20"/>
        </w:rPr>
        <w:t>, fecundity</w:t>
      </w:r>
      <w:r w:rsidR="00BA052C" w:rsidRPr="00BA052C">
        <w:rPr>
          <w:rFonts w:ascii="Arial" w:hAnsi="Arial" w:cs="Arial"/>
          <w:sz w:val="20"/>
          <w:vertAlign w:val="superscript"/>
        </w:rPr>
        <w:t>13</w:t>
      </w:r>
      <w:r w:rsidRPr="00961490">
        <w:rPr>
          <w:rFonts w:ascii="Arial" w:eastAsia="Times New Roman" w:hAnsi="Arial" w:cs="Arial"/>
          <w:sz w:val="20"/>
          <w:szCs w:val="20"/>
        </w:rPr>
        <w:t>, stress resistance</w:t>
      </w:r>
      <w:r w:rsidR="00BA052C" w:rsidRPr="00BA052C">
        <w:rPr>
          <w:rFonts w:ascii="Arial" w:hAnsi="Arial" w:cs="Arial"/>
          <w:sz w:val="20"/>
          <w:vertAlign w:val="superscript"/>
        </w:rPr>
        <w:t>11,14</w:t>
      </w:r>
      <w:r w:rsidRPr="00961490">
        <w:rPr>
          <w:rFonts w:ascii="Arial" w:eastAsia="Times New Roman" w:hAnsi="Arial" w:cs="Arial"/>
          <w:sz w:val="20"/>
          <w:szCs w:val="20"/>
        </w:rPr>
        <w:t>, and disease susceptibility</w:t>
      </w:r>
      <w:r w:rsidR="00BA052C" w:rsidRPr="00BA052C">
        <w:rPr>
          <w:rFonts w:ascii="Arial" w:hAnsi="Arial" w:cs="Arial"/>
          <w:sz w:val="20"/>
          <w:vertAlign w:val="superscript"/>
        </w:rPr>
        <w:t>14</w:t>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0FBC6F1D"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sidRPr="00BA052C">
        <w:rPr>
          <w:rFonts w:ascii="Arial" w:hAnsi="Arial" w:cs="Arial"/>
          <w:sz w:val="20"/>
          <w:vertAlign w:val="superscript"/>
        </w:rPr>
        <w:t>15</w:t>
      </w:r>
      <w:r w:rsidRPr="00961490">
        <w:rPr>
          <w:rFonts w:ascii="Arial" w:eastAsia="Times New Roman" w:hAnsi="Arial" w:cs="Arial"/>
          <w:sz w:val="20"/>
          <w:szCs w:val="20"/>
        </w:rPr>
        <w:t>, with an extensive fossil record, and a well-known variety in both life-history strategy</w:t>
      </w:r>
      <w:r w:rsidR="00BA052C" w:rsidRPr="00BA052C">
        <w:rPr>
          <w:rFonts w:ascii="Arial" w:hAnsi="Arial" w:cs="Arial"/>
          <w:sz w:val="20"/>
          <w:vertAlign w:val="superscript"/>
        </w:rPr>
        <w:t>2</w:t>
      </w:r>
      <w:r w:rsidRPr="00961490">
        <w:rPr>
          <w:rFonts w:ascii="Arial" w:eastAsia="Times New Roman" w:hAnsi="Arial" w:cs="Arial"/>
          <w:sz w:val="20"/>
          <w:szCs w:val="20"/>
        </w:rPr>
        <w:t xml:space="preserve"> and microbial symbiosis</w:t>
      </w:r>
      <w:r w:rsidR="00BA052C" w:rsidRPr="00BA052C">
        <w:rPr>
          <w:rFonts w:ascii="Arial" w:hAnsi="Arial" w:cs="Arial"/>
          <w:sz w:val="20"/>
          <w:vertAlign w:val="superscript"/>
        </w:rPr>
        <w:t>16–18</w:t>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sidRPr="00BA052C">
        <w:rPr>
          <w:rFonts w:ascii="Arial" w:hAnsi="Arial" w:cs="Arial"/>
          <w:sz w:val="20"/>
          <w:vertAlign w:val="superscript"/>
        </w:rPr>
        <w:t>19</w:t>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sidRPr="00BA052C">
        <w:rPr>
          <w:rFonts w:ascii="Arial" w:hAnsi="Arial" w:cs="Arial"/>
          <w:sz w:val="20"/>
          <w:vertAlign w:val="superscript"/>
        </w:rPr>
        <w:t>8</w:t>
      </w:r>
      <w:r w:rsidRPr="00961490">
        <w:rPr>
          <w:rFonts w:ascii="Arial" w:eastAsia="Times New Roman" w:hAnsi="Arial" w:cs="Arial"/>
          <w:sz w:val="20"/>
          <w:szCs w:val="20"/>
        </w:rPr>
        <w:t xml:space="preserve">. </w:t>
      </w:r>
    </w:p>
    <w:p w14:paraId="116519AE" w14:textId="5D90D6D5"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hAnsi="Arial" w:cs="Arial"/>
          <w:sz w:val="20"/>
          <w:vertAlign w:val="superscript"/>
        </w:rPr>
        <w:t>20–22</w:t>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corallicolids, fungi</w:t>
      </w:r>
      <w:r w:rsidR="00BA052C" w:rsidRPr="00BA052C">
        <w:rPr>
          <w:rFonts w:ascii="Arial" w:hAnsi="Arial" w:cs="Arial"/>
          <w:sz w:val="20"/>
          <w:vertAlign w:val="superscript"/>
        </w:rPr>
        <w:t>23</w:t>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sidRPr="00BA052C">
        <w:rPr>
          <w:rFonts w:ascii="Arial" w:hAnsi="Arial" w:cs="Arial"/>
          <w:sz w:val="20"/>
          <w:vertAlign w:val="superscript"/>
        </w:rPr>
        <w:t>24</w:t>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sidRPr="00BA052C">
        <w:rPr>
          <w:rFonts w:ascii="Arial" w:hAnsi="Arial" w:cs="Arial"/>
          <w:sz w:val="20"/>
          <w:vertAlign w:val="superscript"/>
        </w:rPr>
        <w:t>25</w:t>
      </w:r>
      <w:r w:rsidR="00993F13" w:rsidRPr="00961490">
        <w:rPr>
          <w:rFonts w:ascii="Arial" w:eastAsia="Times New Roman" w:hAnsi="Arial" w:cs="Arial"/>
          <w:sz w:val="20"/>
          <w:szCs w:val="20"/>
        </w:rPr>
        <w:t>, jamming of quorum-sensing systems</w:t>
      </w:r>
      <w:r w:rsidR="00C81643" w:rsidRPr="00C81643">
        <w:rPr>
          <w:rFonts w:ascii="Arial" w:hAnsi="Arial" w:cs="Arial"/>
          <w:sz w:val="20"/>
          <w:vertAlign w:val="superscript"/>
        </w:rPr>
        <w:t>26</w:t>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sidRPr="00C81643">
        <w:rPr>
          <w:rFonts w:ascii="Arial" w:hAnsi="Arial" w:cs="Arial"/>
          <w:sz w:val="20"/>
          <w:vertAlign w:val="superscript"/>
        </w:rPr>
        <w:t>16</w:t>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sidRPr="00C81643">
        <w:rPr>
          <w:rFonts w:ascii="Arial" w:hAnsi="Arial" w:cs="Arial"/>
          <w:sz w:val="20"/>
          <w:vertAlign w:val="superscript"/>
        </w:rPr>
        <w:t>27</w:t>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23" w:author="Microsoft Office User" w:date="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sidRPr="00C81643">
        <w:rPr>
          <w:rFonts w:ascii="Arial" w:hAnsi="Arial" w:cs="Arial"/>
          <w:sz w:val="20"/>
          <w:vertAlign w:val="superscript"/>
        </w:rPr>
        <w:t>28</w:t>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11A3D22C"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sidRPr="00C81643">
        <w:rPr>
          <w:rFonts w:ascii="Arial" w:hAnsi="Arial" w:cs="Arial"/>
          <w:sz w:val="20"/>
          <w:vertAlign w:val="superscript"/>
        </w:rPr>
        <w:t>29</w:t>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sidRPr="00C81643">
        <w:rPr>
          <w:rFonts w:ascii="Arial" w:hAnsi="Arial" w:cs="Arial"/>
          <w:sz w:val="20"/>
          <w:vertAlign w:val="superscript"/>
        </w:rPr>
        <w:t>30</w:t>
      </w:r>
      <w:r w:rsidRPr="00961490">
        <w:rPr>
          <w:rFonts w:ascii="Arial" w:eastAsia="Times New Roman" w:hAnsi="Arial" w:cs="Arial"/>
          <w:sz w:val="20"/>
          <w:szCs w:val="20"/>
        </w:rPr>
        <w:t xml:space="preserve"> have been established and mapped to coral life-history strategies</w:t>
      </w:r>
      <w:r w:rsidR="00C81643" w:rsidRPr="00C81643">
        <w:rPr>
          <w:rFonts w:ascii="Arial" w:hAnsi="Arial" w:cs="Arial"/>
          <w:sz w:val="20"/>
          <w:vertAlign w:val="superscript"/>
        </w:rPr>
        <w:t>2</w:t>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432709B3"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24" w:author="Microsoft Office User" w:date="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sidRPr="00C81643">
        <w:rPr>
          <w:rFonts w:ascii="Arial" w:hAnsi="Arial" w:cs="Arial"/>
          <w:sz w:val="20"/>
          <w:vertAlign w:val="superscript"/>
        </w:rPr>
        <w:t>16</w:t>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sidRPr="00C81643">
        <w:rPr>
          <w:rFonts w:ascii="Arial" w:hAnsi="Arial" w:cs="Arial"/>
          <w:sz w:val="20"/>
          <w:vertAlign w:val="superscript"/>
        </w:rPr>
        <w:t>30</w:t>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sidRPr="00C81643">
        <w:rPr>
          <w:rFonts w:ascii="Arial" w:hAnsi="Arial" w:cs="Arial"/>
          <w:sz w:val="20"/>
          <w:vertAlign w:val="superscript"/>
        </w:rPr>
        <w:t>29</w:t>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sidRPr="00C81643">
        <w:rPr>
          <w:rFonts w:ascii="Arial" w:hAnsi="Arial" w:cs="Arial"/>
          <w:sz w:val="20"/>
          <w:vertAlign w:val="superscript"/>
        </w:rPr>
        <w:t>31</w:t>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2D305DA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sidRPr="00C81643">
        <w:rPr>
          <w:rFonts w:ascii="Arial" w:hAnsi="Arial" w:cs="Arial"/>
          <w:sz w:val="20"/>
          <w:vertAlign w:val="superscript"/>
        </w:rPr>
        <w:t>17,18</w:t>
      </w:r>
      <w:r w:rsidRPr="00961490">
        <w:rPr>
          <w:rFonts w:ascii="Arial" w:eastAsia="Times New Roman" w:hAnsi="Arial" w:cs="Arial"/>
          <w:sz w:val="20"/>
          <w:szCs w:val="20"/>
        </w:rPr>
        <w:t>,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w:t>
      </w:r>
      <w:ins w:id="25" w:author="Microsoft Office User" w:date="2024-11-01T13:13:00Z">
        <w:r w:rsidR="00652E0A">
          <w:rPr>
            <w:rFonts w:ascii="Arial" w:eastAsia="Times New Roman" w:hAnsi="Arial" w:cs="Arial"/>
            <w:sz w:val="20"/>
            <w:szCs w:val="20"/>
          </w:rPr>
          <w:t>)</w:t>
        </w:r>
      </w:ins>
      <w:r w:rsidRPr="00961490">
        <w:rPr>
          <w:rFonts w:ascii="Arial" w:eastAsia="Times New Roman" w:hAnsi="Arial" w:cs="Arial"/>
          <w:sz w:val="20"/>
          <w:szCs w:val="20"/>
        </w:rPr>
        <w:t>.</w:t>
      </w:r>
      <w:del w:id="26" w:author="Microsoft Office User" w:date="2024-11-01T13:13:00Z">
        <w:r w:rsidRPr="00961490" w:rsidDel="00652E0A">
          <w:rPr>
            <w:rFonts w:ascii="Arial" w:eastAsia="Times New Roman" w:hAnsi="Arial" w:cs="Arial"/>
            <w:sz w:val="20"/>
            <w:szCs w:val="20"/>
          </w:rPr>
          <w:delText>)</w:delText>
        </w:r>
      </w:del>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sidRPr="00C81643">
        <w:rPr>
          <w:rFonts w:ascii="Arial" w:hAnsi="Arial" w:cs="Arial"/>
          <w:sz w:val="20"/>
          <w:vertAlign w:val="superscript"/>
        </w:rPr>
        <w:t>17</w:t>
      </w:r>
      <w:r w:rsidRPr="00961490">
        <w:rPr>
          <w:rFonts w:ascii="Arial" w:eastAsia="Times New Roman" w:hAnsi="Arial" w:cs="Arial"/>
          <w:sz w:val="20"/>
          <w:szCs w:val="20"/>
        </w:rPr>
        <w:t>, w</w:t>
      </w:r>
      <w:ins w:id="27" w:author="Microsoft Office User" w:date="2024-11-01T13:14:00Z">
        <w:r w:rsidR="00652E0A">
          <w:rPr>
            <w:rFonts w:ascii="Arial" w:eastAsia="Times New Roman" w:hAnsi="Arial" w:cs="Arial"/>
            <w:sz w:val="20"/>
            <w:szCs w:val="20"/>
          </w:rPr>
          <w:t>ith</w:t>
        </w:r>
      </w:ins>
      <w:del w:id="28" w:author="Microsoft Office User" w:date="2024-11-01T13:14:00Z">
        <w:r w:rsidRPr="00961490" w:rsidDel="00652E0A">
          <w:rPr>
            <w:rFonts w:ascii="Arial" w:eastAsia="Times New Roman" w:hAnsi="Arial" w:cs="Arial"/>
            <w:sz w:val="20"/>
            <w:szCs w:val="20"/>
          </w:rPr>
          <w:delText>ith</w:delText>
        </w:r>
      </w:del>
      <w:r w:rsidRPr="00961490">
        <w:rPr>
          <w:rFonts w:ascii="Arial" w:eastAsia="Times New Roman" w:hAnsi="Arial" w:cs="Arial"/>
          <w:sz w:val="20"/>
          <w:szCs w:val="20"/>
        </w:rPr>
        <w:t xml:space="preserve"> </w:t>
      </w:r>
      <w:ins w:id="29" w:author="Microsoft Office User" w:date="2024-11-01T13:14:00Z">
        <w:r w:rsidR="00652E0A">
          <w:rPr>
            <w:rFonts w:ascii="Arial" w:eastAsia="Times New Roman" w:hAnsi="Arial" w:cs="Arial"/>
            <w:sz w:val="20"/>
            <w:szCs w:val="20"/>
          </w:rPr>
          <w:t xml:space="preserve">more </w:t>
        </w:r>
      </w:ins>
      <w:del w:id="30" w:author="Microsoft Office User" w:date="2024-11-01T13:14:00Z">
        <w:r w:rsidRPr="00961490" w:rsidDel="00652E0A">
          <w:rPr>
            <w:rFonts w:ascii="Arial" w:eastAsia="Times New Roman" w:hAnsi="Arial" w:cs="Arial"/>
            <w:sz w:val="20"/>
            <w:szCs w:val="20"/>
          </w:rPr>
          <w:delText xml:space="preserve">further </w:delText>
        </w:r>
      </w:del>
      <w:r w:rsidRPr="00961490">
        <w:rPr>
          <w:rFonts w:ascii="Arial" w:eastAsia="Times New Roman" w:hAnsi="Arial" w:cs="Arial"/>
          <w:sz w:val="20"/>
          <w:szCs w:val="20"/>
        </w:rPr>
        <w:t>detailed taxonom</w:t>
      </w:r>
      <w:ins w:id="31" w:author="Microsoft Office User" w:date="2024-11-01T13:14:00Z">
        <w:r w:rsidR="00652E0A">
          <w:rPr>
            <w:rFonts w:ascii="Arial" w:eastAsia="Times New Roman" w:hAnsi="Arial" w:cs="Arial"/>
            <w:sz w:val="20"/>
            <w:szCs w:val="20"/>
          </w:rPr>
          <w:t>y</w:t>
        </w:r>
      </w:ins>
      <w:del w:id="32" w:author="Microsoft Office User" w:date="2024-11-01T13:14:00Z">
        <w:r w:rsidRPr="00961490" w:rsidDel="00652E0A">
          <w:rPr>
            <w:rFonts w:ascii="Arial" w:eastAsia="Times New Roman" w:hAnsi="Arial" w:cs="Arial"/>
            <w:sz w:val="20"/>
            <w:szCs w:val="20"/>
          </w:rPr>
          <w:delText>ic resolution</w:delText>
        </w:r>
      </w:del>
      <w:r w:rsidRPr="00961490">
        <w:rPr>
          <w:rFonts w:ascii="Arial" w:eastAsia="Times New Roman" w:hAnsi="Arial" w:cs="Arial"/>
          <w:sz w:val="20"/>
          <w:szCs w:val="20"/>
        </w:rPr>
        <w:t xml:space="preserve"> revealing that the number of dominant bacterial and archaeal genera across compartments</w:t>
      </w:r>
      <w:ins w:id="33" w:author="Microsoft Office User" w:date="2024-11-01T13:14:00Z">
        <w:r w:rsidR="00652E0A">
          <w:rPr>
            <w:rFonts w:ascii="Arial" w:eastAsia="Times New Roman" w:hAnsi="Arial" w:cs="Arial"/>
            <w:sz w:val="20"/>
            <w:szCs w:val="20"/>
          </w:rPr>
          <w:t xml:space="preserve"> is</w:t>
        </w:r>
      </w:ins>
      <w:r w:rsidRPr="00961490">
        <w:rPr>
          <w:rFonts w:ascii="Arial" w:eastAsia="Times New Roman" w:hAnsi="Arial" w:cs="Arial"/>
          <w:sz w:val="20"/>
          <w:szCs w:val="20"/>
        </w:rPr>
        <w:t xml:space="preserve"> also </w:t>
      </w:r>
      <w:ins w:id="34" w:author="Microsoft Office User" w:date="2024-11-01T13:14:00Z">
        <w:r w:rsidR="00652E0A">
          <w:rPr>
            <w:rFonts w:ascii="Arial" w:eastAsia="Times New Roman" w:hAnsi="Arial" w:cs="Arial"/>
            <w:sz w:val="20"/>
            <w:szCs w:val="20"/>
          </w:rPr>
          <w:t xml:space="preserve">somewhat </w:t>
        </w:r>
      </w:ins>
      <w:del w:id="35" w:author="Microsoft Office User" w:date="2024-11-01T13:14:00Z">
        <w:r w:rsidRPr="00961490" w:rsidDel="00652E0A">
          <w:rPr>
            <w:rFonts w:ascii="Arial" w:eastAsia="Times New Roman" w:hAnsi="Arial" w:cs="Arial"/>
            <w:sz w:val="20"/>
            <w:szCs w:val="20"/>
          </w:rPr>
          <w:delText xml:space="preserve">remained </w:delText>
        </w:r>
      </w:del>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ins w:id="36" w:author="Microsoft Office User" w:date="2024-11-01T13:15:00Z">
        <w:r w:rsidR="00652E0A">
          <w:rPr>
            <w:rFonts w:ascii="Arial" w:eastAsia="Times New Roman" w:hAnsi="Arial" w:cs="Arial"/>
            <w:sz w:val="20"/>
            <w:szCs w:val="20"/>
          </w:rPr>
          <w:t>ial genus</w:t>
        </w:r>
      </w:ins>
      <w:del w:id="37" w:author="Microsoft Office User" w:date="2024-11-01T13:15:00Z">
        <w:r w:rsidRPr="00961490" w:rsidDel="00652E0A">
          <w:rPr>
            <w:rFonts w:ascii="Arial" w:eastAsia="Times New Roman" w:hAnsi="Arial" w:cs="Arial"/>
            <w:sz w:val="20"/>
            <w:szCs w:val="20"/>
          </w:rPr>
          <w:delText>es</w:delText>
        </w:r>
      </w:del>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ins w:id="38" w:author="Microsoft Office User" w:date="2024-11-01T13:15:00Z">
        <w:r w:rsidR="00EF57E3">
          <w:rPr>
            <w:rFonts w:ascii="Arial" w:eastAsia="Times New Roman" w:hAnsi="Arial" w:cs="Arial"/>
            <w:sz w:val="20"/>
            <w:szCs w:val="20"/>
          </w:rPr>
          <w:t>-associated bacterial or archaeal</w:t>
        </w:r>
      </w:ins>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w:t>
      </w:r>
      <w:ins w:id="39" w:author="Microsoft Office User" w:date="2024-11-01T13:16:00Z">
        <w:r w:rsidR="00EF57E3">
          <w:rPr>
            <w:rFonts w:ascii="Arial" w:eastAsia="Times New Roman" w:hAnsi="Arial" w:cs="Arial"/>
            <w:sz w:val="20"/>
            <w:szCs w:val="20"/>
          </w:rPr>
          <w:t>Howe</w:t>
        </w:r>
      </w:ins>
      <w:ins w:id="40" w:author="Microsoft Office User" w:date="2024-11-01T13:17:00Z">
        <w:r w:rsidR="00EF57E3">
          <w:rPr>
            <w:rFonts w:ascii="Arial" w:eastAsia="Times New Roman" w:hAnsi="Arial" w:cs="Arial"/>
            <w:sz w:val="20"/>
            <w:szCs w:val="20"/>
          </w:rPr>
          <w:t xml:space="preserve">ver, whether differences in </w:t>
        </w:r>
      </w:ins>
      <w:del w:id="41" w:author="Microsoft Office User" w:date="2024-11-01T13:17:00Z">
        <w:r w:rsidRPr="00961490" w:rsidDel="00EF57E3">
          <w:rPr>
            <w:rFonts w:ascii="Arial" w:eastAsia="Times New Roman" w:hAnsi="Arial" w:cs="Arial"/>
            <w:sz w:val="20"/>
            <w:szCs w:val="20"/>
          </w:rPr>
          <w:delText xml:space="preserve">Currently the influences of </w:delText>
        </w:r>
      </w:del>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ins w:id="42" w:author="Microsoft Office User" w:date="2024-11-01T13:18:00Z">
        <w:r w:rsidR="00EF57E3">
          <w:rPr>
            <w:rFonts w:ascii="Arial" w:eastAsia="Times New Roman" w:hAnsi="Arial" w:cs="Arial"/>
            <w:sz w:val="20"/>
            <w:szCs w:val="20"/>
          </w:rPr>
          <w:t>t microbes</w:t>
        </w:r>
      </w:ins>
      <w:del w:id="43" w:author="Microsoft Office User" w:date="2024-11-01T13:18:00Z">
        <w:r w:rsidR="00DB72A3" w:rsidRPr="00961490" w:rsidDel="00EF57E3">
          <w:rPr>
            <w:rFonts w:ascii="Arial" w:eastAsia="Times New Roman" w:hAnsi="Arial" w:cs="Arial"/>
            <w:sz w:val="20"/>
            <w:szCs w:val="20"/>
          </w:rPr>
          <w:delText>ce</w:delText>
        </w:r>
      </w:del>
      <w:r w:rsidRPr="00961490">
        <w:rPr>
          <w:rFonts w:ascii="Arial" w:eastAsia="Times New Roman" w:hAnsi="Arial" w:cs="Arial"/>
          <w:sz w:val="20"/>
          <w:szCs w:val="20"/>
        </w:rPr>
        <w:t xml:space="preserve"> </w:t>
      </w:r>
      <w:ins w:id="44" w:author="Microsoft Office User" w:date="2024-11-01T13:17:00Z">
        <w:r w:rsidR="00EF57E3">
          <w:rPr>
            <w:rFonts w:ascii="Arial" w:eastAsia="Times New Roman" w:hAnsi="Arial" w:cs="Arial"/>
            <w:sz w:val="20"/>
            <w:szCs w:val="20"/>
          </w:rPr>
          <w:t xml:space="preserve">across coral </w:t>
        </w:r>
      </w:ins>
      <w:ins w:id="45" w:author="Microsoft Office User" w:date="2024-11-01T13:18:00Z">
        <w:r w:rsidR="00EF57E3">
          <w:rPr>
            <w:rFonts w:ascii="Arial" w:eastAsia="Times New Roman" w:hAnsi="Arial" w:cs="Arial"/>
            <w:sz w:val="20"/>
            <w:szCs w:val="20"/>
          </w:rPr>
          <w:t xml:space="preserve">diversity </w:t>
        </w:r>
      </w:ins>
      <w:del w:id="46" w:author="Microsoft Office User" w:date="2024-11-01T13:17:00Z">
        <w:r w:rsidRPr="00961490" w:rsidDel="00EF57E3">
          <w:rPr>
            <w:rFonts w:ascii="Arial" w:eastAsia="Times New Roman" w:hAnsi="Arial" w:cs="Arial"/>
            <w:sz w:val="20"/>
            <w:szCs w:val="20"/>
          </w:rPr>
          <w:delText>of</w:delText>
        </w:r>
      </w:del>
      <w:del w:id="47" w:author="Microsoft Office User" w:date="2024-11-01T13:18:00Z">
        <w:r w:rsidRPr="00961490" w:rsidDel="00EF57E3">
          <w:rPr>
            <w:rFonts w:ascii="Arial" w:eastAsia="Times New Roman" w:hAnsi="Arial" w:cs="Arial"/>
            <w:sz w:val="20"/>
            <w:szCs w:val="20"/>
          </w:rPr>
          <w:delText xml:space="preserve"> </w:delText>
        </w:r>
      </w:del>
      <w:ins w:id="48" w:author="Microsoft Office User" w:date="2024-11-01T13:17:00Z">
        <w:r w:rsidR="00EF57E3">
          <w:rPr>
            <w:rFonts w:ascii="Arial" w:eastAsia="Times New Roman" w:hAnsi="Arial" w:cs="Arial"/>
            <w:sz w:val="20"/>
            <w:szCs w:val="20"/>
          </w:rPr>
          <w:t>influence</w:t>
        </w:r>
      </w:ins>
      <w:ins w:id="49" w:author="Microsoft Office User" w:date="2024-11-01T13:19:00Z">
        <w:r w:rsidR="00EF57E3">
          <w:rPr>
            <w:rFonts w:ascii="Arial" w:eastAsia="Times New Roman" w:hAnsi="Arial" w:cs="Arial"/>
            <w:sz w:val="20"/>
            <w:szCs w:val="20"/>
          </w:rPr>
          <w:t xml:space="preserve"> differences in </w:t>
        </w:r>
      </w:ins>
      <w:del w:id="50" w:author="Microsoft Office User" w:date="2024-11-01T13:17:00Z">
        <w:r w:rsidRPr="00961490" w:rsidDel="00EF57E3">
          <w:rPr>
            <w:rFonts w:ascii="Arial" w:eastAsia="Times New Roman" w:hAnsi="Arial" w:cs="Arial"/>
            <w:sz w:val="20"/>
            <w:szCs w:val="20"/>
          </w:rPr>
          <w:delText xml:space="preserve">particular microbial taxa on </w:delText>
        </w:r>
      </w:del>
      <w:r w:rsidRPr="00961490">
        <w:rPr>
          <w:rFonts w:ascii="Arial" w:eastAsia="Times New Roman" w:hAnsi="Arial" w:cs="Arial"/>
          <w:sz w:val="20"/>
          <w:szCs w:val="20"/>
        </w:rPr>
        <w:t xml:space="preserve">coral physiology </w:t>
      </w:r>
      <w:ins w:id="51" w:author="Microsoft Office User" w:date="2024-11-01T13:18:00Z">
        <w:r w:rsidR="00EF57E3">
          <w:rPr>
            <w:rFonts w:ascii="Arial" w:eastAsia="Times New Roman" w:hAnsi="Arial" w:cs="Arial"/>
            <w:sz w:val="20"/>
            <w:szCs w:val="20"/>
          </w:rPr>
          <w:t>is</w:t>
        </w:r>
      </w:ins>
      <w:del w:id="52" w:author="Microsoft Office User" w:date="2024-11-01T13:18:00Z">
        <w:r w:rsidRPr="00961490" w:rsidDel="00EF57E3">
          <w:rPr>
            <w:rFonts w:ascii="Arial" w:eastAsia="Times New Roman" w:hAnsi="Arial" w:cs="Arial"/>
            <w:sz w:val="20"/>
            <w:szCs w:val="20"/>
          </w:rPr>
          <w:delText>are</w:delText>
        </w:r>
      </w:del>
      <w:r w:rsidRPr="00961490">
        <w:rPr>
          <w:rFonts w:ascii="Arial" w:eastAsia="Times New Roman" w:hAnsi="Arial" w:cs="Arial"/>
          <w:sz w:val="20"/>
          <w:szCs w:val="20"/>
        </w:rPr>
        <w:t xml:space="preserve"> not yet well understood. </w:t>
      </w:r>
    </w:p>
    <w:p w14:paraId="393C754A" w14:textId="63ADFF4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w:t>
      </w:r>
      <w:ins w:id="53" w:author="Microsoft Office User" w:date="2024-11-02T11:44:00Z">
        <w:r w:rsidR="005908B3">
          <w:rPr>
            <w:rFonts w:ascii="Arial" w:eastAsia="Times New Roman" w:hAnsi="Arial" w:cs="Arial"/>
            <w:bCs/>
            <w:sz w:val="20"/>
            <w:szCs w:val="20"/>
          </w:rPr>
          <w:t xml:space="preserve">Supplementary </w:t>
        </w:r>
      </w:ins>
      <w:r w:rsidR="002F3DA0">
        <w:rPr>
          <w:rFonts w:ascii="Arial" w:eastAsia="Times New Roman" w:hAnsi="Arial" w:cs="Arial"/>
          <w:bCs/>
          <w:sz w:val="20"/>
          <w:szCs w:val="20"/>
        </w:rPr>
        <w:t>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w:t>
      </w:r>
      <w:r w:rsidRPr="00961490">
        <w:rPr>
          <w:rFonts w:ascii="Arial" w:eastAsia="Times New Roman" w:hAnsi="Arial" w:cs="Arial"/>
          <w:sz w:val="20"/>
          <w:szCs w:val="20"/>
        </w:rPr>
        <w:lastRenderedPageBreak/>
        <w:t>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ins w:id="54" w:author="Microsoft Office User" w:date="2024-11-02T11:45:00Z">
        <w:r w:rsidR="005908B3">
          <w:rPr>
            <w:rFonts w:ascii="Arial" w:eastAsia="Times New Roman" w:hAnsi="Arial" w:cs="Arial"/>
            <w:sz w:val="20"/>
            <w:szCs w:val="20"/>
          </w:rPr>
          <w:t xml:space="preserve">Supplementary </w:t>
        </w:r>
      </w:ins>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r w:rsidR="007141C2">
        <w:rPr>
          <w:rFonts w:ascii="Arial" w:eastAsia="Times New Roman" w:hAnsi="Arial" w:cs="Arial"/>
          <w:sz w:val="20"/>
          <w:szCs w:val="20"/>
        </w:rPr>
        <w:t>Regionally-specific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55" w:author="Microsoft Office User" w:date="2024-10-28T13:02:00Z">
        <w:r w:rsidR="00C04DDF">
          <w:rPr>
            <w:rFonts w:ascii="Arial" w:eastAsia="Times New Roman" w:hAnsi="Arial" w:cs="Arial"/>
            <w:sz w:val="20"/>
            <w:szCs w:val="20"/>
          </w:rPr>
          <w:t>ial genus</w:t>
        </w:r>
      </w:ins>
      <w:del w:id="56" w:author="Microsoft Office User" w:date="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6CA9E04B"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sidRPr="00C81643">
        <w:rPr>
          <w:rFonts w:ascii="Arial" w:hAnsi="Arial" w:cs="Arial"/>
          <w:sz w:val="20"/>
          <w:vertAlign w:val="superscript"/>
        </w:rPr>
        <w:t>32</w:t>
      </w:r>
      <w:r w:rsidRPr="00961490">
        <w:rPr>
          <w:rFonts w:ascii="Arial" w:eastAsia="Times New Roman" w:hAnsi="Arial" w:cs="Arial"/>
          <w:sz w:val="20"/>
          <w:szCs w:val="20"/>
        </w:rPr>
        <w:t>. In species where</w:t>
      </w:r>
      <w:ins w:id="57" w:author="Microsoft Office User" w:date="2024-10-28T13:53:00Z">
        <w:r w:rsidR="003B1D05">
          <w:rPr>
            <w:rFonts w:ascii="Arial" w:eastAsia="Times New Roman" w:hAnsi="Arial" w:cs="Arial"/>
            <w:sz w:val="20"/>
            <w:szCs w:val="20"/>
          </w:rPr>
          <w:t xml:space="preserve"> members of </w:t>
        </w:r>
      </w:ins>
      <w:ins w:id="58" w:author="Microsoft Office User" w:date="2024-11-01T13:21:00Z">
        <w:r w:rsidR="00EF57E3">
          <w:rPr>
            <w:rFonts w:ascii="Arial" w:eastAsia="Times New Roman" w:hAnsi="Arial" w:cs="Arial"/>
            <w:sz w:val="20"/>
            <w:szCs w:val="20"/>
          </w:rPr>
          <w:t xml:space="preserve">genus </w:t>
        </w:r>
      </w:ins>
      <w:del w:id="59" w:author="Microsoft Office User" w:date="2024-11-01T13:21:00Z">
        <w:r w:rsidRPr="00961490" w:rsidDel="00EF57E3">
          <w:rPr>
            <w:rFonts w:ascii="Arial" w:eastAsia="Times New Roman" w:hAnsi="Arial" w:cs="Arial"/>
            <w:sz w:val="20"/>
            <w:szCs w:val="20"/>
          </w:rPr>
          <w:delText xml:space="preserve"> </w:delText>
        </w:r>
      </w:del>
      <w:r w:rsidRPr="00961490">
        <w:rPr>
          <w:rFonts w:ascii="Arial" w:eastAsia="Times New Roman" w:hAnsi="Arial" w:cs="Arial"/>
          <w:i/>
          <w:sz w:val="20"/>
          <w:szCs w:val="20"/>
        </w:rPr>
        <w:t xml:space="preserve">Endozoicomonas </w:t>
      </w:r>
      <w:ins w:id="60" w:author="Microsoft Office User" w:date="2024-10-28T13:53:00Z">
        <w:r w:rsidR="003B1D05">
          <w:rPr>
            <w:rFonts w:ascii="Arial" w:eastAsia="Times New Roman" w:hAnsi="Arial" w:cs="Arial"/>
            <w:sz w:val="20"/>
            <w:szCs w:val="20"/>
          </w:rPr>
          <w:t>are</w:t>
        </w:r>
      </w:ins>
      <w:del w:id="61" w:author="Microsoft Office User" w:date="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62" w:author="Microsoft Office User" w:date="2024-10-28T13:53:00Z">
        <w:r w:rsidR="003B1D05">
          <w:rPr>
            <w:rFonts w:ascii="Arial" w:eastAsia="Times New Roman" w:hAnsi="Arial" w:cs="Arial"/>
            <w:sz w:val="20"/>
            <w:szCs w:val="20"/>
          </w:rPr>
          <w:t>they</w:t>
        </w:r>
      </w:ins>
      <w:del w:id="63" w:author="Microsoft Office User" w:date="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64" w:author="Microsoft Office User" w:date="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AE7C6A" w:rsidRPr="00AE7C6A">
        <w:rPr>
          <w:rFonts w:ascii="Arial" w:hAnsi="Arial" w:cs="Arial"/>
          <w:sz w:val="20"/>
          <w:vertAlign w:val="superscript"/>
        </w:rPr>
        <w:t>33</w:t>
      </w:r>
      <w:r w:rsidRPr="00961490">
        <w:rPr>
          <w:rFonts w:ascii="Arial" w:eastAsia="Times New Roman" w:hAnsi="Arial" w:cs="Arial"/>
          <w:sz w:val="20"/>
          <w:szCs w:val="20"/>
        </w:rPr>
        <w:t>, suggesting a commensal or mutualistic rather than opportunistic relationship with host health</w:t>
      </w:r>
      <w:ins w:id="65" w:author="Microsoft Office User" w:date="2024-10-28T13:02:00Z">
        <w:r w:rsidR="00C04DDF">
          <w:rPr>
            <w:rFonts w:ascii="Arial" w:eastAsia="Times New Roman" w:hAnsi="Arial" w:cs="Arial"/>
            <w:sz w:val="20"/>
            <w:szCs w:val="20"/>
          </w:rPr>
          <w:t xml:space="preserve">, although evidence exists for </w:t>
        </w:r>
      </w:ins>
      <w:ins w:id="66" w:author="Microsoft Office User" w:date="2024-11-01T13:21:00Z">
        <w:r w:rsidR="00EF57E3">
          <w:rPr>
            <w:rFonts w:ascii="Arial" w:eastAsia="Times New Roman" w:hAnsi="Arial" w:cs="Arial"/>
            <w:sz w:val="20"/>
            <w:szCs w:val="20"/>
          </w:rPr>
          <w:t>the</w:t>
        </w:r>
      </w:ins>
      <w:ins w:id="67" w:author="Microsoft Office User" w:date="2024-10-28T13:02:00Z">
        <w:r w:rsidR="00C04DDF">
          <w:rPr>
            <w:rFonts w:ascii="Arial" w:eastAsia="Times New Roman" w:hAnsi="Arial" w:cs="Arial"/>
            <w:sz w:val="20"/>
            <w:szCs w:val="20"/>
          </w:rPr>
          <w:t xml:space="preserve"> potential </w:t>
        </w:r>
      </w:ins>
      <w:ins w:id="68" w:author="Microsoft Office User" w:date="2024-11-01T13:21:00Z">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ins>
      <w:ins w:id="69" w:author="Microsoft Office User" w:date="2024-10-28T13:02:00Z">
        <w:r w:rsidR="00C04DDF">
          <w:rPr>
            <w:rFonts w:ascii="Arial" w:eastAsia="Times New Roman" w:hAnsi="Arial" w:cs="Arial"/>
            <w:sz w:val="20"/>
            <w:szCs w:val="20"/>
          </w:rPr>
          <w:t xml:space="preserve">to form relationships with corals </w:t>
        </w:r>
      </w:ins>
      <w:ins w:id="70" w:author="Microsoft Office User" w:date="2024-10-28T13:04:00Z">
        <w:r w:rsidR="00C04DDF">
          <w:rPr>
            <w:rFonts w:ascii="Arial" w:eastAsia="Times New Roman" w:hAnsi="Arial" w:cs="Arial"/>
            <w:sz w:val="20"/>
            <w:szCs w:val="20"/>
          </w:rPr>
          <w:t>along the entire spectrum of</w:t>
        </w:r>
      </w:ins>
      <w:ins w:id="71" w:author="Microsoft Office User" w:date="2024-10-28T13:03:00Z">
        <w:r w:rsidR="00C04DDF">
          <w:rPr>
            <w:rFonts w:ascii="Arial" w:eastAsia="Times New Roman" w:hAnsi="Arial" w:cs="Arial"/>
            <w:sz w:val="20"/>
            <w:szCs w:val="20"/>
          </w:rPr>
          <w:t xml:space="preserve"> symbioses (i.e., beneficial, commensal</w:t>
        </w:r>
      </w:ins>
      <w:ins w:id="72" w:author="Microsoft Office User" w:date="2024-10-28T13:06:00Z">
        <w:r w:rsidR="00C04DDF">
          <w:rPr>
            <w:rFonts w:ascii="Arial" w:eastAsia="Times New Roman" w:hAnsi="Arial" w:cs="Arial"/>
            <w:sz w:val="20"/>
            <w:szCs w:val="20"/>
          </w:rPr>
          <w:t>,</w:t>
        </w:r>
      </w:ins>
      <w:ins w:id="73" w:author="Microsoft Office User" w:date="2024-10-28T13:03:00Z">
        <w:r w:rsidR="00C04DDF">
          <w:rPr>
            <w:rFonts w:ascii="Arial" w:eastAsia="Times New Roman" w:hAnsi="Arial" w:cs="Arial"/>
            <w:sz w:val="20"/>
            <w:szCs w:val="20"/>
          </w:rPr>
          <w:t xml:space="preserve"> and</w:t>
        </w:r>
      </w:ins>
      <w:ins w:id="74" w:author="Microsoft Office User" w:date="2024-10-28T13:04:00Z">
        <w:r w:rsidR="00C04DDF">
          <w:rPr>
            <w:rFonts w:ascii="Arial" w:eastAsia="Times New Roman" w:hAnsi="Arial" w:cs="Arial"/>
            <w:sz w:val="20"/>
            <w:szCs w:val="20"/>
          </w:rPr>
          <w:t>/or</w:t>
        </w:r>
      </w:ins>
      <w:ins w:id="75" w:author="Microsoft Office User" w:date="2024-10-28T13:03:00Z">
        <w:r w:rsidR="00C04DDF">
          <w:rPr>
            <w:rFonts w:ascii="Arial" w:eastAsia="Times New Roman" w:hAnsi="Arial" w:cs="Arial"/>
            <w:sz w:val="20"/>
            <w:szCs w:val="20"/>
          </w:rPr>
          <w:t xml:space="preserve"> antagonistic; see</w:t>
        </w:r>
      </w:ins>
      <w:ins w:id="76" w:author="Microsoft Office User" w:date="2024-11-01T13:22:00Z">
        <w:r w:rsidR="00EF57E3">
          <w:rPr>
            <w:rFonts w:ascii="Arial" w:eastAsia="Times New Roman" w:hAnsi="Arial" w:cs="Arial"/>
            <w:sz w:val="20"/>
            <w:szCs w:val="20"/>
          </w:rPr>
          <w:t xml:space="preserve"> </w:t>
        </w:r>
      </w:ins>
      <w:r w:rsidR="00C04DDF" w:rsidRPr="00C04DDF">
        <w:rPr>
          <w:rFonts w:ascii="Arial" w:hAnsi="Arial" w:cs="Arial"/>
          <w:sz w:val="20"/>
          <w:vertAlign w:val="superscript"/>
        </w:rPr>
        <w:t>34</w:t>
      </w:r>
      <w:ins w:id="77" w:author="Microsoft Office User" w:date="2024-10-28T13:03:00Z">
        <w:r w:rsidR="00C04DDF">
          <w:rPr>
            <w:rFonts w:ascii="Arial" w:eastAsia="Times New Roman" w:hAnsi="Arial" w:cs="Arial"/>
            <w:sz w:val="20"/>
            <w:szCs w:val="20"/>
          </w:rPr>
          <w:t>)</w:t>
        </w:r>
      </w:ins>
      <w:ins w:id="78" w:author="Microsoft Office User" w:date="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shows by far the strongest signal of cophylogeny with coral hosts among tested bacterial families in coral tissue</w:t>
      </w:r>
      <w:r w:rsidR="00AE7C6A" w:rsidRPr="00AE7C6A">
        <w:rPr>
          <w:rFonts w:ascii="Arial" w:hAnsi="Arial" w:cs="Arial"/>
          <w:sz w:val="20"/>
          <w:vertAlign w:val="superscript"/>
        </w:rPr>
        <w:t>16</w:t>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79" w:author="Microsoft Office User" w:date="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 xml:space="preserve">abundance explained the </w:t>
      </w:r>
      <w:del w:id="80" w:author="Microsoft Office User" w:date="2024-11-01T13:23:00Z">
        <w:r w:rsidRPr="00961490" w:rsidDel="00EF57E3">
          <w:rPr>
            <w:rFonts w:ascii="Arial" w:eastAsia="Times New Roman" w:hAnsi="Arial" w:cs="Arial"/>
            <w:sz w:val="20"/>
            <w:szCs w:val="20"/>
          </w:rPr>
          <w:delText xml:space="preserve">overwhelming </w:delText>
        </w:r>
      </w:del>
      <w:r w:rsidRPr="00961490">
        <w:rPr>
          <w:rFonts w:ascii="Arial" w:eastAsia="Times New Roman" w:hAnsi="Arial" w:cs="Arial"/>
          <w:sz w:val="20"/>
          <w:szCs w:val="20"/>
        </w:rPr>
        <w:t>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contact,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6B796CFA" w:rsidR="00961490" w:rsidRDefault="00961490" w:rsidP="00906414">
      <w:pPr>
        <w:pStyle w:val="NormalWeb"/>
        <w:rPr>
          <w:ins w:id="81" w:author="Microsoft Office User" w:date="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82" w:author="Microsoft Office User" w:date="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C04DDF" w:rsidRPr="00C04DDF">
        <w:rPr>
          <w:rFonts w:ascii="Arial" w:hAnsi="Arial" w:cs="Arial"/>
          <w:sz w:val="20"/>
          <w:vertAlign w:val="superscript"/>
        </w:rPr>
        <w:t>35,36</w:t>
      </w:r>
      <w:ins w:id="83" w:author="Microsoft Office User" w:date="2024-10-28T13:11:00Z">
        <w:r w:rsidR="00C04DDF">
          <w:rPr>
            <w:rFonts w:ascii="Arial" w:hAnsi="Arial" w:cs="Arial"/>
            <w:sz w:val="20"/>
            <w:szCs w:val="20"/>
          </w:rPr>
          <w:t xml:space="preserve"> (but see</w:t>
        </w:r>
      </w:ins>
      <w:r w:rsidR="00C04DDF" w:rsidRPr="00C04DDF">
        <w:rPr>
          <w:rFonts w:ascii="Arial" w:hAnsi="Arial" w:cs="Arial"/>
          <w:sz w:val="20"/>
          <w:vertAlign w:val="superscript"/>
        </w:rPr>
        <w:t>34</w:t>
      </w:r>
      <w:ins w:id="84" w:author="Microsoft Office User" w:date="2024-10-28T13:11:00Z">
        <w:r w:rsidR="00C04DDF">
          <w:rPr>
            <w:rFonts w:ascii="Arial" w:hAnsi="Arial" w:cs="Arial"/>
            <w:sz w:val="20"/>
            <w:szCs w:val="20"/>
          </w:rPr>
          <w:t>)</w:t>
        </w:r>
      </w:ins>
      <w:ins w:id="85" w:author="Microsoft Office User" w:date="2024-10-28T16:24:00Z">
        <w:r w:rsidR="00F44CA0">
          <w:rPr>
            <w:rFonts w:ascii="Arial" w:hAnsi="Arial" w:cs="Arial"/>
            <w:sz w:val="20"/>
            <w:szCs w:val="20"/>
          </w:rPr>
          <w:t>, including a potential role in stero</w:t>
        </w:r>
      </w:ins>
      <w:ins w:id="86" w:author="Microsoft Office User" w:date="2024-10-28T16:25:00Z">
        <w:r w:rsidR="00F44CA0">
          <w:rPr>
            <w:rFonts w:ascii="Arial" w:hAnsi="Arial" w:cs="Arial"/>
            <w:sz w:val="20"/>
            <w:szCs w:val="20"/>
          </w:rPr>
          <w:t>id processing</w:t>
        </w:r>
      </w:ins>
      <w:r w:rsidR="00F44CA0" w:rsidRPr="00F44CA0">
        <w:rPr>
          <w:rFonts w:ascii="Arial" w:hAnsi="Arial" w:cs="Arial"/>
          <w:sz w:val="20"/>
          <w:vertAlign w:val="superscript"/>
        </w:rPr>
        <w:t>37</w:t>
      </w:r>
      <w:ins w:id="87" w:author="Microsoft Office User" w:date="2024-10-28T16:27:00Z">
        <w:r w:rsidR="00F44CA0">
          <w:rPr>
            <w:rFonts w:ascii="Arial" w:hAnsi="Arial" w:cs="Arial"/>
            <w:sz w:val="20"/>
            <w:szCs w:val="20"/>
          </w:rPr>
          <w:t xml:space="preserve">. </w:t>
        </w:r>
      </w:ins>
      <w:del w:id="88" w:author="Microsoft Office User" w:date="2024-10-28T16:27:00Z">
        <w:r w:rsidRPr="00961490" w:rsidDel="00F44CA0">
          <w:rPr>
            <w:rFonts w:ascii="Arial" w:hAnsi="Arial" w:cs="Arial"/>
            <w:sz w:val="20"/>
            <w:szCs w:val="20"/>
          </w:rPr>
          <w:delText xml:space="preserve"> and </w:delText>
        </w:r>
      </w:del>
      <w:ins w:id="89" w:author="Microsoft Office User" w:date="2024-10-28T16:27:00Z">
        <w:r w:rsidR="00F44CA0">
          <w:rPr>
            <w:rFonts w:ascii="Arial" w:hAnsi="Arial" w:cs="Arial"/>
            <w:sz w:val="20"/>
            <w:szCs w:val="20"/>
          </w:rPr>
          <w:t>E</w:t>
        </w:r>
      </w:ins>
      <w:del w:id="90" w:author="Microsoft Office User" w:date="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91" w:author="Microsoft Office User" w:date="2024-10-28T13:41:00Z">
        <w:r w:rsidR="005A4D34">
          <w:rPr>
            <w:rFonts w:ascii="Arial" w:hAnsi="Arial" w:cs="Arial"/>
            <w:sz w:val="20"/>
            <w:szCs w:val="20"/>
          </w:rPr>
          <w:t xml:space="preserve">relative </w:t>
        </w:r>
      </w:ins>
      <w:r w:rsidRPr="00961490">
        <w:rPr>
          <w:rFonts w:ascii="Arial" w:hAnsi="Arial" w:cs="Arial"/>
          <w:sz w:val="20"/>
          <w:szCs w:val="20"/>
        </w:rPr>
        <w:t xml:space="preserve">abundance </w:t>
      </w:r>
      <w:ins w:id="92" w:author="Microsoft Office User" w:date="2024-11-01T10:59:00Z">
        <w:r w:rsidR="00CF6CD3">
          <w:rPr>
            <w:rFonts w:ascii="Arial" w:hAnsi="Arial" w:cs="Arial"/>
            <w:sz w:val="20"/>
            <w:szCs w:val="20"/>
          </w:rPr>
          <w:t>are</w:t>
        </w:r>
      </w:ins>
      <w:del w:id="93" w:author="Microsoft Office User" w:date="2024-11-01T10:59:00Z">
        <w:r w:rsidRPr="00961490" w:rsidDel="00CF6CD3">
          <w:rPr>
            <w:rFonts w:ascii="Arial" w:hAnsi="Arial" w:cs="Arial"/>
            <w:sz w:val="20"/>
            <w:szCs w:val="20"/>
          </w:rPr>
          <w:delText>is</w:delText>
        </w:r>
      </w:del>
      <w:r w:rsidRPr="00961490">
        <w:rPr>
          <w:rFonts w:ascii="Arial" w:hAnsi="Arial" w:cs="Arial"/>
          <w:sz w:val="20"/>
          <w:szCs w:val="20"/>
        </w:rPr>
        <w:t xml:space="preserve"> typical with disease</w:t>
      </w:r>
      <w:r w:rsidR="00F44CA0" w:rsidRPr="00F44CA0">
        <w:rPr>
          <w:rFonts w:ascii="Arial" w:hAnsi="Arial" w:cs="Arial"/>
          <w:sz w:val="20"/>
          <w:vertAlign w:val="superscript"/>
        </w:rPr>
        <w:t>38,39</w:t>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sidRPr="00AE7C6A">
        <w:rPr>
          <w:rFonts w:ascii="Arial" w:hAnsi="Arial" w:cs="Arial"/>
          <w:sz w:val="20"/>
          <w:vertAlign w:val="superscript"/>
        </w:rPr>
        <w:t>33</w:t>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94" w:author="Microsoft Office User" w:date="2024-10-28T16:43:00Z">
        <w:r w:rsidR="00906414">
          <w:rPr>
            <w:rFonts w:ascii="Arial" w:hAnsi="Arial" w:cs="Arial"/>
            <w:sz w:val="20"/>
            <w:szCs w:val="20"/>
          </w:rPr>
          <w:t xml:space="preserve">. </w:t>
        </w:r>
      </w:ins>
      <w:del w:id="95" w:author="Microsoft Office User" w:date="2024-10-28T16:43:00Z">
        <w:r w:rsidRPr="00961490" w:rsidDel="00906414">
          <w:rPr>
            <w:rFonts w:ascii="Arial" w:hAnsi="Arial" w:cs="Arial"/>
            <w:sz w:val="20"/>
            <w:szCs w:val="20"/>
          </w:rPr>
          <w:delText xml:space="preserve">, </w:delText>
        </w:r>
      </w:del>
      <w:ins w:id="96" w:author="Microsoft Office User" w:date="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ins>
      <w:ins w:id="97" w:author="Microsoft Office User" w:date="2024-11-01T10:59:00Z">
        <w:r w:rsidR="00CF6CD3">
          <w:rPr>
            <w:rFonts w:ascii="Arial" w:hAnsi="Arial" w:cs="Arial"/>
            <w:color w:val="242424"/>
            <w:sz w:val="20"/>
            <w:szCs w:val="20"/>
            <w:shd w:val="clear" w:color="auto" w:fill="FFFFFF"/>
          </w:rPr>
          <w:t xml:space="preserve"> – at least under</w:t>
        </w:r>
      </w:ins>
      <w:ins w:id="98" w:author="Microsoft Office User" w:date="2024-11-01T11:00:00Z">
        <w:r w:rsidR="00CF6CD3">
          <w:rPr>
            <w:rFonts w:ascii="Arial" w:hAnsi="Arial" w:cs="Arial"/>
            <w:color w:val="242424"/>
            <w:sz w:val="20"/>
            <w:szCs w:val="20"/>
            <w:shd w:val="clear" w:color="auto" w:fill="FFFFFF"/>
          </w:rPr>
          <w:t xml:space="preserve"> some conditions</w:t>
        </w:r>
      </w:ins>
      <w:ins w:id="99" w:author="Microsoft Office User" w:date="2024-10-28T16:43:00Z">
        <w:r w:rsidR="00906414">
          <w:rPr>
            <w:rFonts w:ascii="Arial" w:hAnsi="Arial" w:cs="Arial"/>
            <w:color w:val="242424"/>
            <w:sz w:val="20"/>
            <w:szCs w:val="20"/>
            <w:shd w:val="clear" w:color="auto" w:fill="FFFFFF"/>
          </w:rPr>
          <w:t xml:space="preserve">. </w:t>
        </w:r>
      </w:ins>
      <w:del w:id="100" w:author="Microsoft Office User" w:date="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pPr>
        <w:pStyle w:val="NormalWeb"/>
        <w:rPr>
          <w:rFonts w:ascii="Arial" w:hAnsi="Arial" w:cs="Arial"/>
          <w:color w:val="242424"/>
          <w:sz w:val="20"/>
          <w:szCs w:val="20"/>
          <w:shd w:val="clear" w:color="auto" w:fill="FFFFFF"/>
          <w:rPrChange w:id="101" w:author="Microsoft Office User" w:date="2024-10-28T16:44:00Z">
            <w:rPr>
              <w:rFonts w:ascii="Arial" w:eastAsia="Times New Roman" w:hAnsi="Arial" w:cs="Arial"/>
              <w:sz w:val="20"/>
              <w:szCs w:val="20"/>
            </w:rPr>
          </w:rPrChange>
        </w:rPr>
        <w:pPrChange w:id="102" w:author="Microsoft Office User" w:date="2024-10-28T16:44:00Z">
          <w:pPr/>
        </w:pPrChange>
      </w:pPr>
    </w:p>
    <w:p w14:paraId="4417B7C2" w14:textId="552FFA5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sidRPr="00AE7C6A">
        <w:rPr>
          <w:rFonts w:ascii="Arial" w:hAnsi="Arial" w:cs="Arial"/>
          <w:sz w:val="20"/>
          <w:vertAlign w:val="superscript"/>
        </w:rPr>
        <w:t>32</w:t>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sidRPr="00AE7C6A">
        <w:rPr>
          <w:rFonts w:ascii="Arial" w:hAnsi="Arial" w:cs="Arial"/>
          <w:sz w:val="20"/>
          <w:vertAlign w:val="superscript"/>
        </w:rPr>
        <w:t>30</w:t>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103"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1E05D8EB"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104"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r w:rsidR="007141C2" w:rsidRPr="00C04DDF">
        <w:rPr>
          <w:rFonts w:ascii="Arial" w:eastAsia="Times New Roman" w:hAnsi="Arial" w:cs="Arial"/>
          <w:i/>
          <w:iCs/>
          <w:sz w:val="20"/>
          <w:szCs w:val="20"/>
          <w:rPrChange w:id="105" w:author="Microsoft Office User" w:date="2024-10-28T13:13:00Z">
            <w:rPr>
              <w:rFonts w:ascii="Arial" w:eastAsia="Times New Roman" w:hAnsi="Arial" w:cs="Arial"/>
              <w:sz w:val="20"/>
              <w:szCs w:val="20"/>
            </w:rPr>
          </w:rPrChange>
        </w:rPr>
        <w:t>Rhodobacteria</w:t>
      </w:r>
      <w:r w:rsidR="007141C2">
        <w:rPr>
          <w:rFonts w:ascii="Arial" w:eastAsia="Times New Roman" w:hAnsi="Arial" w:cs="Arial"/>
          <w:sz w:val="20"/>
          <w:szCs w:val="20"/>
        </w:rPr>
        <w:t xml:space="preserve"> </w:t>
      </w:r>
      <w:del w:id="106" w:author="Microsoft Office User" w:date="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107" w:author="Microsoft Office User" w:date="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Terasakiellaceae</w:t>
      </w:r>
      <w:ins w:id="108" w:author="Microsoft Office User" w:date="2024-10-28T13:13:00Z">
        <w:r w:rsidR="00C04DDF">
          <w:rPr>
            <w:rFonts w:ascii="Arial" w:eastAsia="Times New Roman" w:hAnsi="Arial" w:cs="Arial"/>
            <w:sz w:val="20"/>
            <w:szCs w:val="20"/>
          </w:rPr>
          <w:t xml:space="preserve">) </w:t>
        </w:r>
      </w:ins>
      <w:del w:id="109" w:author="Microsoft Office User" w:date="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r w:rsidR="007141C2">
        <w:rPr>
          <w:rFonts w:ascii="Arial" w:eastAsia="Times New Roman" w:hAnsi="Arial" w:cs="Arial"/>
          <w:i/>
          <w:iCs/>
          <w:sz w:val="20"/>
          <w:szCs w:val="20"/>
        </w:rPr>
        <w:t xml:space="preserve">Nitrosopumilis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ins w:id="110" w:author="Microsoft Office User" w:date="2024-11-02T11:45:00Z">
        <w:r w:rsidR="005908B3">
          <w:rPr>
            <w:rFonts w:ascii="Arial" w:eastAsia="Times New Roman" w:hAnsi="Arial" w:cs="Arial"/>
            <w:sz w:val="20"/>
            <w:szCs w:val="20"/>
          </w:rPr>
          <w:t xml:space="preserve">Supplementary </w:t>
        </w:r>
      </w:ins>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83F4F2C" w:rsidR="001E011D" w:rsidRDefault="00961490" w:rsidP="00961490">
      <w:pPr>
        <w:rPr>
          <w:rFonts w:ascii="Arial" w:eastAsia="Times New Roman" w:hAnsi="Arial" w:cs="Arial"/>
          <w:sz w:val="20"/>
          <w:szCs w:val="20"/>
        </w:rPr>
      </w:pPr>
      <w:del w:id="111" w:author="Microsoft Office User" w:date="2024-11-02T11:31:00Z">
        <w:r w:rsidRPr="00961490" w:rsidDel="004E3121">
          <w:rPr>
            <w:rFonts w:ascii="Arial" w:eastAsia="Times New Roman" w:hAnsi="Arial" w:cs="Arial"/>
            <w:sz w:val="20"/>
            <w:szCs w:val="20"/>
          </w:rPr>
          <w:delText xml:space="preserve">These results are consistent with </w:delText>
        </w:r>
      </w:del>
      <w:del w:id="112" w:author="Microsoft Office User" w:date="2024-11-02T11:21:00Z">
        <w:r w:rsidRPr="00961490" w:rsidDel="003A6A7D">
          <w:rPr>
            <w:rFonts w:ascii="Arial" w:eastAsia="Times New Roman" w:hAnsi="Arial" w:cs="Arial"/>
            <w:sz w:val="20"/>
            <w:szCs w:val="20"/>
          </w:rPr>
          <w:delText xml:space="preserve">a pattern in which </w:delText>
        </w:r>
      </w:del>
      <w:del w:id="113" w:author="Microsoft Office User" w:date="2024-11-02T11:31:00Z">
        <w:r w:rsidRPr="00961490" w:rsidDel="004E3121">
          <w:rPr>
            <w:rFonts w:ascii="Arial" w:eastAsia="Times New Roman" w:hAnsi="Arial" w:cs="Arial"/>
            <w:sz w:val="20"/>
            <w:szCs w:val="20"/>
          </w:rPr>
          <w:delText xml:space="preserve">lineage-specific expansions of </w:delText>
        </w:r>
        <w:r w:rsidRPr="00961490" w:rsidDel="004E3121">
          <w:rPr>
            <w:rFonts w:ascii="Arial" w:eastAsia="Times New Roman" w:hAnsi="Arial" w:cs="Arial"/>
            <w:i/>
            <w:sz w:val="20"/>
            <w:szCs w:val="20"/>
          </w:rPr>
          <w:delText>Endozoicomonas</w:delText>
        </w:r>
        <w:r w:rsidR="007141C2" w:rsidDel="004E3121">
          <w:rPr>
            <w:rFonts w:ascii="Arial" w:eastAsia="Times New Roman" w:hAnsi="Arial" w:cs="Arial"/>
            <w:i/>
            <w:sz w:val="20"/>
            <w:szCs w:val="20"/>
          </w:rPr>
          <w:delText xml:space="preserve"> </w:delText>
        </w:r>
        <w:r w:rsidR="007141C2" w:rsidDel="004E3121">
          <w:rPr>
            <w:rFonts w:ascii="Arial" w:eastAsia="Times New Roman" w:hAnsi="Arial" w:cs="Arial"/>
            <w:iCs/>
            <w:sz w:val="20"/>
            <w:szCs w:val="20"/>
          </w:rPr>
          <w:delText>and other microbes</w:delText>
        </w:r>
        <w:r w:rsidRPr="00961490" w:rsidDel="004E3121">
          <w:rPr>
            <w:rFonts w:ascii="Arial" w:eastAsia="Times New Roman" w:hAnsi="Arial" w:cs="Arial"/>
            <w:i/>
            <w:sz w:val="20"/>
            <w:szCs w:val="20"/>
          </w:rPr>
          <w:delText xml:space="preserve"> </w:delText>
        </w:r>
        <w:r w:rsidRPr="00961490" w:rsidDel="004E3121">
          <w:rPr>
            <w:rFonts w:ascii="Arial" w:eastAsia="Times New Roman" w:hAnsi="Arial" w:cs="Arial"/>
            <w:sz w:val="20"/>
            <w:szCs w:val="20"/>
          </w:rPr>
          <w:delText xml:space="preserve">within coral microbiomes correlate with or potentially contribute to growth rate. </w:delText>
        </w:r>
      </w:del>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114" w:author="Microsoft Office User" w:date="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6B54E8C5"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corals, we investigated if these correlations were stronger or weaker than </w:t>
      </w:r>
      <w:ins w:id="115" w:author="Microsoft Office User" w:date="2024-11-04T10:43:00Z">
        <w:r w:rsidR="00407BD0">
          <w:rPr>
            <w:rFonts w:ascii="Arial" w:eastAsia="Times New Roman" w:hAnsi="Arial" w:cs="Arial"/>
            <w:sz w:val="20"/>
            <w:szCs w:val="20"/>
          </w:rPr>
          <w:t>any</w:t>
        </w:r>
      </w:ins>
      <w:del w:id="116" w:author="Microsoft Office User" w:date="2024-11-04T10:43:00Z">
        <w:r w:rsidRPr="00961490" w:rsidDel="00407BD0">
          <w:rPr>
            <w:rFonts w:ascii="Arial" w:eastAsia="Times New Roman" w:hAnsi="Arial" w:cs="Arial"/>
            <w:sz w:val="20"/>
            <w:szCs w:val="20"/>
          </w:rPr>
          <w:delText>th</w:delText>
        </w:r>
      </w:del>
      <w:del w:id="117" w:author="Microsoft Office User" w:date="2024-11-04T10:42:00Z">
        <w:r w:rsidRPr="00961490" w:rsidDel="00407BD0">
          <w:rPr>
            <w:rFonts w:ascii="Arial" w:eastAsia="Times New Roman" w:hAnsi="Arial" w:cs="Arial"/>
            <w:sz w:val="20"/>
            <w:szCs w:val="20"/>
          </w:rPr>
          <w:delText>e</w:delText>
        </w:r>
      </w:del>
      <w:r w:rsidRPr="00961490">
        <w:rPr>
          <w:rFonts w:ascii="Arial" w:eastAsia="Times New Roman" w:hAnsi="Arial" w:cs="Arial"/>
          <w:sz w:val="20"/>
          <w:szCs w:val="20"/>
        </w:rPr>
        <w:t xml:space="preserve"> direct correlation between disease and growth rate in our dataset. Across genera with both growth rate and disease prevalence data, </w:t>
      </w:r>
      <w:ins w:id="118" w:author="Microsoft Office User" w:date="2024-11-04T10:42:00Z">
        <w:r w:rsidR="00407BD0">
          <w:rPr>
            <w:rFonts w:ascii="Arial" w:eastAsia="Times New Roman" w:hAnsi="Arial" w:cs="Arial"/>
            <w:sz w:val="20"/>
            <w:szCs w:val="20"/>
          </w:rPr>
          <w:t xml:space="preserve">the correlation between </w:t>
        </w:r>
      </w:ins>
      <w:r w:rsidRPr="00961490">
        <w:rPr>
          <w:rFonts w:ascii="Arial" w:eastAsia="Times New Roman" w:hAnsi="Arial" w:cs="Arial"/>
          <w:sz w:val="20"/>
          <w:szCs w:val="20"/>
        </w:rPr>
        <w:t xml:space="preserve">growth and disease susceptibility </w:t>
      </w:r>
      <w:del w:id="119" w:author="Microsoft Office User" w:date="2024-11-04T10:42:00Z">
        <w:r w:rsidRPr="00961490" w:rsidDel="00407BD0">
          <w:rPr>
            <w:rFonts w:ascii="Arial" w:eastAsia="Times New Roman" w:hAnsi="Arial" w:cs="Arial"/>
            <w:sz w:val="20"/>
            <w:szCs w:val="20"/>
          </w:rPr>
          <w:delText xml:space="preserve">were positively correlated. However, this correlation </w:delText>
        </w:r>
      </w:del>
      <w:r w:rsidRPr="00961490">
        <w:rPr>
          <w:rFonts w:ascii="Arial" w:eastAsia="Times New Roman" w:hAnsi="Arial" w:cs="Arial"/>
          <w:sz w:val="20"/>
          <w:szCs w:val="20"/>
        </w:rPr>
        <w:t>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20D1356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w:t>
      </w:r>
      <w:ins w:id="120" w:author="Microsoft Office User" w:date="2024-11-02T11:46:00Z">
        <w:r w:rsidR="005908B3">
          <w:rPr>
            <w:rFonts w:ascii="Arial" w:eastAsia="Times New Roman" w:hAnsi="Arial" w:cs="Arial"/>
            <w:color w:val="000000" w:themeColor="text1"/>
            <w:sz w:val="20"/>
            <w:szCs w:val="20"/>
          </w:rPr>
          <w:t>upplementary Fig. S</w:t>
        </w:r>
      </w:ins>
      <w:r w:rsidR="00DB72A3" w:rsidRPr="005B141A">
        <w:rPr>
          <w:rFonts w:ascii="Arial" w:eastAsia="Times New Roman" w:hAnsi="Arial" w:cs="Arial"/>
          <w:color w:val="000000" w:themeColor="text1"/>
          <w:sz w:val="20"/>
          <w:szCs w:val="20"/>
        </w:rPr>
        <w:t>4</w:t>
      </w:r>
      <w:r w:rsidRPr="005B141A">
        <w:rPr>
          <w:rFonts w:ascii="Arial" w:eastAsia="Times New Roman" w:hAnsi="Arial" w:cs="Arial"/>
          <w:color w:val="000000" w:themeColor="text1"/>
          <w:sz w:val="20"/>
          <w:szCs w:val="20"/>
        </w:rPr>
        <w:t xml:space="preserve">). </w:t>
      </w:r>
    </w:p>
    <w:p w14:paraId="1C3E3430" w14:textId="70124999" w:rsidR="007141C2" w:rsidRDefault="00961490" w:rsidP="00961490">
      <w:pPr>
        <w:rPr>
          <w:ins w:id="121" w:author="Microsoft Office User" w:date="2024-10-29T09:14:00Z"/>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lastRenderedPageBreak/>
        <w:t>As is common in this type of analysis, more than one model was consistent with the data. However, none of the top models using either B</w:t>
      </w:r>
      <w:ins w:id="122" w:author="Microsoft Office User" w:date="2024-10-28T13:15:00Z">
        <w:r w:rsidR="00E227EE">
          <w:rPr>
            <w:rFonts w:ascii="Arial" w:eastAsia="Times New Roman" w:hAnsi="Arial" w:cs="Arial"/>
            <w:color w:val="000000" w:themeColor="text1"/>
            <w:sz w:val="20"/>
            <w:szCs w:val="20"/>
          </w:rPr>
          <w:t>rownian Motion</w:t>
        </w:r>
      </w:ins>
      <w:del w:id="123" w:author="Microsoft Office User" w:date="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b) or Pagel’s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6F3772BD" w:rsidR="008A1949" w:rsidRDefault="00F34013" w:rsidP="00C96F29">
      <w:pPr>
        <w:pStyle w:val="NormalWeb"/>
        <w:rPr>
          <w:ins w:id="124" w:author="Microsoft Office User" w:date="2024-11-02T10:16:00Z"/>
          <w:rFonts w:ascii="Arial" w:hAnsi="Arial" w:cs="Arial"/>
          <w:color w:val="000000" w:themeColor="text1"/>
          <w:sz w:val="20"/>
          <w:szCs w:val="20"/>
        </w:rPr>
      </w:pPr>
      <w:ins w:id="125" w:author="Microsoft Office User" w:date="2024-10-29T09:15:00Z">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ins>
      <w:ins w:id="126" w:author="Microsoft Office User" w:date="2024-10-29T09:17:00Z">
        <w:r>
          <w:rPr>
            <w:rFonts w:ascii="Arial" w:hAnsi="Arial" w:cs="Arial"/>
            <w:b/>
            <w:bCs/>
            <w:i/>
            <w:iCs/>
            <w:color w:val="000000" w:themeColor="text1"/>
            <w:sz w:val="20"/>
            <w:szCs w:val="20"/>
          </w:rPr>
          <w:t xml:space="preserve"> </w:t>
        </w:r>
        <w:r>
          <w:rPr>
            <w:rFonts w:ascii="Arial" w:hAnsi="Arial" w:cs="Arial"/>
            <w:color w:val="000000" w:themeColor="text1"/>
            <w:sz w:val="20"/>
            <w:szCs w:val="20"/>
          </w:rPr>
          <w:t>Our c</w:t>
        </w:r>
      </w:ins>
      <w:ins w:id="127" w:author="Microsoft Office User" w:date="2024-10-29T09:18:00Z">
        <w:r>
          <w:rPr>
            <w:rFonts w:ascii="Arial" w:hAnsi="Arial" w:cs="Arial"/>
            <w:color w:val="000000" w:themeColor="text1"/>
            <w:sz w:val="20"/>
            <w:szCs w:val="20"/>
          </w:rPr>
          <w:t xml:space="preserve">omparative results across coral genera suggest that </w:t>
        </w:r>
      </w:ins>
      <w:ins w:id="128" w:author="Microsoft Office User" w:date="2024-10-29T09:16:00Z">
        <w:r>
          <w:rPr>
            <w:rFonts w:ascii="Arial" w:hAnsi="Arial" w:cs="Arial"/>
            <w:color w:val="000000" w:themeColor="text1"/>
            <w:sz w:val="20"/>
            <w:szCs w:val="20"/>
          </w:rPr>
          <w:t xml:space="preserve">the </w:t>
        </w:r>
      </w:ins>
      <w:ins w:id="129" w:author="Microsoft Office User" w:date="2024-11-01T09:33:00Z">
        <w:r w:rsidR="00707DE2">
          <w:rPr>
            <w:rFonts w:ascii="Arial" w:hAnsi="Arial" w:cs="Arial"/>
            <w:color w:val="000000" w:themeColor="text1"/>
            <w:sz w:val="20"/>
            <w:szCs w:val="20"/>
          </w:rPr>
          <w:t xml:space="preserve">total </w:t>
        </w:r>
      </w:ins>
      <w:ins w:id="130" w:author="Microsoft Office User" w:date="2024-10-29T09:16:00Z">
        <w:r>
          <w:rPr>
            <w:rFonts w:ascii="Arial" w:hAnsi="Arial" w:cs="Arial"/>
            <w:color w:val="000000" w:themeColor="text1"/>
            <w:sz w:val="20"/>
            <w:szCs w:val="20"/>
          </w:rPr>
          <w:t xml:space="preserve">relative abundance of microbes </w:t>
        </w:r>
      </w:ins>
      <w:ins w:id="131" w:author="Microsoft Office User" w:date="2024-11-01T09:33:00Z">
        <w:r w:rsidR="00707DE2">
          <w:rPr>
            <w:rFonts w:ascii="Arial" w:hAnsi="Arial" w:cs="Arial"/>
            <w:color w:val="000000" w:themeColor="text1"/>
            <w:sz w:val="20"/>
            <w:szCs w:val="20"/>
          </w:rPr>
          <w:t>in</w:t>
        </w:r>
      </w:ins>
      <w:ins w:id="132" w:author="Microsoft Office User" w:date="2024-10-29T09:16:00Z">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ins>
      <w:ins w:id="133" w:author="Microsoft Office User" w:date="2024-10-29T09:18:00Z">
        <w:r>
          <w:rPr>
            <w:rFonts w:ascii="Arial" w:hAnsi="Arial" w:cs="Arial"/>
            <w:color w:val="000000" w:themeColor="text1"/>
            <w:sz w:val="20"/>
            <w:szCs w:val="20"/>
          </w:rPr>
          <w:t xml:space="preserve">is linked to </w:t>
        </w:r>
      </w:ins>
      <w:ins w:id="134" w:author="Microsoft Office User" w:date="2024-11-01T09:33:00Z">
        <w:r w:rsidR="00707DE2">
          <w:rPr>
            <w:rFonts w:ascii="Arial" w:hAnsi="Arial" w:cs="Arial"/>
            <w:color w:val="000000" w:themeColor="text1"/>
            <w:sz w:val="20"/>
            <w:szCs w:val="20"/>
          </w:rPr>
          <w:t xml:space="preserve">shifts in </w:t>
        </w:r>
      </w:ins>
      <w:ins w:id="135" w:author="Microsoft Office User" w:date="2024-10-29T09:16:00Z">
        <w:r>
          <w:rPr>
            <w:rFonts w:ascii="Arial" w:hAnsi="Arial" w:cs="Arial"/>
            <w:color w:val="000000" w:themeColor="text1"/>
            <w:sz w:val="20"/>
            <w:szCs w:val="20"/>
          </w:rPr>
          <w:t>host disease susceptibility and growth rate</w:t>
        </w:r>
      </w:ins>
      <w:ins w:id="136" w:author="Microsoft Office User" w:date="2024-11-01T09:33:00Z">
        <w:r w:rsidR="00707DE2">
          <w:rPr>
            <w:rFonts w:ascii="Arial" w:hAnsi="Arial" w:cs="Arial"/>
            <w:color w:val="000000" w:themeColor="text1"/>
            <w:sz w:val="20"/>
            <w:szCs w:val="20"/>
          </w:rPr>
          <w:t xml:space="preserve"> over coral evolution</w:t>
        </w:r>
      </w:ins>
      <w:ins w:id="137" w:author="Microsoft Office User" w:date="2024-10-29T09:16:00Z">
        <w:r>
          <w:rPr>
            <w:rFonts w:ascii="Arial" w:hAnsi="Arial" w:cs="Arial"/>
            <w:color w:val="000000" w:themeColor="text1"/>
            <w:sz w:val="20"/>
            <w:szCs w:val="20"/>
          </w:rPr>
          <w:t xml:space="preserve">. </w:t>
        </w:r>
      </w:ins>
      <w:ins w:id="138" w:author="Microsoft Office User" w:date="2024-10-29T09:18:00Z">
        <w:r>
          <w:rPr>
            <w:rFonts w:ascii="Arial" w:hAnsi="Arial" w:cs="Arial"/>
            <w:color w:val="000000" w:themeColor="text1"/>
            <w:sz w:val="20"/>
            <w:szCs w:val="20"/>
          </w:rPr>
          <w:t xml:space="preserve">However, </w:t>
        </w:r>
        <w:r>
          <w:rPr>
            <w:rFonts w:ascii="Arial" w:hAnsi="Arial" w:cs="Arial"/>
            <w:i/>
            <w:iCs/>
            <w:color w:val="000000" w:themeColor="text1"/>
            <w:sz w:val="20"/>
            <w:szCs w:val="20"/>
          </w:rPr>
          <w:t xml:space="preserve">Endozoicomonas </w:t>
        </w:r>
      </w:ins>
      <w:ins w:id="139" w:author="Microsoft Office User" w:date="2024-11-05T08:36:00Z" w16du:dateUtc="2024-11-05T08:36:00Z">
        <w:r w:rsidR="004817D1">
          <w:rPr>
            <w:rFonts w:ascii="Arial" w:hAnsi="Arial" w:cs="Arial"/>
            <w:color w:val="000000" w:themeColor="text1"/>
            <w:sz w:val="20"/>
            <w:szCs w:val="20"/>
          </w:rPr>
          <w:t>is comprised of</w:t>
        </w:r>
      </w:ins>
      <w:ins w:id="140" w:author="Microsoft Office User" w:date="2024-11-01T09:33:00Z">
        <w:r w:rsidR="00707DE2">
          <w:rPr>
            <w:rFonts w:ascii="Arial" w:hAnsi="Arial" w:cs="Arial"/>
            <w:color w:val="000000" w:themeColor="text1"/>
            <w:sz w:val="20"/>
            <w:szCs w:val="20"/>
          </w:rPr>
          <w:t xml:space="preserve"> many str</w:t>
        </w:r>
      </w:ins>
      <w:ins w:id="141" w:author="Microsoft Office User" w:date="2024-11-01T10:28:00Z">
        <w:r w:rsidR="00AF3C99">
          <w:rPr>
            <w:rFonts w:ascii="Arial" w:hAnsi="Arial" w:cs="Arial"/>
            <w:color w:val="000000" w:themeColor="text1"/>
            <w:sz w:val="20"/>
            <w:szCs w:val="20"/>
          </w:rPr>
          <w:t>ai</w:t>
        </w:r>
      </w:ins>
      <w:ins w:id="142" w:author="Microsoft Office User" w:date="2024-11-01T09:33:00Z">
        <w:r w:rsidR="00707DE2">
          <w:rPr>
            <w:rFonts w:ascii="Arial" w:hAnsi="Arial" w:cs="Arial"/>
            <w:color w:val="000000" w:themeColor="text1"/>
            <w:sz w:val="20"/>
            <w:szCs w:val="20"/>
          </w:rPr>
          <w:t>ns</w:t>
        </w:r>
      </w:ins>
      <w:ins w:id="143" w:author="Microsoft Office User" w:date="2024-11-01T10:28:00Z">
        <w:r w:rsidR="00F305AE">
          <w:rPr>
            <w:rFonts w:ascii="Arial" w:hAnsi="Arial" w:cs="Arial"/>
            <w:color w:val="000000" w:themeColor="text1"/>
            <w:sz w:val="20"/>
            <w:szCs w:val="20"/>
          </w:rPr>
          <w:t xml:space="preserve"> that may differ in their interactions with coral hosts. For example</w:t>
        </w:r>
      </w:ins>
      <w:ins w:id="144" w:author="Microsoft Office User" w:date="2024-11-01T09:33:00Z">
        <w:r w:rsidR="00707DE2">
          <w:rPr>
            <w:rFonts w:ascii="Arial" w:hAnsi="Arial" w:cs="Arial"/>
            <w:color w:val="000000" w:themeColor="text1"/>
            <w:sz w:val="20"/>
            <w:szCs w:val="20"/>
          </w:rPr>
          <w:t xml:space="preserve">, </w:t>
        </w:r>
      </w:ins>
      <w:ins w:id="145" w:author="Microsoft Office User" w:date="2024-11-01T11:03:00Z">
        <w:r w:rsidR="00CF6CD3">
          <w:rPr>
            <w:rFonts w:ascii="Arial" w:hAnsi="Arial" w:cs="Arial"/>
            <w:i/>
            <w:iCs/>
            <w:color w:val="000000" w:themeColor="text1"/>
            <w:sz w:val="20"/>
            <w:szCs w:val="20"/>
          </w:rPr>
          <w:t>Endozoicomonas</w:t>
        </w:r>
      </w:ins>
      <w:ins w:id="146" w:author="Microsoft Office User" w:date="2024-11-01T09:33:00Z">
        <w:r w:rsidR="00707DE2">
          <w:rPr>
            <w:rFonts w:ascii="Arial" w:hAnsi="Arial" w:cs="Arial"/>
            <w:color w:val="000000" w:themeColor="text1"/>
            <w:sz w:val="20"/>
            <w:szCs w:val="20"/>
          </w:rPr>
          <w:t xml:space="preserve"> </w:t>
        </w:r>
      </w:ins>
      <w:ins w:id="147" w:author="Microsoft Office User" w:date="2024-10-29T09:20:00Z">
        <w:r>
          <w:rPr>
            <w:rFonts w:ascii="Arial" w:hAnsi="Arial" w:cs="Arial"/>
            <w:color w:val="000000" w:themeColor="text1"/>
            <w:sz w:val="20"/>
            <w:szCs w:val="20"/>
          </w:rPr>
          <w:t>phy</w:t>
        </w:r>
      </w:ins>
      <w:ins w:id="148" w:author="Microsoft Office User" w:date="2024-10-29T09:21:00Z">
        <w:r>
          <w:rPr>
            <w:rFonts w:ascii="Arial" w:hAnsi="Arial" w:cs="Arial"/>
            <w:color w:val="000000" w:themeColor="text1"/>
            <w:sz w:val="20"/>
            <w:szCs w:val="20"/>
          </w:rPr>
          <w:t xml:space="preserve">lotypes in nearby corals may differ in genomic features </w:t>
        </w:r>
      </w:ins>
      <w:ins w:id="149" w:author="Microsoft Office User" w:date="2024-10-29T09:22:00Z">
        <w:r>
          <w:rPr>
            <w:rFonts w:ascii="Arial" w:hAnsi="Arial" w:cs="Arial"/>
            <w:color w:val="000000" w:themeColor="text1"/>
            <w:sz w:val="20"/>
            <w:szCs w:val="20"/>
          </w:rPr>
          <w:t>like capacity for reactive oxygen species scavenging that could have implications for host-micro</w:t>
        </w:r>
      </w:ins>
      <w:ins w:id="150" w:author="Microsoft Office User" w:date="2024-10-29T09:23:00Z">
        <w:r>
          <w:rPr>
            <w:rFonts w:ascii="Arial" w:hAnsi="Arial" w:cs="Arial"/>
            <w:color w:val="000000" w:themeColor="text1"/>
            <w:sz w:val="20"/>
            <w:szCs w:val="20"/>
          </w:rPr>
          <w:t>bial symbiosis</w:t>
        </w:r>
      </w:ins>
      <w:r w:rsidR="007372D3" w:rsidRPr="007372D3">
        <w:rPr>
          <w:rFonts w:ascii="Arial" w:hAnsi="Arial" w:cs="Arial"/>
          <w:color w:val="000000"/>
          <w:sz w:val="20"/>
          <w:vertAlign w:val="superscript"/>
        </w:rPr>
        <w:t>36</w:t>
      </w:r>
      <w:ins w:id="151" w:author="Microsoft Office User" w:date="2024-10-29T09:23:00Z">
        <w:r>
          <w:rPr>
            <w:rFonts w:ascii="Arial" w:hAnsi="Arial" w:cs="Arial"/>
            <w:color w:val="000000" w:themeColor="text1"/>
            <w:sz w:val="20"/>
            <w:szCs w:val="20"/>
          </w:rPr>
          <w:t>.</w:t>
        </w:r>
      </w:ins>
      <w:ins w:id="152" w:author="Microsoft Office User" w:date="2024-10-29T09:25:00Z">
        <w:r w:rsidR="00B3677A">
          <w:rPr>
            <w:rFonts w:ascii="Arial" w:hAnsi="Arial" w:cs="Arial"/>
            <w:color w:val="000000" w:themeColor="text1"/>
            <w:sz w:val="20"/>
            <w:szCs w:val="20"/>
          </w:rPr>
          <w:t xml:space="preserve">  </w:t>
        </w:r>
      </w:ins>
      <w:ins w:id="153" w:author="Microsoft Office User" w:date="2024-11-01T11:07:00Z">
        <w:r w:rsidR="00CB41DE">
          <w:rPr>
            <w:rFonts w:ascii="Arial" w:hAnsi="Arial" w:cs="Arial"/>
            <w:color w:val="000000" w:themeColor="text1"/>
            <w:sz w:val="20"/>
            <w:szCs w:val="20"/>
          </w:rPr>
          <w:t xml:space="preserve">Moreover, </w:t>
        </w:r>
      </w:ins>
      <w:ins w:id="154" w:author="Microsoft Office User" w:date="2024-11-01T09:33:00Z">
        <w:r w:rsidR="00707DE2">
          <w:rPr>
            <w:rFonts w:ascii="Arial" w:hAnsi="Arial" w:cs="Arial"/>
            <w:color w:val="000000" w:themeColor="text1"/>
            <w:sz w:val="20"/>
            <w:szCs w:val="20"/>
          </w:rPr>
          <w:t>our cross-compartme</w:t>
        </w:r>
      </w:ins>
      <w:ins w:id="155" w:author="Microsoft Office User" w:date="2024-11-01T09:34:00Z">
        <w:r w:rsidR="00707DE2">
          <w:rPr>
            <w:rFonts w:ascii="Arial" w:hAnsi="Arial" w:cs="Arial"/>
            <w:color w:val="000000" w:themeColor="text1"/>
            <w:sz w:val="20"/>
            <w:szCs w:val="20"/>
          </w:rPr>
          <w:t>nt analysis showed</w:t>
        </w:r>
      </w:ins>
      <w:ins w:id="156" w:author="Microsoft Office User" w:date="2024-11-01T11:07:00Z">
        <w:r w:rsidR="00CB41DE">
          <w:rPr>
            <w:rFonts w:ascii="Arial" w:hAnsi="Arial" w:cs="Arial"/>
            <w:color w:val="000000" w:themeColor="text1"/>
            <w:sz w:val="20"/>
            <w:szCs w:val="20"/>
          </w:rPr>
          <w:t xml:space="preserve"> anatomically-specific</w:t>
        </w:r>
      </w:ins>
      <w:ins w:id="157" w:author="Microsoft Office User" w:date="2024-11-01T09:34:00Z">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ins>
      <w:ins w:id="158" w:author="Microsoft Office User" w:date="2024-11-01T11:14:00Z">
        <w:r w:rsidR="00CB41DE">
          <w:rPr>
            <w:rFonts w:ascii="Arial" w:hAnsi="Arial" w:cs="Arial"/>
            <w:color w:val="000000" w:themeColor="text1"/>
            <w:sz w:val="20"/>
            <w:szCs w:val="20"/>
          </w:rPr>
          <w:t xml:space="preserve">: </w:t>
        </w:r>
      </w:ins>
      <w:ins w:id="159" w:author="Microsoft Office User" w:date="2024-11-01T09:35:00Z">
        <w:r w:rsidR="008A1949">
          <w:rPr>
            <w:rFonts w:ascii="Arial" w:hAnsi="Arial" w:cs="Arial"/>
            <w:i/>
            <w:iCs/>
            <w:color w:val="000000" w:themeColor="text1"/>
            <w:sz w:val="20"/>
            <w:szCs w:val="20"/>
          </w:rPr>
          <w:t xml:space="preserve">Endozoicomonas </w:t>
        </w:r>
      </w:ins>
      <w:ins w:id="160" w:author="Microsoft Office User" w:date="2024-11-01T11:08:00Z">
        <w:r w:rsidR="00CB41DE" w:rsidRPr="00CB41DE">
          <w:rPr>
            <w:rFonts w:ascii="Arial" w:hAnsi="Arial" w:cs="Arial"/>
            <w:color w:val="000000" w:themeColor="text1"/>
            <w:sz w:val="20"/>
            <w:szCs w:val="20"/>
            <w:rPrChange w:id="161" w:author="Microsoft Office User" w:date="2024-11-01T11:08:00Z">
              <w:rPr>
                <w:rFonts w:ascii="Arial" w:hAnsi="Arial" w:cs="Arial"/>
                <w:color w:val="000000" w:themeColor="text1"/>
                <w:sz w:val="20"/>
                <w:szCs w:val="20"/>
                <w:u w:val="single"/>
              </w:rPr>
            </w:rPrChange>
          </w:rPr>
          <w:t xml:space="preserve">relative </w:t>
        </w:r>
      </w:ins>
      <w:ins w:id="162" w:author="Microsoft Office User" w:date="2024-11-01T09:36:00Z">
        <w:r w:rsidR="008A1949">
          <w:rPr>
            <w:rFonts w:ascii="Arial" w:hAnsi="Arial" w:cs="Arial"/>
            <w:color w:val="000000" w:themeColor="text1"/>
            <w:sz w:val="20"/>
            <w:szCs w:val="20"/>
          </w:rPr>
          <w:t xml:space="preserve">abundances </w:t>
        </w:r>
      </w:ins>
      <w:ins w:id="163" w:author="Microsoft Office User" w:date="2024-11-01T09:35:00Z">
        <w:r w:rsidR="008A1949">
          <w:rPr>
            <w:rFonts w:ascii="Arial" w:hAnsi="Arial" w:cs="Arial"/>
            <w:color w:val="000000" w:themeColor="text1"/>
            <w:sz w:val="20"/>
            <w:szCs w:val="20"/>
          </w:rPr>
          <w:t xml:space="preserve">were </w:t>
        </w:r>
      </w:ins>
      <w:ins w:id="164" w:author="Microsoft Office User" w:date="2024-11-01T11:09:00Z">
        <w:r w:rsidR="00CB41DE">
          <w:rPr>
            <w:rFonts w:ascii="Arial" w:hAnsi="Arial" w:cs="Arial"/>
            <w:color w:val="000000" w:themeColor="text1"/>
            <w:sz w:val="20"/>
            <w:szCs w:val="20"/>
          </w:rPr>
          <w:t xml:space="preserve">significantly </w:t>
        </w:r>
      </w:ins>
      <w:ins w:id="165" w:author="Microsoft Office User" w:date="2024-11-01T09:35:00Z">
        <w:r w:rsidR="008A1949">
          <w:rPr>
            <w:rFonts w:ascii="Arial" w:hAnsi="Arial" w:cs="Arial"/>
            <w:color w:val="000000" w:themeColor="text1"/>
            <w:sz w:val="20"/>
            <w:szCs w:val="20"/>
          </w:rPr>
          <w:t xml:space="preserve">associated </w:t>
        </w:r>
      </w:ins>
      <w:ins w:id="166" w:author="Microsoft Office User" w:date="2024-11-01T11:08:00Z">
        <w:r w:rsidR="00CB41DE">
          <w:rPr>
            <w:rFonts w:ascii="Arial" w:hAnsi="Arial" w:cs="Arial"/>
            <w:color w:val="000000" w:themeColor="text1"/>
            <w:sz w:val="20"/>
            <w:szCs w:val="20"/>
          </w:rPr>
          <w:t xml:space="preserve">with disease </w:t>
        </w:r>
      </w:ins>
      <w:ins w:id="167" w:author="Microsoft Office User" w:date="2024-11-01T11:09:00Z">
        <w:r w:rsidR="00CB41DE">
          <w:rPr>
            <w:rFonts w:ascii="Arial" w:hAnsi="Arial" w:cs="Arial"/>
            <w:color w:val="000000" w:themeColor="text1"/>
            <w:sz w:val="20"/>
            <w:szCs w:val="20"/>
          </w:rPr>
          <w:t xml:space="preserve">susceptibility </w:t>
        </w:r>
      </w:ins>
      <w:ins w:id="168" w:author="Microsoft Office User" w:date="2024-11-01T11:08:00Z">
        <w:r w:rsidR="00CB41DE">
          <w:rPr>
            <w:rFonts w:ascii="Arial" w:hAnsi="Arial" w:cs="Arial"/>
            <w:color w:val="000000" w:themeColor="text1"/>
            <w:sz w:val="20"/>
            <w:szCs w:val="20"/>
          </w:rPr>
          <w:t>and growth</w:t>
        </w:r>
      </w:ins>
      <w:ins w:id="169" w:author="Microsoft Office User" w:date="2024-11-01T11:09:00Z">
        <w:r w:rsidR="00CB41DE">
          <w:rPr>
            <w:rFonts w:ascii="Arial" w:hAnsi="Arial" w:cs="Arial"/>
            <w:color w:val="000000" w:themeColor="text1"/>
            <w:sz w:val="20"/>
            <w:szCs w:val="20"/>
          </w:rPr>
          <w:t xml:space="preserve"> rate</w:t>
        </w:r>
      </w:ins>
      <w:ins w:id="170" w:author="Microsoft Office User" w:date="2024-11-01T11:08:00Z">
        <w:r w:rsidR="00CB41DE">
          <w:rPr>
            <w:rFonts w:ascii="Arial" w:hAnsi="Arial" w:cs="Arial"/>
            <w:color w:val="000000" w:themeColor="text1"/>
            <w:sz w:val="20"/>
            <w:szCs w:val="20"/>
          </w:rPr>
          <w:t xml:space="preserve"> in tissue, but</w:t>
        </w:r>
      </w:ins>
      <w:ins w:id="171" w:author="Microsoft Office User" w:date="2024-11-05T08:36:00Z" w16du:dateUtc="2024-11-05T08:36:00Z">
        <w:r w:rsidR="004817D1">
          <w:rPr>
            <w:rFonts w:ascii="Arial" w:hAnsi="Arial" w:cs="Arial"/>
            <w:color w:val="000000" w:themeColor="text1"/>
            <w:sz w:val="20"/>
            <w:szCs w:val="20"/>
          </w:rPr>
          <w:t xml:space="preserve"> only</w:t>
        </w:r>
      </w:ins>
      <w:ins w:id="172" w:author="Microsoft Office User" w:date="2024-11-01T11:08:00Z">
        <w:r w:rsidR="00CB41DE">
          <w:rPr>
            <w:rFonts w:ascii="Arial" w:hAnsi="Arial" w:cs="Arial"/>
            <w:color w:val="000000" w:themeColor="text1"/>
            <w:sz w:val="20"/>
            <w:szCs w:val="20"/>
          </w:rPr>
          <w:t xml:space="preserve"> disease </w:t>
        </w:r>
      </w:ins>
      <w:ins w:id="173" w:author="Microsoft Office User" w:date="2024-11-05T08:36:00Z" w16du:dateUtc="2024-11-05T08:36:00Z">
        <w:r w:rsidR="004817D1">
          <w:rPr>
            <w:rFonts w:ascii="Arial" w:hAnsi="Arial" w:cs="Arial"/>
            <w:color w:val="000000" w:themeColor="text1"/>
            <w:sz w:val="20"/>
            <w:szCs w:val="20"/>
          </w:rPr>
          <w:t>susceptibility</w:t>
        </w:r>
      </w:ins>
      <w:ins w:id="174" w:author="Microsoft Office User" w:date="2024-11-01T11:09:00Z">
        <w:r w:rsidR="00CB41DE">
          <w:rPr>
            <w:rFonts w:ascii="Arial" w:hAnsi="Arial" w:cs="Arial"/>
            <w:color w:val="000000" w:themeColor="text1"/>
            <w:sz w:val="20"/>
            <w:szCs w:val="20"/>
          </w:rPr>
          <w:t xml:space="preserve"> </w:t>
        </w:r>
      </w:ins>
      <w:ins w:id="175" w:author="Microsoft Office User" w:date="2024-11-01T11:08:00Z">
        <w:r w:rsidR="00CB41DE">
          <w:rPr>
            <w:rFonts w:ascii="Arial" w:hAnsi="Arial" w:cs="Arial"/>
            <w:color w:val="000000" w:themeColor="text1"/>
            <w:sz w:val="20"/>
            <w:szCs w:val="20"/>
          </w:rPr>
          <w:t xml:space="preserve">in mucus. </w:t>
        </w:r>
      </w:ins>
      <w:ins w:id="176" w:author="Microsoft Office User" w:date="2024-11-01T13:35:00Z">
        <w:r w:rsidR="00786E7F">
          <w:rPr>
            <w:rFonts w:ascii="Arial" w:hAnsi="Arial" w:cs="Arial"/>
            <w:color w:val="000000" w:themeColor="text1"/>
            <w:sz w:val="20"/>
            <w:szCs w:val="20"/>
          </w:rPr>
          <w:t xml:space="preserve">In past literature and our results, </w:t>
        </w:r>
      </w:ins>
      <w:ins w:id="177" w:author="Microsoft Office User" w:date="2024-11-01T13:36:00Z">
        <w:r w:rsidR="00786E7F" w:rsidRPr="00E34A3A">
          <w:rPr>
            <w:rFonts w:ascii="Arial" w:hAnsi="Arial" w:cs="Arial"/>
            <w:i/>
            <w:iCs/>
            <w:color w:val="000000" w:themeColor="text1"/>
            <w:sz w:val="20"/>
            <w:szCs w:val="20"/>
            <w:rPrChange w:id="178" w:author="Microsoft Office User" w:date="2024-11-04T10:10:00Z">
              <w:rPr>
                <w:rFonts w:ascii="Arial" w:hAnsi="Arial" w:cs="Arial"/>
                <w:color w:val="000000" w:themeColor="text1"/>
                <w:sz w:val="20"/>
                <w:szCs w:val="20"/>
              </w:rPr>
            </w:rPrChange>
          </w:rPr>
          <w:t>Endozoicomonas</w:t>
        </w:r>
        <w:r w:rsidR="00786E7F">
          <w:rPr>
            <w:rFonts w:ascii="Arial" w:hAnsi="Arial" w:cs="Arial"/>
            <w:color w:val="000000" w:themeColor="text1"/>
            <w:sz w:val="20"/>
            <w:szCs w:val="20"/>
          </w:rPr>
          <w:t xml:space="preserve"> are most abundant in tissue</w:t>
        </w:r>
      </w:ins>
      <w:r w:rsidR="00786E7F" w:rsidRPr="00786E7F">
        <w:rPr>
          <w:rFonts w:ascii="Arial" w:hAnsi="Arial" w:cs="Arial"/>
          <w:color w:val="000000"/>
          <w:sz w:val="20"/>
          <w:vertAlign w:val="superscript"/>
        </w:rPr>
        <w:t>40</w:t>
      </w:r>
      <w:ins w:id="179" w:author="Microsoft Office User" w:date="2024-11-01T13:36:00Z">
        <w:r w:rsidR="00786E7F">
          <w:rPr>
            <w:rFonts w:ascii="Arial" w:hAnsi="Arial" w:cs="Arial"/>
            <w:color w:val="000000" w:themeColor="text1"/>
            <w:sz w:val="20"/>
            <w:szCs w:val="20"/>
          </w:rPr>
          <w:t xml:space="preserve">. </w:t>
        </w:r>
      </w:ins>
      <w:ins w:id="180" w:author="Microsoft Office User" w:date="2024-11-01T13:30:00Z">
        <w:r w:rsidR="003F179A">
          <w:rPr>
            <w:rFonts w:ascii="Arial" w:hAnsi="Arial" w:cs="Arial"/>
            <w:color w:val="000000" w:themeColor="text1"/>
            <w:sz w:val="20"/>
            <w:szCs w:val="20"/>
          </w:rPr>
          <w:t>Th</w:t>
        </w:r>
      </w:ins>
      <w:ins w:id="181" w:author="Microsoft Office User" w:date="2024-11-01T13:48:00Z">
        <w:r w:rsidR="00A706E6">
          <w:rPr>
            <w:rFonts w:ascii="Arial" w:hAnsi="Arial" w:cs="Arial"/>
            <w:color w:val="000000" w:themeColor="text1"/>
            <w:sz w:val="20"/>
            <w:szCs w:val="20"/>
          </w:rPr>
          <w:t>erefore</w:t>
        </w:r>
      </w:ins>
      <w:ins w:id="182" w:author="Microsoft Office User" w:date="2024-11-05T08:36:00Z" w16du:dateUtc="2024-11-05T08:36:00Z">
        <w:r w:rsidR="004817D1">
          <w:rPr>
            <w:rFonts w:ascii="Arial" w:hAnsi="Arial" w:cs="Arial"/>
            <w:color w:val="000000" w:themeColor="text1"/>
            <w:sz w:val="20"/>
            <w:szCs w:val="20"/>
          </w:rPr>
          <w:t>,</w:t>
        </w:r>
      </w:ins>
      <w:ins w:id="183" w:author="Microsoft Office User" w:date="2024-11-01T13:30:00Z">
        <w:r w:rsidR="003F179A">
          <w:rPr>
            <w:rFonts w:ascii="Arial" w:hAnsi="Arial" w:cs="Arial"/>
            <w:color w:val="000000" w:themeColor="text1"/>
            <w:sz w:val="20"/>
            <w:szCs w:val="20"/>
          </w:rPr>
          <w:t xml:space="preserve"> </w:t>
        </w:r>
      </w:ins>
      <w:ins w:id="184" w:author="Microsoft Office User" w:date="2024-11-01T13:31:00Z">
        <w:r w:rsidR="003F179A">
          <w:rPr>
            <w:rFonts w:ascii="Arial" w:hAnsi="Arial" w:cs="Arial"/>
            <w:color w:val="000000" w:themeColor="text1"/>
            <w:sz w:val="20"/>
            <w:szCs w:val="20"/>
          </w:rPr>
          <w:t xml:space="preserve">differences </w:t>
        </w:r>
      </w:ins>
      <w:ins w:id="185" w:author="Microsoft Office User" w:date="2024-11-01T13:49:00Z">
        <w:r w:rsidR="00A706E6">
          <w:rPr>
            <w:rFonts w:ascii="Arial" w:hAnsi="Arial" w:cs="Arial"/>
            <w:color w:val="000000" w:themeColor="text1"/>
            <w:sz w:val="20"/>
            <w:szCs w:val="20"/>
          </w:rPr>
          <w:t xml:space="preserve">in associations </w:t>
        </w:r>
      </w:ins>
      <w:ins w:id="186" w:author="Microsoft Office User" w:date="2024-11-01T13:48:00Z">
        <w:r w:rsidR="00A706E6">
          <w:rPr>
            <w:rFonts w:ascii="Arial" w:hAnsi="Arial" w:cs="Arial"/>
            <w:color w:val="000000" w:themeColor="text1"/>
            <w:sz w:val="20"/>
            <w:szCs w:val="20"/>
          </w:rPr>
          <w:t xml:space="preserve">between </w:t>
        </w:r>
      </w:ins>
      <w:ins w:id="187" w:author="Microsoft Office User" w:date="2024-11-01T13:49:00Z">
        <w:r w:rsidR="00A706E6">
          <w:rPr>
            <w:rFonts w:ascii="Arial" w:hAnsi="Arial" w:cs="Arial"/>
            <w:color w:val="000000" w:themeColor="text1"/>
            <w:sz w:val="20"/>
            <w:szCs w:val="20"/>
          </w:rPr>
          <w:t>host traits and mucus</w:t>
        </w:r>
      </w:ins>
      <w:ins w:id="188" w:author="Microsoft Office User" w:date="2024-11-05T08:37:00Z" w16du:dateUtc="2024-11-05T08:37:00Z">
        <w:r w:rsidR="004817D1">
          <w:rPr>
            <w:rFonts w:ascii="Arial" w:hAnsi="Arial" w:cs="Arial"/>
            <w:color w:val="000000" w:themeColor="text1"/>
            <w:sz w:val="20"/>
            <w:szCs w:val="20"/>
          </w:rPr>
          <w:t>-</w:t>
        </w:r>
      </w:ins>
      <w:ins w:id="189" w:author="Microsoft Office User" w:date="2024-11-01T13:49:00Z">
        <w:r w:rsidR="00A706E6">
          <w:rPr>
            <w:rFonts w:ascii="Arial" w:hAnsi="Arial" w:cs="Arial"/>
            <w:color w:val="000000" w:themeColor="text1"/>
            <w:sz w:val="20"/>
            <w:szCs w:val="20"/>
          </w:rPr>
          <w:t xml:space="preserve">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ins>
      <w:ins w:id="190" w:author="Microsoft Office User" w:date="2024-11-01T13:31:00Z">
        <w:r w:rsidR="003F179A">
          <w:rPr>
            <w:rFonts w:ascii="Arial" w:hAnsi="Arial" w:cs="Arial"/>
            <w:color w:val="000000" w:themeColor="text1"/>
            <w:sz w:val="20"/>
            <w:szCs w:val="20"/>
          </w:rPr>
          <w:t>statistical power</w:t>
        </w:r>
      </w:ins>
      <w:ins w:id="191" w:author="Microsoft Office User" w:date="2024-11-01T13:50:00Z">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w:t>
        </w:r>
      </w:ins>
      <w:ins w:id="192" w:author="Microsoft Office User" w:date="2024-11-04T10:11:00Z">
        <w:r w:rsidR="00E34A3A">
          <w:rPr>
            <w:rFonts w:ascii="Arial" w:hAnsi="Arial" w:cs="Arial"/>
            <w:color w:val="000000" w:themeColor="text1"/>
            <w:sz w:val="20"/>
            <w:szCs w:val="20"/>
          </w:rPr>
          <w:t xml:space="preserve"> our</w:t>
        </w:r>
      </w:ins>
      <w:ins w:id="193" w:author="Microsoft Office User" w:date="2024-11-01T13:50:00Z">
        <w:r w:rsidR="00A706E6">
          <w:rPr>
            <w:rFonts w:ascii="Arial" w:hAnsi="Arial" w:cs="Arial"/>
            <w:color w:val="000000" w:themeColor="text1"/>
            <w:sz w:val="20"/>
            <w:szCs w:val="20"/>
          </w:rPr>
          <w:t xml:space="preserve"> growth rate analysis (</w:t>
        </w:r>
      </w:ins>
      <w:ins w:id="194" w:author="Microsoft Office User" w:date="2024-11-01T13:56:00Z">
        <w:r w:rsidR="00A706E6">
          <w:rPr>
            <w:rFonts w:ascii="Arial" w:hAnsi="Arial" w:cs="Arial"/>
            <w:color w:val="000000" w:themeColor="text1"/>
            <w:sz w:val="20"/>
            <w:szCs w:val="20"/>
          </w:rPr>
          <w:t>n</w:t>
        </w:r>
      </w:ins>
      <w:ins w:id="195" w:author="Microsoft Office User" w:date="2024-11-01T13:57:00Z">
        <w:r w:rsidR="00A706E6">
          <w:rPr>
            <w:rFonts w:ascii="Arial" w:hAnsi="Arial" w:cs="Arial"/>
            <w:color w:val="000000" w:themeColor="text1"/>
            <w:sz w:val="20"/>
            <w:szCs w:val="20"/>
          </w:rPr>
          <w:t xml:space="preserve"> </w:t>
        </w:r>
      </w:ins>
      <w:ins w:id="196" w:author="Microsoft Office User" w:date="2024-11-01T13:56:00Z">
        <w:r w:rsidR="00A706E6">
          <w:rPr>
            <w:rFonts w:ascii="Arial" w:hAnsi="Arial" w:cs="Arial"/>
            <w:color w:val="000000" w:themeColor="text1"/>
            <w:sz w:val="20"/>
            <w:szCs w:val="20"/>
          </w:rPr>
          <w:t>=</w:t>
        </w:r>
      </w:ins>
      <w:ins w:id="197" w:author="Microsoft Office User" w:date="2024-11-01T13:57:00Z">
        <w:r w:rsidR="00A706E6">
          <w:rPr>
            <w:rFonts w:ascii="Arial" w:hAnsi="Arial" w:cs="Arial"/>
            <w:color w:val="000000" w:themeColor="text1"/>
            <w:sz w:val="20"/>
            <w:szCs w:val="20"/>
          </w:rPr>
          <w:t xml:space="preserve"> </w:t>
        </w:r>
      </w:ins>
      <w:ins w:id="198" w:author="Microsoft Office User" w:date="2024-11-01T13:56:00Z">
        <w:r w:rsidR="00A706E6">
          <w:rPr>
            <w:rFonts w:ascii="Arial" w:hAnsi="Arial" w:cs="Arial"/>
            <w:color w:val="000000" w:themeColor="text1"/>
            <w:sz w:val="20"/>
            <w:szCs w:val="20"/>
          </w:rPr>
          <w:t>1</w:t>
        </w:r>
      </w:ins>
      <w:ins w:id="199" w:author="Microsoft Office User" w:date="2024-11-01T13:57:00Z">
        <w:r w:rsidR="00A706E6">
          <w:rPr>
            <w:rFonts w:ascii="Arial" w:hAnsi="Arial" w:cs="Arial"/>
            <w:color w:val="000000" w:themeColor="text1"/>
            <w:sz w:val="20"/>
            <w:szCs w:val="20"/>
          </w:rPr>
          <w:t>7 genera</w:t>
        </w:r>
      </w:ins>
      <w:ins w:id="200" w:author="Microsoft Office User" w:date="2024-11-01T13:50:00Z">
        <w:r w:rsidR="00A706E6">
          <w:rPr>
            <w:rFonts w:ascii="Arial" w:hAnsi="Arial" w:cs="Arial"/>
            <w:color w:val="000000" w:themeColor="text1"/>
            <w:sz w:val="20"/>
            <w:szCs w:val="20"/>
          </w:rPr>
          <w:t>) vs</w:t>
        </w:r>
      </w:ins>
      <w:ins w:id="201" w:author="Microsoft Office User" w:date="2024-11-01T13:51:00Z">
        <w:r w:rsidR="00A706E6">
          <w:rPr>
            <w:rFonts w:ascii="Arial" w:hAnsi="Arial" w:cs="Arial"/>
            <w:color w:val="000000" w:themeColor="text1"/>
            <w:sz w:val="20"/>
            <w:szCs w:val="20"/>
          </w:rPr>
          <w:t>. disease susceptibility analysis</w:t>
        </w:r>
      </w:ins>
      <w:ins w:id="202" w:author="Microsoft Office User" w:date="2024-11-01T13:57:00Z">
        <w:r w:rsidR="00A706E6">
          <w:rPr>
            <w:rFonts w:ascii="Arial" w:hAnsi="Arial" w:cs="Arial"/>
            <w:color w:val="000000" w:themeColor="text1"/>
            <w:sz w:val="20"/>
            <w:szCs w:val="20"/>
          </w:rPr>
          <w:t xml:space="preserve"> (n = 40 genera)</w:t>
        </w:r>
      </w:ins>
      <w:ins w:id="203" w:author="Microsoft Office User" w:date="2024-11-01T13:51:00Z">
        <w:r w:rsidR="00A706E6">
          <w:rPr>
            <w:rFonts w:ascii="Arial" w:hAnsi="Arial" w:cs="Arial"/>
            <w:color w:val="000000" w:themeColor="text1"/>
            <w:sz w:val="20"/>
            <w:szCs w:val="20"/>
          </w:rPr>
          <w:t>. However</w:t>
        </w:r>
      </w:ins>
      <w:ins w:id="204" w:author="Microsoft Office User" w:date="2024-11-02T11:47:00Z">
        <w:r w:rsidR="005908B3">
          <w:rPr>
            <w:rFonts w:ascii="Arial" w:hAnsi="Arial" w:cs="Arial"/>
            <w:color w:val="000000" w:themeColor="text1"/>
            <w:sz w:val="20"/>
            <w:szCs w:val="20"/>
          </w:rPr>
          <w:t>,</w:t>
        </w:r>
      </w:ins>
      <w:ins w:id="205" w:author="Microsoft Office User" w:date="2024-11-01T13:51:00Z">
        <w:r w:rsidR="00A706E6">
          <w:rPr>
            <w:rFonts w:ascii="Arial" w:hAnsi="Arial" w:cs="Arial"/>
            <w:color w:val="000000" w:themeColor="text1"/>
            <w:sz w:val="20"/>
            <w:szCs w:val="20"/>
          </w:rPr>
          <w:t xml:space="preserve"> these results also raise the question of whether </w:t>
        </w:r>
      </w:ins>
      <w:ins w:id="206" w:author="Microsoft Office User" w:date="2024-11-01T13:31:00Z">
        <w:r w:rsidR="003F179A">
          <w:rPr>
            <w:rFonts w:ascii="Arial" w:hAnsi="Arial" w:cs="Arial"/>
            <w:color w:val="000000" w:themeColor="text1"/>
            <w:sz w:val="20"/>
            <w:szCs w:val="20"/>
          </w:rPr>
          <w:t xml:space="preserve">stable </w:t>
        </w:r>
      </w:ins>
      <w:ins w:id="207" w:author="Microsoft Office User" w:date="2024-11-01T13:27:00Z">
        <w:r w:rsidR="003F179A">
          <w:rPr>
            <w:rFonts w:ascii="Arial" w:hAnsi="Arial" w:cs="Arial"/>
            <w:color w:val="000000" w:themeColor="text1"/>
            <w:sz w:val="20"/>
            <w:szCs w:val="20"/>
          </w:rPr>
          <w:t xml:space="preserve">sub-populations of </w:t>
        </w:r>
        <w:r w:rsidR="003F179A">
          <w:rPr>
            <w:rFonts w:ascii="Arial" w:hAnsi="Arial" w:cs="Arial"/>
            <w:i/>
            <w:iCs/>
            <w:color w:val="000000" w:themeColor="text1"/>
            <w:sz w:val="20"/>
            <w:szCs w:val="20"/>
          </w:rPr>
          <w:t xml:space="preserve">Endozoicomonas </w:t>
        </w:r>
      </w:ins>
      <w:ins w:id="208" w:author="Microsoft Office User" w:date="2024-11-01T13:28:00Z">
        <w:r w:rsidR="003F179A">
          <w:rPr>
            <w:rFonts w:ascii="Arial" w:hAnsi="Arial" w:cs="Arial"/>
            <w:color w:val="000000" w:themeColor="text1"/>
            <w:sz w:val="20"/>
            <w:szCs w:val="20"/>
          </w:rPr>
          <w:t xml:space="preserve">in mucus vs. </w:t>
        </w:r>
      </w:ins>
      <w:ins w:id="209" w:author="Microsoft Office User" w:date="2024-11-01T13:29:00Z">
        <w:r w:rsidR="003F179A">
          <w:rPr>
            <w:rFonts w:ascii="Arial" w:hAnsi="Arial" w:cs="Arial"/>
            <w:color w:val="000000" w:themeColor="text1"/>
            <w:sz w:val="20"/>
            <w:szCs w:val="20"/>
          </w:rPr>
          <w:t xml:space="preserve">tissue </w:t>
        </w:r>
      </w:ins>
      <w:ins w:id="210" w:author="Microsoft Office User" w:date="2024-11-01T13:51:00Z">
        <w:r w:rsidR="00A706E6">
          <w:rPr>
            <w:rFonts w:ascii="Arial" w:hAnsi="Arial" w:cs="Arial"/>
            <w:color w:val="000000" w:themeColor="text1"/>
            <w:sz w:val="20"/>
            <w:szCs w:val="20"/>
          </w:rPr>
          <w:t xml:space="preserve">have distinct </w:t>
        </w:r>
      </w:ins>
      <w:ins w:id="211" w:author="Microsoft Office User" w:date="2024-11-01T11:15:00Z">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ins>
    </w:p>
    <w:p w14:paraId="22CDB7EC" w14:textId="77777777" w:rsidR="007372D3" w:rsidRDefault="007372D3" w:rsidP="00C96F29">
      <w:pPr>
        <w:pStyle w:val="NormalWeb"/>
        <w:rPr>
          <w:ins w:id="212" w:author="Microsoft Office User" w:date="2024-11-02T10:16:00Z"/>
          <w:rFonts w:ascii="Arial" w:hAnsi="Arial" w:cs="Arial"/>
          <w:color w:val="000000" w:themeColor="text1"/>
          <w:sz w:val="20"/>
          <w:szCs w:val="20"/>
        </w:rPr>
      </w:pPr>
    </w:p>
    <w:p w14:paraId="3685AFE4" w14:textId="503F9730" w:rsidR="00362205" w:rsidRDefault="007372D3" w:rsidP="00C96F29">
      <w:pPr>
        <w:pStyle w:val="NormalWeb"/>
        <w:rPr>
          <w:ins w:id="213" w:author="Microsoft Office User" w:date="2024-11-05T09:25:00Z" w16du:dateUtc="2024-11-05T09:25:00Z"/>
          <w:rFonts w:ascii="Arial" w:hAnsi="Arial" w:cs="Arial"/>
          <w:color w:val="000000" w:themeColor="text1"/>
          <w:sz w:val="20"/>
          <w:szCs w:val="20"/>
        </w:rPr>
      </w:pPr>
      <w:ins w:id="214" w:author="Microsoft Office User" w:date="2024-11-02T10:16:00Z">
        <w:r>
          <w:rPr>
            <w:rFonts w:ascii="Arial" w:hAnsi="Arial" w:cs="Arial"/>
            <w:color w:val="000000" w:themeColor="text1"/>
            <w:sz w:val="20"/>
            <w:szCs w:val="20"/>
          </w:rPr>
          <w:t>To test for any differences among mucus</w:t>
        </w:r>
      </w:ins>
      <w:ins w:id="215" w:author="Microsoft Office User" w:date="2024-11-04T10:12:00Z">
        <w:r w:rsidR="00E34A3A">
          <w:rPr>
            <w:rFonts w:ascii="Arial" w:hAnsi="Arial" w:cs="Arial"/>
            <w:color w:val="000000" w:themeColor="text1"/>
            <w:sz w:val="20"/>
            <w:szCs w:val="20"/>
          </w:rPr>
          <w:t>-</w:t>
        </w:r>
      </w:ins>
      <w:ins w:id="216" w:author="Microsoft Office User" w:date="2024-11-02T10:16:00Z">
        <w:r>
          <w:rPr>
            <w:rFonts w:ascii="Arial" w:hAnsi="Arial" w:cs="Arial"/>
            <w:color w:val="000000" w:themeColor="text1"/>
            <w:sz w:val="20"/>
            <w:szCs w:val="20"/>
          </w:rPr>
          <w:t xml:space="preserve"> vs. tissue</w:t>
        </w:r>
      </w:ins>
      <w:ins w:id="217" w:author="Microsoft Office User" w:date="2024-11-04T10:12:00Z">
        <w:r w:rsidR="00E34A3A">
          <w:rPr>
            <w:rFonts w:ascii="Arial" w:hAnsi="Arial" w:cs="Arial"/>
            <w:color w:val="000000" w:themeColor="text1"/>
            <w:sz w:val="20"/>
            <w:szCs w:val="20"/>
          </w:rPr>
          <w:t>-</w:t>
        </w:r>
      </w:ins>
      <w:ins w:id="218" w:author="Microsoft Office User" w:date="2024-11-02T10:16:00Z">
        <w:r>
          <w:rPr>
            <w:rFonts w:ascii="Arial" w:hAnsi="Arial" w:cs="Arial"/>
            <w:color w:val="000000" w:themeColor="text1"/>
            <w:sz w:val="20"/>
            <w:szCs w:val="20"/>
          </w:rPr>
          <w:t xml:space="preserve">associated </w:t>
        </w:r>
        <w:r>
          <w:rPr>
            <w:rFonts w:ascii="Arial" w:hAnsi="Arial" w:cs="Arial"/>
            <w:i/>
            <w:iCs/>
            <w:color w:val="000000" w:themeColor="text1"/>
            <w:sz w:val="20"/>
            <w:szCs w:val="20"/>
          </w:rPr>
          <w:t>Endozcoiomonas</w:t>
        </w:r>
        <w:r>
          <w:rPr>
            <w:rFonts w:ascii="Arial" w:hAnsi="Arial" w:cs="Arial"/>
            <w:color w:val="000000" w:themeColor="text1"/>
            <w:sz w:val="20"/>
            <w:szCs w:val="20"/>
          </w:rPr>
          <w:t xml:space="preserve">, we characterized the distribution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across coral compartments. Our data</w:t>
        </w:r>
      </w:ins>
      <w:ins w:id="219" w:author="Microsoft Office User" w:date="2024-11-02T10:17:00Z">
        <w:r>
          <w:rPr>
            <w:rFonts w:ascii="Arial" w:hAnsi="Arial" w:cs="Arial"/>
            <w:color w:val="000000" w:themeColor="text1"/>
            <w:sz w:val="20"/>
            <w:szCs w:val="20"/>
          </w:rPr>
          <w:t xml:space="preserve">set contained 123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Of these, 23 abundant ASVs explained 95% of total </w:t>
        </w:r>
        <w:r>
          <w:rPr>
            <w:rFonts w:ascii="Arial" w:hAnsi="Arial" w:cs="Arial"/>
            <w:i/>
            <w:iCs/>
            <w:color w:val="000000" w:themeColor="text1"/>
            <w:sz w:val="20"/>
            <w:szCs w:val="20"/>
          </w:rPr>
          <w:t>Endozoicomonas</w:t>
        </w:r>
        <w:r>
          <w:rPr>
            <w:rFonts w:ascii="Arial" w:hAnsi="Arial" w:cs="Arial"/>
            <w:color w:val="000000" w:themeColor="text1"/>
            <w:sz w:val="20"/>
            <w:szCs w:val="20"/>
          </w:rPr>
          <w:t xml:space="preserve"> reads, while the remainder were relatively rare. After removing ASVs with &lt;10 counts, we sorted the remaining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according to the compartment in which they showed highest abundance. This y</w:t>
        </w:r>
      </w:ins>
      <w:ins w:id="220" w:author="Microsoft Office User" w:date="2024-11-02T10:18:00Z">
        <w:r>
          <w:rPr>
            <w:rFonts w:ascii="Arial" w:hAnsi="Arial" w:cs="Arial"/>
            <w:color w:val="000000" w:themeColor="text1"/>
            <w:sz w:val="20"/>
            <w:szCs w:val="20"/>
          </w:rPr>
          <w:t>ielded 15 ASVs that were most prevalent in mucus, 42 in tissue and 3 in skeleton. We then analyzed the relative abundance of these compartment-specific po</w:t>
        </w:r>
      </w:ins>
      <w:ins w:id="221" w:author="Microsoft Office User" w:date="2024-11-04T10:13:00Z">
        <w:r w:rsidR="00E34A3A">
          <w:rPr>
            <w:rFonts w:ascii="Arial" w:hAnsi="Arial" w:cs="Arial"/>
            <w:color w:val="000000" w:themeColor="text1"/>
            <w:sz w:val="20"/>
            <w:szCs w:val="20"/>
          </w:rPr>
          <w:t>o</w:t>
        </w:r>
      </w:ins>
      <w:ins w:id="222" w:author="Microsoft Office User" w:date="2024-11-02T10:18:00Z">
        <w:r>
          <w:rPr>
            <w:rFonts w:ascii="Arial" w:hAnsi="Arial" w:cs="Arial"/>
            <w:color w:val="000000" w:themeColor="text1"/>
            <w:sz w:val="20"/>
            <w:szCs w:val="20"/>
          </w:rPr>
          <w:t xml:space="preserve">ls separately to see which, if any, would recapture associations between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and host disease susceptibility. In thi</w:t>
        </w:r>
      </w:ins>
      <w:ins w:id="223" w:author="Microsoft Office User" w:date="2024-11-02T10:19:00Z">
        <w:r>
          <w:rPr>
            <w:rFonts w:ascii="Arial" w:hAnsi="Arial" w:cs="Arial"/>
            <w:color w:val="000000" w:themeColor="text1"/>
            <w:sz w:val="20"/>
            <w:szCs w:val="20"/>
          </w:rPr>
          <w:t xml:space="preserve">s more nuanced analysis, the pool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associated with tissue showed a strong relationship with disease susceptibility (PGLS R</w:t>
        </w:r>
        <w:r>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0.31, p = 0.0002, FDR q = 0.0005), while </w:t>
        </w:r>
      </w:ins>
      <w:ins w:id="224" w:author="Microsoft Office User" w:date="2024-11-02T10:20:00Z">
        <w:r>
          <w:rPr>
            <w:rFonts w:ascii="Arial" w:hAnsi="Arial" w:cs="Arial"/>
            <w:color w:val="000000" w:themeColor="text1"/>
            <w:sz w:val="20"/>
            <w:szCs w:val="20"/>
          </w:rPr>
          <w:t>ASV pools associated with both mucus and skeleton showed no association</w:t>
        </w:r>
      </w:ins>
      <w:ins w:id="225" w:author="Microsoft Office User" w:date="2024-11-02T10:21:00Z">
        <w:r>
          <w:rPr>
            <w:rFonts w:ascii="Arial" w:hAnsi="Arial" w:cs="Arial"/>
            <w:color w:val="000000" w:themeColor="text1"/>
            <w:sz w:val="20"/>
            <w:szCs w:val="20"/>
          </w:rPr>
          <w:t xml:space="preserve"> with disease</w:t>
        </w:r>
      </w:ins>
      <w:ins w:id="226" w:author="Microsoft Office User" w:date="2024-11-02T10:20:00Z">
        <w:r>
          <w:rPr>
            <w:rFonts w:ascii="Arial" w:hAnsi="Arial" w:cs="Arial"/>
            <w:color w:val="000000" w:themeColor="text1"/>
            <w:sz w:val="20"/>
            <w:szCs w:val="20"/>
          </w:rPr>
          <w:t xml:space="preserve"> (PG</w:t>
        </w:r>
      </w:ins>
      <w:ins w:id="227" w:author="Microsoft Office User" w:date="2024-11-02T12:01:00Z">
        <w:r w:rsidR="002049D3">
          <w:rPr>
            <w:rFonts w:ascii="Arial" w:hAnsi="Arial" w:cs="Arial"/>
            <w:color w:val="000000" w:themeColor="text1"/>
            <w:sz w:val="20"/>
            <w:szCs w:val="20"/>
          </w:rPr>
          <w:t>LS</w:t>
        </w:r>
      </w:ins>
      <w:ins w:id="228" w:author="Microsoft Office User" w:date="2024-11-02T10:20:00Z">
        <w:r>
          <w:rPr>
            <w:rFonts w:ascii="Arial" w:hAnsi="Arial" w:cs="Arial"/>
            <w:color w:val="000000" w:themeColor="text1"/>
            <w:sz w:val="20"/>
            <w:szCs w:val="20"/>
          </w:rPr>
          <w:t xml:space="preserve"> mucus R</w:t>
        </w:r>
        <w:r>
          <w:rPr>
            <w:rFonts w:ascii="Arial" w:hAnsi="Arial" w:cs="Arial"/>
            <w:color w:val="000000" w:themeColor="text1"/>
            <w:sz w:val="20"/>
            <w:szCs w:val="20"/>
            <w:vertAlign w:val="superscript"/>
          </w:rPr>
          <w:t>2</w:t>
        </w:r>
        <w:r>
          <w:rPr>
            <w:rFonts w:ascii="Arial" w:hAnsi="Arial" w:cs="Arial"/>
            <w:color w:val="000000" w:themeColor="text1"/>
            <w:sz w:val="20"/>
            <w:szCs w:val="20"/>
          </w:rPr>
          <w:t>= 0.02, p = 0.37, FDR q = 0.5</w:t>
        </w:r>
      </w:ins>
      <w:ins w:id="229" w:author="Microsoft Office User" w:date="2024-11-02T10:21:00Z">
        <w:r>
          <w:rPr>
            <w:rFonts w:ascii="Arial" w:hAnsi="Arial" w:cs="Arial"/>
            <w:color w:val="000000" w:themeColor="text1"/>
            <w:sz w:val="20"/>
            <w:szCs w:val="20"/>
          </w:rPr>
          <w:t>6; skeleton</w:t>
        </w:r>
      </w:ins>
      <w:ins w:id="230" w:author="Microsoft Office User" w:date="2024-11-05T08:38:00Z" w16du:dateUtc="2024-11-05T08:38:00Z">
        <w:r w:rsidR="004817D1">
          <w:rPr>
            <w:rFonts w:ascii="Arial" w:hAnsi="Arial" w:cs="Arial"/>
            <w:color w:val="000000" w:themeColor="text1"/>
            <w:sz w:val="20"/>
            <w:szCs w:val="20"/>
          </w:rPr>
          <w:t xml:space="preserve"> R</w:t>
        </w:r>
        <w:r w:rsidR="004817D1">
          <w:rPr>
            <w:rFonts w:ascii="Arial" w:hAnsi="Arial" w:cs="Arial"/>
            <w:color w:val="000000" w:themeColor="text1"/>
            <w:sz w:val="20"/>
            <w:szCs w:val="20"/>
            <w:vertAlign w:val="superscript"/>
          </w:rPr>
          <w:t>2</w:t>
        </w:r>
        <w:r w:rsidR="004817D1">
          <w:rPr>
            <w:rFonts w:ascii="Arial" w:hAnsi="Arial" w:cs="Arial"/>
            <w:color w:val="000000" w:themeColor="text1"/>
            <w:sz w:val="20"/>
            <w:szCs w:val="20"/>
          </w:rPr>
          <w:t xml:space="preserve"> = 0.008,</w:t>
        </w:r>
      </w:ins>
      <w:ins w:id="231" w:author="Microsoft Office User" w:date="2024-11-02T10:21:00Z">
        <w:r>
          <w:rPr>
            <w:rFonts w:ascii="Arial" w:hAnsi="Arial" w:cs="Arial"/>
            <w:color w:val="000000" w:themeColor="text1"/>
            <w:sz w:val="20"/>
            <w:szCs w:val="20"/>
          </w:rPr>
          <w:t xml:space="preserve"> p = 0.57</w:t>
        </w:r>
      </w:ins>
      <w:ins w:id="232" w:author="Microsoft Office User" w:date="2024-11-05T08:38:00Z" w16du:dateUtc="2024-11-05T08:38:00Z">
        <w:r w:rsidR="004817D1">
          <w:rPr>
            <w:rFonts w:ascii="Arial" w:hAnsi="Arial" w:cs="Arial"/>
            <w:color w:val="000000" w:themeColor="text1"/>
            <w:sz w:val="20"/>
            <w:szCs w:val="20"/>
          </w:rPr>
          <w:t>, FDR q = 0.57</w:t>
        </w:r>
      </w:ins>
      <w:ins w:id="233" w:author="Microsoft Office User" w:date="2024-11-02T10:21:00Z">
        <w:r>
          <w:rPr>
            <w:rFonts w:ascii="Arial" w:hAnsi="Arial" w:cs="Arial"/>
            <w:color w:val="000000" w:themeColor="text1"/>
            <w:sz w:val="20"/>
            <w:szCs w:val="20"/>
          </w:rPr>
          <w:t>)</w:t>
        </w:r>
      </w:ins>
      <w:ins w:id="234" w:author="Microsoft Office User" w:date="2024-11-02T12:01:00Z">
        <w:r w:rsidR="002049D3">
          <w:rPr>
            <w:rFonts w:ascii="Arial" w:hAnsi="Arial" w:cs="Arial"/>
            <w:color w:val="000000" w:themeColor="text1"/>
            <w:sz w:val="20"/>
            <w:szCs w:val="20"/>
          </w:rPr>
          <w:t xml:space="preserve"> (Supplementary Data Table </w:t>
        </w:r>
      </w:ins>
      <w:ins w:id="235" w:author="Microsoft Office User" w:date="2024-11-02T12:03:00Z">
        <w:r w:rsidR="002049D3">
          <w:rPr>
            <w:rFonts w:ascii="Arial" w:hAnsi="Arial" w:cs="Arial"/>
            <w:color w:val="000000" w:themeColor="text1"/>
            <w:sz w:val="20"/>
            <w:szCs w:val="20"/>
          </w:rPr>
          <w:t>12</w:t>
        </w:r>
      </w:ins>
      <w:ins w:id="236" w:author="Microsoft Office User" w:date="2024-11-05T08:39:00Z" w16du:dateUtc="2024-11-05T08:39:00Z">
        <w:r w:rsidR="004817D1">
          <w:rPr>
            <w:rFonts w:ascii="Arial" w:hAnsi="Arial" w:cs="Arial"/>
            <w:color w:val="000000" w:themeColor="text1"/>
            <w:sz w:val="20"/>
            <w:szCs w:val="20"/>
          </w:rPr>
          <w:t>a</w:t>
        </w:r>
      </w:ins>
      <w:ins w:id="237" w:author="Microsoft Office User" w:date="2024-11-02T12:03:00Z">
        <w:r w:rsidR="002049D3">
          <w:rPr>
            <w:rFonts w:ascii="Arial" w:hAnsi="Arial" w:cs="Arial"/>
            <w:color w:val="000000" w:themeColor="text1"/>
            <w:sz w:val="20"/>
            <w:szCs w:val="20"/>
          </w:rPr>
          <w:t>)</w:t>
        </w:r>
      </w:ins>
      <w:ins w:id="238" w:author="Microsoft Office User" w:date="2024-11-02T10:21:00Z">
        <w:r>
          <w:rPr>
            <w:rFonts w:ascii="Arial" w:hAnsi="Arial" w:cs="Arial"/>
            <w:color w:val="000000" w:themeColor="text1"/>
            <w:sz w:val="20"/>
            <w:szCs w:val="20"/>
          </w:rPr>
          <w:t xml:space="preserve">. </w:t>
        </w:r>
      </w:ins>
      <w:ins w:id="239" w:author="Microsoft Office User" w:date="2024-11-04T09:58:00Z">
        <w:r w:rsidR="00E4210C" w:rsidRPr="00E4210C">
          <w:rPr>
            <w:rFonts w:ascii="Arial" w:hAnsi="Arial" w:cs="Arial"/>
            <w:color w:val="000000" w:themeColor="text1"/>
            <w:sz w:val="20"/>
            <w:szCs w:val="20"/>
          </w:rPr>
          <w:t xml:space="preserve"> </w:t>
        </w:r>
        <w:r w:rsidR="00E4210C">
          <w:rPr>
            <w:rFonts w:ascii="Arial" w:hAnsi="Arial" w:cs="Arial"/>
            <w:color w:val="000000" w:themeColor="text1"/>
            <w:sz w:val="20"/>
            <w:szCs w:val="20"/>
          </w:rPr>
          <w:t xml:space="preserve">Thus, associations between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mucus and coral disease susceptibility appear to derive from ASVs that have highest relative abundance in bulk tissue samples, but appear in mucus at lower relative abundance – consistent with evidence from fluorescence imaging showing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can aggregate within multiple coral tissues, including tentacles, mesenteries and calicodermis</w:t>
        </w:r>
        <w:r w:rsidR="00E4210C" w:rsidRPr="007372D3">
          <w:rPr>
            <w:rFonts w:ascii="Arial" w:hAnsi="Arial" w:cs="Arial"/>
            <w:color w:val="000000"/>
            <w:sz w:val="20"/>
            <w:vertAlign w:val="superscript"/>
          </w:rPr>
          <w:t>32</w:t>
        </w:r>
      </w:ins>
      <w:ins w:id="240" w:author="Microsoft Office User" w:date="2024-11-04T10:16:00Z">
        <w:r w:rsidR="00E34A3A">
          <w:rPr>
            <w:rFonts w:ascii="Arial" w:hAnsi="Arial" w:cs="Arial"/>
            <w:color w:val="000000" w:themeColor="text1"/>
            <w:sz w:val="20"/>
            <w:szCs w:val="20"/>
          </w:rPr>
          <w:t>.</w:t>
        </w:r>
      </w:ins>
      <w:ins w:id="241" w:author="Microsoft Office User" w:date="2024-11-04T09:58:00Z">
        <w:r w:rsidR="00E4210C">
          <w:rPr>
            <w:rFonts w:ascii="Arial" w:hAnsi="Arial" w:cs="Arial"/>
            <w:color w:val="000000" w:themeColor="text1"/>
            <w:sz w:val="20"/>
            <w:szCs w:val="20"/>
          </w:rPr>
          <w:t xml:space="preserve"> In contrast</w:t>
        </w:r>
      </w:ins>
      <w:ins w:id="242" w:author="Microsoft Office User" w:date="2024-11-04T09:59:00Z">
        <w:r w:rsidR="00E4210C">
          <w:rPr>
            <w:rFonts w:ascii="Arial" w:hAnsi="Arial" w:cs="Arial"/>
            <w:color w:val="000000" w:themeColor="text1"/>
            <w:sz w:val="20"/>
            <w:szCs w:val="20"/>
          </w:rPr>
          <w:t xml:space="preserve"> to the strong association between</w:t>
        </w:r>
      </w:ins>
      <w:ins w:id="243" w:author="Microsoft Office User" w:date="2024-11-04T10:00:00Z">
        <w:r w:rsidR="00E4210C">
          <w:rPr>
            <w:rFonts w:ascii="Arial" w:hAnsi="Arial" w:cs="Arial"/>
            <w:color w:val="000000" w:themeColor="text1"/>
            <w:sz w:val="20"/>
            <w:szCs w:val="20"/>
          </w:rPr>
          <w:t xml:space="preserve"> total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coral tissues and host growth rate, </w:t>
        </w:r>
      </w:ins>
      <w:ins w:id="244" w:author="Microsoft Office User" w:date="2024-11-04T09:58:00Z">
        <w:r w:rsidR="00E4210C">
          <w:rPr>
            <w:rFonts w:ascii="Arial" w:hAnsi="Arial" w:cs="Arial"/>
            <w:color w:val="000000" w:themeColor="text1"/>
            <w:sz w:val="20"/>
            <w:szCs w:val="20"/>
          </w:rPr>
          <w:t>t</w:t>
        </w:r>
      </w:ins>
      <w:ins w:id="245" w:author="Microsoft Office User" w:date="2024-11-04T09:56:00Z">
        <w:r w:rsidR="00E4210C">
          <w:rPr>
            <w:rFonts w:ascii="Arial" w:hAnsi="Arial" w:cs="Arial"/>
            <w:color w:val="000000" w:themeColor="text1"/>
            <w:sz w:val="20"/>
            <w:szCs w:val="20"/>
          </w:rPr>
          <w:t>he association between</w:t>
        </w:r>
      </w:ins>
      <w:ins w:id="246" w:author="Microsoft Office User" w:date="2024-11-04T09:57:00Z">
        <w:r w:rsidR="00E4210C">
          <w:rPr>
            <w:rFonts w:ascii="Arial" w:hAnsi="Arial" w:cs="Arial"/>
            <w:color w:val="000000" w:themeColor="text1"/>
            <w:sz w:val="20"/>
            <w:szCs w:val="20"/>
          </w:rPr>
          <w:t xml:space="preserve"> </w:t>
        </w:r>
      </w:ins>
      <w:ins w:id="247" w:author="Microsoft Office User" w:date="2024-11-04T09:56:00Z">
        <w:r w:rsidR="00E4210C">
          <w:rPr>
            <w:rFonts w:ascii="Arial" w:hAnsi="Arial" w:cs="Arial"/>
            <w:color w:val="000000" w:themeColor="text1"/>
            <w:sz w:val="20"/>
            <w:szCs w:val="20"/>
          </w:rPr>
          <w:t xml:space="preserve">tissue-enriched </w:t>
        </w:r>
      </w:ins>
      <w:ins w:id="248" w:author="Microsoft Office User" w:date="2024-11-04T10:00:00Z">
        <w:r w:rsidR="00E4210C">
          <w:rPr>
            <w:rFonts w:ascii="Arial" w:hAnsi="Arial" w:cs="Arial"/>
            <w:i/>
            <w:iCs/>
            <w:color w:val="000000" w:themeColor="text1"/>
            <w:sz w:val="20"/>
            <w:szCs w:val="20"/>
          </w:rPr>
          <w:t>Endozoicomonas</w:t>
        </w:r>
        <w:r w:rsidR="00E4210C">
          <w:rPr>
            <w:rFonts w:ascii="Arial" w:hAnsi="Arial" w:cs="Arial"/>
            <w:color w:val="000000" w:themeColor="text1"/>
            <w:sz w:val="20"/>
            <w:szCs w:val="20"/>
          </w:rPr>
          <w:t xml:space="preserve"> </w:t>
        </w:r>
      </w:ins>
      <w:ins w:id="249" w:author="Microsoft Office User" w:date="2024-11-04T09:56:00Z">
        <w:r w:rsidR="00E4210C">
          <w:rPr>
            <w:rFonts w:ascii="Arial" w:hAnsi="Arial" w:cs="Arial"/>
            <w:color w:val="000000" w:themeColor="text1"/>
            <w:sz w:val="20"/>
            <w:szCs w:val="20"/>
          </w:rPr>
          <w:t xml:space="preserve">ASVs and growth rate </w:t>
        </w:r>
      </w:ins>
      <w:ins w:id="250" w:author="Microsoft Office User" w:date="2024-11-04T10:01:00Z">
        <w:r w:rsidR="00E4210C">
          <w:rPr>
            <w:rFonts w:ascii="Arial" w:hAnsi="Arial" w:cs="Arial"/>
            <w:color w:val="000000" w:themeColor="text1"/>
            <w:sz w:val="20"/>
            <w:szCs w:val="20"/>
          </w:rPr>
          <w:t xml:space="preserve">was </w:t>
        </w:r>
      </w:ins>
      <w:ins w:id="251" w:author="Microsoft Office User" w:date="2024-11-04T09:56:00Z">
        <w:r w:rsidR="00E4210C">
          <w:rPr>
            <w:rFonts w:ascii="Arial" w:hAnsi="Arial" w:cs="Arial"/>
            <w:color w:val="000000" w:themeColor="text1"/>
            <w:sz w:val="20"/>
            <w:szCs w:val="20"/>
          </w:rPr>
          <w:t>not significant in the top model</w:t>
        </w:r>
      </w:ins>
      <w:ins w:id="252" w:author="Microsoft Office User" w:date="2024-11-04T09:57:00Z">
        <w:r w:rsidR="00E4210C">
          <w:rPr>
            <w:rFonts w:ascii="Arial" w:hAnsi="Arial" w:cs="Arial"/>
            <w:color w:val="000000" w:themeColor="text1"/>
            <w:sz w:val="20"/>
            <w:szCs w:val="20"/>
          </w:rPr>
          <w:t xml:space="preserve"> (</w:t>
        </w:r>
      </w:ins>
      <w:ins w:id="253" w:author="Microsoft Office User" w:date="2024-11-04T10:01:00Z">
        <w:r w:rsidR="00E4210C">
          <w:rPr>
            <w:rFonts w:ascii="Arial" w:hAnsi="Arial" w:cs="Arial"/>
            <w:color w:val="000000" w:themeColor="text1"/>
            <w:sz w:val="20"/>
            <w:szCs w:val="20"/>
          </w:rPr>
          <w:t xml:space="preserve">PGLS </w:t>
        </w:r>
      </w:ins>
      <w:ins w:id="254" w:author="Microsoft Office User" w:date="2024-11-04T09:57:00Z">
        <w:r w:rsidR="00E4210C">
          <w:rPr>
            <w:rFonts w:ascii="Arial" w:hAnsi="Arial" w:cs="Arial"/>
            <w:color w:val="000000" w:themeColor="text1"/>
            <w:sz w:val="20"/>
            <w:szCs w:val="20"/>
          </w:rPr>
          <w:t>FDR q &gt; 0.05; Supplementary Data Table 1</w:t>
        </w:r>
      </w:ins>
      <w:ins w:id="255" w:author="Microsoft Office User" w:date="2024-11-05T08:39:00Z" w16du:dateUtc="2024-11-05T08:39:00Z">
        <w:r w:rsidR="004817D1">
          <w:rPr>
            <w:rFonts w:ascii="Arial" w:hAnsi="Arial" w:cs="Arial"/>
            <w:color w:val="000000" w:themeColor="text1"/>
            <w:sz w:val="20"/>
            <w:szCs w:val="20"/>
          </w:rPr>
          <w:t>2b</w:t>
        </w:r>
      </w:ins>
      <w:ins w:id="256" w:author="Microsoft Office User" w:date="2024-11-04T09:57:00Z">
        <w:r w:rsidR="00E4210C">
          <w:rPr>
            <w:rFonts w:ascii="Arial" w:hAnsi="Arial" w:cs="Arial"/>
            <w:color w:val="000000" w:themeColor="text1"/>
            <w:sz w:val="20"/>
            <w:szCs w:val="20"/>
          </w:rPr>
          <w:t>)</w:t>
        </w:r>
      </w:ins>
      <w:ins w:id="257" w:author="Microsoft Office User" w:date="2024-11-04T09:58:00Z">
        <w:r w:rsidR="00E4210C">
          <w:rPr>
            <w:rFonts w:ascii="Arial" w:hAnsi="Arial" w:cs="Arial"/>
            <w:color w:val="000000" w:themeColor="text1"/>
            <w:sz w:val="20"/>
            <w:szCs w:val="20"/>
          </w:rPr>
          <w:t xml:space="preserve">. This may indicate that </w:t>
        </w:r>
      </w:ins>
      <w:ins w:id="258" w:author="Microsoft Office User" w:date="2024-11-04T09:59:00Z">
        <w:r w:rsidR="00E4210C">
          <w:rPr>
            <w:rFonts w:ascii="Arial" w:hAnsi="Arial" w:cs="Arial"/>
            <w:color w:val="000000" w:themeColor="text1"/>
            <w:sz w:val="20"/>
            <w:szCs w:val="20"/>
          </w:rPr>
          <w:t>ASVs</w:t>
        </w:r>
      </w:ins>
      <w:ins w:id="259" w:author="Microsoft Office User" w:date="2024-11-04T10:02:00Z">
        <w:r w:rsidR="00E4210C">
          <w:rPr>
            <w:rFonts w:ascii="Arial" w:hAnsi="Arial" w:cs="Arial"/>
            <w:color w:val="000000" w:themeColor="text1"/>
            <w:sz w:val="20"/>
            <w:szCs w:val="20"/>
          </w:rPr>
          <w:t xml:space="preserve"> excluded in this analysis are important to the </w:t>
        </w:r>
        <w:r w:rsidR="00E4210C">
          <w:rPr>
            <w:rFonts w:ascii="Arial" w:hAnsi="Arial" w:cs="Arial"/>
            <w:i/>
            <w:iCs/>
            <w:color w:val="000000" w:themeColor="text1"/>
            <w:sz w:val="20"/>
            <w:szCs w:val="20"/>
          </w:rPr>
          <w:t xml:space="preserve">Endozoicomonas </w:t>
        </w:r>
      </w:ins>
      <w:ins w:id="260" w:author="Microsoft Office User" w:date="2024-11-04T10:03:00Z">
        <w:r w:rsidR="00E4210C">
          <w:rPr>
            <w:rFonts w:ascii="Arial" w:hAnsi="Arial" w:cs="Arial"/>
            <w:color w:val="000000" w:themeColor="text1"/>
            <w:sz w:val="20"/>
            <w:szCs w:val="20"/>
          </w:rPr>
          <w:t>– growth rate association, perhaps due to contributions from ASVs</w:t>
        </w:r>
      </w:ins>
      <w:ins w:id="261" w:author="Microsoft Office User" w:date="2024-11-04T09:59:00Z">
        <w:r w:rsidR="00E4210C">
          <w:rPr>
            <w:rFonts w:ascii="Arial" w:hAnsi="Arial" w:cs="Arial"/>
            <w:color w:val="000000" w:themeColor="text1"/>
            <w:sz w:val="20"/>
            <w:szCs w:val="20"/>
          </w:rPr>
          <w:t xml:space="preserve"> common in multiple compartments </w:t>
        </w:r>
      </w:ins>
      <w:ins w:id="262" w:author="Microsoft Office User" w:date="2024-11-04T10:04:00Z">
        <w:r w:rsidR="00E4210C">
          <w:rPr>
            <w:rFonts w:ascii="Arial" w:hAnsi="Arial" w:cs="Arial"/>
            <w:color w:val="000000" w:themeColor="text1"/>
            <w:sz w:val="20"/>
            <w:szCs w:val="20"/>
          </w:rPr>
          <w:t>or</w:t>
        </w:r>
      </w:ins>
      <w:ins w:id="263" w:author="Microsoft Office User" w:date="2024-11-04T09:59:00Z">
        <w:r w:rsidR="00E4210C">
          <w:rPr>
            <w:rFonts w:ascii="Arial" w:hAnsi="Arial" w:cs="Arial"/>
            <w:color w:val="000000" w:themeColor="text1"/>
            <w:sz w:val="20"/>
            <w:szCs w:val="20"/>
          </w:rPr>
          <w:t xml:space="preserve"> </w:t>
        </w:r>
      </w:ins>
      <w:ins w:id="264" w:author="Microsoft Office User" w:date="2024-11-04T10:01:00Z">
        <w:r w:rsidR="00E4210C">
          <w:rPr>
            <w:rFonts w:ascii="Arial" w:hAnsi="Arial" w:cs="Arial"/>
            <w:color w:val="000000" w:themeColor="text1"/>
            <w:sz w:val="20"/>
            <w:szCs w:val="20"/>
          </w:rPr>
          <w:t xml:space="preserve">the summed influence of </w:t>
        </w:r>
      </w:ins>
      <w:ins w:id="265" w:author="Microsoft Office User" w:date="2024-11-04T10:04:00Z">
        <w:r w:rsidR="00E4210C">
          <w:rPr>
            <w:rFonts w:ascii="Arial" w:hAnsi="Arial" w:cs="Arial"/>
            <w:color w:val="000000" w:themeColor="text1"/>
            <w:sz w:val="20"/>
            <w:szCs w:val="20"/>
          </w:rPr>
          <w:t xml:space="preserve">multiple </w:t>
        </w:r>
      </w:ins>
      <w:ins w:id="266" w:author="Microsoft Office User" w:date="2024-11-04T10:01:00Z">
        <w:r w:rsidR="00E4210C">
          <w:rPr>
            <w:rFonts w:ascii="Arial" w:hAnsi="Arial" w:cs="Arial"/>
            <w:color w:val="000000" w:themeColor="text1"/>
            <w:sz w:val="20"/>
            <w:szCs w:val="20"/>
          </w:rPr>
          <w:t>rare ASVs</w:t>
        </w:r>
      </w:ins>
      <w:ins w:id="267" w:author="Microsoft Office User" w:date="2024-11-04T10:04:00Z">
        <w:r w:rsidR="00E4210C">
          <w:rPr>
            <w:rFonts w:ascii="Arial" w:hAnsi="Arial" w:cs="Arial"/>
            <w:color w:val="000000" w:themeColor="text1"/>
            <w:sz w:val="20"/>
            <w:szCs w:val="20"/>
          </w:rPr>
          <w:t xml:space="preserve">. </w:t>
        </w:r>
      </w:ins>
    </w:p>
    <w:p w14:paraId="7DB7E392" w14:textId="77777777" w:rsidR="00362205" w:rsidRDefault="00362205" w:rsidP="00C96F29">
      <w:pPr>
        <w:pStyle w:val="NormalWeb"/>
        <w:rPr>
          <w:ins w:id="268" w:author="Microsoft Office User" w:date="2024-11-05T09:25:00Z" w16du:dateUtc="2024-11-05T09:25:00Z"/>
          <w:rFonts w:ascii="Arial" w:hAnsi="Arial" w:cs="Arial"/>
          <w:color w:val="000000" w:themeColor="text1"/>
          <w:sz w:val="20"/>
          <w:szCs w:val="20"/>
        </w:rPr>
      </w:pPr>
    </w:p>
    <w:p w14:paraId="60D5C7B2" w14:textId="38F3D825" w:rsidR="00E4210C" w:rsidRPr="004817D1" w:rsidRDefault="00E4210C" w:rsidP="00C96F29">
      <w:pPr>
        <w:pStyle w:val="NormalWeb"/>
        <w:rPr>
          <w:ins w:id="269" w:author="Microsoft Office User" w:date="2024-11-04T09:57:00Z"/>
          <w:rFonts w:ascii="Arial" w:hAnsi="Arial" w:cs="Arial"/>
          <w:color w:val="000000" w:themeColor="text1"/>
          <w:sz w:val="20"/>
          <w:szCs w:val="20"/>
        </w:rPr>
      </w:pPr>
      <w:ins w:id="270" w:author="Microsoft Office User" w:date="2024-11-04T10:04:00Z">
        <w:r>
          <w:rPr>
            <w:rFonts w:ascii="Arial" w:hAnsi="Arial" w:cs="Arial"/>
            <w:color w:val="000000" w:themeColor="text1"/>
            <w:sz w:val="20"/>
            <w:szCs w:val="20"/>
          </w:rPr>
          <w:t xml:space="preserve">Experimental tests on diverse </w:t>
        </w:r>
        <w:r>
          <w:rPr>
            <w:rFonts w:ascii="Arial" w:hAnsi="Arial" w:cs="Arial"/>
            <w:i/>
            <w:iCs/>
            <w:color w:val="000000" w:themeColor="text1"/>
            <w:sz w:val="20"/>
            <w:szCs w:val="20"/>
          </w:rPr>
          <w:t xml:space="preserve">Endozoicomonas </w:t>
        </w:r>
      </w:ins>
      <w:ins w:id="271" w:author="Microsoft Office User" w:date="2024-11-04T10:05:00Z">
        <w:r>
          <w:rPr>
            <w:rFonts w:ascii="Arial" w:hAnsi="Arial" w:cs="Arial"/>
            <w:color w:val="000000" w:themeColor="text1"/>
            <w:sz w:val="20"/>
            <w:szCs w:val="20"/>
          </w:rPr>
          <w:t xml:space="preserve">strains will be important to </w:t>
        </w:r>
      </w:ins>
      <w:ins w:id="272" w:author="Microsoft Office User" w:date="2024-11-04T10:08:00Z">
        <w:r w:rsidR="00E34A3A">
          <w:rPr>
            <w:rFonts w:ascii="Arial" w:hAnsi="Arial" w:cs="Arial"/>
            <w:color w:val="000000" w:themeColor="text1"/>
            <w:sz w:val="20"/>
            <w:szCs w:val="20"/>
          </w:rPr>
          <w:t xml:space="preserve">track the dynamics of </w:t>
        </w:r>
        <w:r w:rsidR="00E34A3A">
          <w:rPr>
            <w:rFonts w:ascii="Arial" w:hAnsi="Arial" w:cs="Arial"/>
            <w:i/>
            <w:iCs/>
            <w:color w:val="000000" w:themeColor="text1"/>
            <w:sz w:val="20"/>
            <w:szCs w:val="20"/>
          </w:rPr>
          <w:t xml:space="preserve">Endozoicomonas </w:t>
        </w:r>
        <w:r w:rsidR="00E34A3A">
          <w:rPr>
            <w:rFonts w:ascii="Arial" w:hAnsi="Arial" w:cs="Arial"/>
            <w:color w:val="000000" w:themeColor="text1"/>
            <w:sz w:val="20"/>
            <w:szCs w:val="20"/>
          </w:rPr>
          <w:t xml:space="preserve">across coral anatomy, and delineate </w:t>
        </w:r>
      </w:ins>
      <w:ins w:id="273" w:author="Microsoft Office User" w:date="2024-11-04T10:17:00Z">
        <w:r w:rsidR="00C16D03">
          <w:rPr>
            <w:rFonts w:ascii="Arial" w:hAnsi="Arial" w:cs="Arial"/>
            <w:color w:val="000000" w:themeColor="text1"/>
            <w:sz w:val="20"/>
            <w:szCs w:val="20"/>
          </w:rPr>
          <w:t xml:space="preserve">any direct, </w:t>
        </w:r>
      </w:ins>
      <w:ins w:id="274" w:author="Microsoft Office User" w:date="2024-11-04T10:06:00Z">
        <w:r>
          <w:rPr>
            <w:rFonts w:ascii="Arial" w:hAnsi="Arial" w:cs="Arial"/>
            <w:color w:val="000000" w:themeColor="text1"/>
            <w:sz w:val="20"/>
            <w:szCs w:val="20"/>
          </w:rPr>
          <w:t>strain</w:t>
        </w:r>
      </w:ins>
      <w:ins w:id="275" w:author="Microsoft Office User" w:date="2024-11-04T10:07:00Z">
        <w:r w:rsidR="00E34A3A">
          <w:rPr>
            <w:rFonts w:ascii="Arial" w:hAnsi="Arial" w:cs="Arial"/>
            <w:color w:val="000000" w:themeColor="text1"/>
            <w:sz w:val="20"/>
            <w:szCs w:val="20"/>
          </w:rPr>
          <w:t>-</w:t>
        </w:r>
      </w:ins>
      <w:ins w:id="276" w:author="Microsoft Office User" w:date="2024-11-04T10:06:00Z">
        <w:r>
          <w:rPr>
            <w:rFonts w:ascii="Arial" w:hAnsi="Arial" w:cs="Arial"/>
            <w:color w:val="000000" w:themeColor="text1"/>
            <w:sz w:val="20"/>
            <w:szCs w:val="20"/>
          </w:rPr>
          <w:t xml:space="preserve">specific effects </w:t>
        </w:r>
      </w:ins>
      <w:ins w:id="277" w:author="Microsoft Office User" w:date="2024-11-04T10:07:00Z">
        <w:r w:rsidR="00E34A3A">
          <w:rPr>
            <w:rFonts w:ascii="Arial" w:hAnsi="Arial" w:cs="Arial"/>
            <w:color w:val="000000" w:themeColor="text1"/>
            <w:sz w:val="20"/>
            <w:szCs w:val="20"/>
          </w:rPr>
          <w:t xml:space="preserve">on </w:t>
        </w:r>
      </w:ins>
      <w:ins w:id="278" w:author="Microsoft Office User" w:date="2024-11-04T10:16:00Z">
        <w:r w:rsidR="00C16D03">
          <w:rPr>
            <w:rFonts w:ascii="Arial" w:hAnsi="Arial" w:cs="Arial"/>
            <w:color w:val="000000" w:themeColor="text1"/>
            <w:sz w:val="20"/>
            <w:szCs w:val="20"/>
          </w:rPr>
          <w:t>disease</w:t>
        </w:r>
      </w:ins>
      <w:ins w:id="279" w:author="Microsoft Office User" w:date="2024-11-04T10:17:00Z">
        <w:r w:rsidR="00C16D03">
          <w:rPr>
            <w:rFonts w:ascii="Arial" w:hAnsi="Arial" w:cs="Arial"/>
            <w:color w:val="000000" w:themeColor="text1"/>
            <w:sz w:val="20"/>
            <w:szCs w:val="20"/>
          </w:rPr>
          <w:t xml:space="preserve"> su</w:t>
        </w:r>
      </w:ins>
      <w:ins w:id="280" w:author="Microsoft Office User" w:date="2024-11-05T09:13:00Z" w16du:dateUtc="2024-11-05T09:13:00Z">
        <w:r w:rsidR="001926CA">
          <w:rPr>
            <w:rFonts w:ascii="Arial" w:hAnsi="Arial" w:cs="Arial"/>
            <w:color w:val="000000" w:themeColor="text1"/>
            <w:sz w:val="20"/>
            <w:szCs w:val="20"/>
          </w:rPr>
          <w:t>s</w:t>
        </w:r>
      </w:ins>
      <w:ins w:id="281" w:author="Microsoft Office User" w:date="2024-11-04T10:17:00Z">
        <w:r w:rsidR="00C16D03">
          <w:rPr>
            <w:rFonts w:ascii="Arial" w:hAnsi="Arial" w:cs="Arial"/>
            <w:color w:val="000000" w:themeColor="text1"/>
            <w:sz w:val="20"/>
            <w:szCs w:val="20"/>
          </w:rPr>
          <w:t>ceptibility or growth rate</w:t>
        </w:r>
      </w:ins>
      <w:ins w:id="282" w:author="Microsoft Office User" w:date="2024-11-04T10:07:00Z">
        <w:r w:rsidR="00E34A3A">
          <w:rPr>
            <w:rFonts w:ascii="Arial" w:hAnsi="Arial" w:cs="Arial"/>
            <w:color w:val="000000" w:themeColor="text1"/>
            <w:sz w:val="20"/>
            <w:szCs w:val="20"/>
          </w:rPr>
          <w:t>.</w:t>
        </w:r>
      </w:ins>
    </w:p>
    <w:p w14:paraId="2E8D3FFB" w14:textId="77777777" w:rsidR="00E4210C" w:rsidRDefault="00E4210C" w:rsidP="00C96F29">
      <w:pPr>
        <w:pStyle w:val="NormalWeb"/>
        <w:rPr>
          <w:ins w:id="283" w:author="Microsoft Office User" w:date="2024-11-04T09:57:00Z"/>
          <w:rFonts w:ascii="Arial" w:hAnsi="Arial" w:cs="Arial"/>
          <w:color w:val="000000" w:themeColor="text1"/>
          <w:sz w:val="20"/>
          <w:szCs w:val="20"/>
        </w:rPr>
      </w:pPr>
    </w:p>
    <w:p w14:paraId="5DAE3DF4" w14:textId="1FDDB678" w:rsidR="00F34013" w:rsidRPr="00362205" w:rsidDel="007372D3" w:rsidRDefault="007372D3" w:rsidP="00961490">
      <w:pPr>
        <w:rPr>
          <w:del w:id="284" w:author="Microsoft Office User" w:date="2024-11-01T13:05:00Z"/>
          <w:rFonts w:ascii="Arial" w:hAnsi="Arial" w:cs="Arial"/>
          <w:color w:val="000000" w:themeColor="text1"/>
          <w:sz w:val="20"/>
          <w:szCs w:val="20"/>
          <w:rPrChange w:id="285" w:author="Microsoft Office User" w:date="2024-11-05T09:25:00Z" w16du:dateUtc="2024-11-05T09:25:00Z">
            <w:rPr>
              <w:del w:id="286" w:author="Microsoft Office User" w:date="2024-11-01T13:05:00Z"/>
              <w:rFonts w:ascii="Arial" w:hAnsi="Arial" w:cs="Arial"/>
              <w:color w:val="000000" w:themeColor="text1"/>
            </w:rPr>
          </w:rPrChange>
        </w:rPr>
      </w:pPr>
      <w:del w:id="287" w:author="Microsoft Office User" w:date="2024-11-04T09:58:00Z">
        <w:r w:rsidDel="00E4210C">
          <w:rPr>
            <w:rFonts w:ascii="Arial" w:hAnsi="Arial" w:cs="Arial"/>
            <w:color w:val="000000" w:themeColor="text1"/>
            <w:sz w:val="20"/>
            <w:szCs w:val="20"/>
          </w:rPr>
          <w:lastRenderedPageBreak/>
          <w:fldChar w:fldCharType="begin"/>
        </w:r>
        <w:r w:rsidDel="00E4210C">
          <w:rPr>
            <w:rFonts w:ascii="Arial" w:hAnsi="Arial" w:cs="Arial"/>
            <w:color w:val="000000" w:themeColor="text1"/>
            <w:sz w:val="20"/>
            <w:szCs w:val="20"/>
          </w:rPr>
          <w:del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delInstrText>
        </w:r>
        <w:r w:rsidDel="00E4210C">
          <w:rPr>
            <w:rFonts w:ascii="Arial" w:hAnsi="Arial" w:cs="Arial"/>
            <w:color w:val="000000" w:themeColor="text1"/>
            <w:sz w:val="20"/>
            <w:szCs w:val="20"/>
          </w:rPr>
          <w:fldChar w:fldCharType="separate"/>
        </w:r>
        <w:r w:rsidRPr="007372D3" w:rsidDel="00E4210C">
          <w:rPr>
            <w:rFonts w:ascii="Arial" w:hAnsi="Arial" w:cs="Arial"/>
            <w:color w:val="000000"/>
            <w:sz w:val="20"/>
            <w:vertAlign w:val="superscript"/>
          </w:rPr>
          <w:delText>32</w:delText>
        </w:r>
        <w:r w:rsidDel="00E4210C">
          <w:rPr>
            <w:rFonts w:ascii="Arial" w:hAnsi="Arial" w:cs="Arial"/>
            <w:color w:val="000000" w:themeColor="text1"/>
            <w:sz w:val="20"/>
            <w:szCs w:val="20"/>
          </w:rPr>
          <w:fldChar w:fldCharType="end"/>
        </w:r>
        <w:r w:rsidDel="00E4210C">
          <w:rPr>
            <w:rFonts w:ascii="Arial" w:hAnsi="Arial" w:cs="Arial"/>
            <w:color w:val="000000" w:themeColor="text1"/>
            <w:sz w:val="20"/>
            <w:szCs w:val="20"/>
          </w:rPr>
          <w:fldChar w:fldCharType="begin"/>
        </w:r>
        <w:r w:rsidDel="00E4210C">
          <w:rPr>
            <w:rFonts w:ascii="Arial" w:hAnsi="Arial" w:cs="Arial"/>
            <w:color w:val="000000" w:themeColor="text1"/>
            <w:sz w:val="20"/>
            <w:szCs w:val="20"/>
          </w:rPr>
          <w:delInstrText xml:space="preserve"> ADDIN ZOTERO_ITEM CSL_CITATION {"citationID":"55Tjaj2F","properties":{"formattedCitation":"\\super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Del="00E4210C">
          <w:rPr>
            <w:rFonts w:ascii="Arial" w:hAnsi="Arial" w:cs="Arial"/>
            <w:color w:val="000000" w:themeColor="text1"/>
            <w:sz w:val="20"/>
            <w:szCs w:val="20"/>
          </w:rPr>
          <w:fldChar w:fldCharType="separate"/>
        </w:r>
        <w:r w:rsidRPr="007372D3" w:rsidDel="00E4210C">
          <w:rPr>
            <w:rFonts w:ascii="Arial" w:hAnsi="Arial" w:cs="Arial"/>
            <w:color w:val="000000"/>
            <w:sz w:val="20"/>
            <w:vertAlign w:val="superscript"/>
          </w:rPr>
          <w:delText>41</w:delText>
        </w:r>
        <w:r w:rsidDel="00E4210C">
          <w:rPr>
            <w:rFonts w:ascii="Arial" w:hAnsi="Arial" w:cs="Arial"/>
            <w:color w:val="000000" w:themeColor="text1"/>
            <w:sz w:val="20"/>
            <w:szCs w:val="20"/>
          </w:rPr>
          <w:fldChar w:fldCharType="end"/>
        </w:r>
      </w:del>
      <w:del w:id="288" w:author="Microsoft Office User" w:date="2024-11-02T10:24:00Z">
        <w:r w:rsidR="00F126F5" w:rsidDel="007372D3">
          <w:rPr>
            <w:rFonts w:ascii="Arial" w:hAnsi="Arial" w:cs="Arial"/>
            <w:color w:val="000000" w:themeColor="text1"/>
          </w:rPr>
          <w:fldChar w:fldCharType="begin"/>
        </w:r>
        <w:r w:rsidDel="007372D3">
          <w:rPr>
            <w:rFonts w:ascii="Arial" w:hAnsi="Arial" w:cs="Arial"/>
            <w:color w:val="000000" w:themeColor="text1"/>
          </w:rPr>
          <w:delInstrText xml:space="preserve"> ADDIN ZOTERO_ITEM CSL_CITATION {"citationID":"m4O6dPT9","properties":{"formattedCitation":"\\super 42\\nosupersub{}","plainCitation":"42","noteIndex":0},"citationItems":[{"id":"ViKPBahs/17RkqV96","uris":["http://zotero.org/users/4235445/items/UCIUMHJ8"],"itemData":{"id":1116,"type":"article-journal","abstract":"Bacterial diversity associated with corals has been studied extensively, however, localization of bacterial associations within the holobiont is still poorly resolved. Here we provide novel insight into the localization of coral-associated microbial aggregates (CAMAs) within tissues of the coral Acropora hyacinthus. In total, 318 and 308 CAMAs were characterized via histological and fluorescent in situ hybridization (FISH) approaches respectively, and shown to be distributed extensively throughout coral tissues collected from five sites in Japan and Australia. The densities of CAMAs within the tissues were negatively correlated with the distance from the coastline (i.e. lowest densities at offshore sites). CAMAs were randomly distributed across the six coral tissue regions investigated. Within each CAMA, bacterial cells had similar morphological characteristics, but bacterial morphologies varied among CAMAs, with at least five distinct types identified. Identifying the location of microorganisms associated with the coral host is a prerequisite for understanding their contributions to fitness. Localization of tissue-specific communities housed within CAMAs is particularly important, as these communities are potentially important contributors to vital metabolic functions of the holobiont.","container-title":"Scientific Reports","DOI":"10.1038/s41598-019-49651-7","ISSN":"2045-2322","issue":"1","journalAbbreviation":"Sci Rep","language":"en","license":"2019 The Author(s)","note":"number: 1\npublisher: Nature Publishing Group","page":"14662","source":"www.nature.com","title":"Characterization of coral-associated microbial aggregates (CAMAs) within tissues of the coral Acropora hyacinthus","volume":"9","author":[{"family":"Wada","given":"Naohisa"},{"family":"Ishimochi","given":"Mizuki"},{"family":"Matsui","given":"Taeko"},{"family":"Pollock","given":"F. Joseph"},{"family":"Tang","given":"Sen-Lin"},{"family":"Ainsworth","given":"Tracy D."},{"family":"Willis","given":"Bette L."},{"family":"Mano","given":"Nobuhiro"},{"family":"Bourne","given":"David G."}],"issued":{"date-parts":[["2019",10,10]]}}}],"schema":"https://github.com/citation-style-language/schema/raw/master/csl-citation.json"} </w:delInstrText>
        </w:r>
        <w:r w:rsidR="00F126F5" w:rsidDel="007372D3">
          <w:rPr>
            <w:rFonts w:ascii="Arial" w:hAnsi="Arial" w:cs="Arial"/>
            <w:color w:val="000000" w:themeColor="text1"/>
          </w:rPr>
          <w:fldChar w:fldCharType="separate"/>
        </w:r>
        <w:r w:rsidRPr="007372D3" w:rsidDel="007372D3">
          <w:rPr>
            <w:rFonts w:ascii="Arial" w:hAnsi="Arial" w:cs="Arial"/>
            <w:color w:val="000000"/>
            <w:sz w:val="20"/>
            <w:vertAlign w:val="superscript"/>
          </w:rPr>
          <w:delText>42</w:delText>
        </w:r>
        <w:r w:rsidR="00F126F5" w:rsidDel="007372D3">
          <w:rPr>
            <w:rFonts w:ascii="Arial" w:hAnsi="Arial" w:cs="Arial"/>
            <w:color w:val="000000" w:themeColor="text1"/>
          </w:rPr>
          <w:fldChar w:fldCharType="end"/>
        </w:r>
        <w:r w:rsidR="00CF248A" w:rsidDel="007372D3">
          <w:rPr>
            <w:rFonts w:ascii="Arial" w:hAnsi="Arial" w:cs="Arial"/>
            <w:color w:val="000000" w:themeColor="text1"/>
          </w:rPr>
          <w:fldChar w:fldCharType="begin"/>
        </w:r>
        <w:r w:rsidDel="007372D3">
          <w:rPr>
            <w:rFonts w:ascii="Arial" w:hAnsi="Arial" w:cs="Arial"/>
            <w:color w:val="000000" w:themeColor="text1"/>
          </w:rPr>
          <w:delInstrText xml:space="preserve"> ADDIN ZOTERO_ITEM CSL_CITATION {"citationID":"w64q0sL1","properties":{"formattedCitation":"\\super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R="00CF248A" w:rsidDel="007372D3">
          <w:rPr>
            <w:rFonts w:ascii="Arial" w:hAnsi="Arial" w:cs="Arial"/>
            <w:color w:val="000000" w:themeColor="text1"/>
          </w:rPr>
          <w:fldChar w:fldCharType="separate"/>
        </w:r>
        <w:r w:rsidRPr="007372D3" w:rsidDel="007372D3">
          <w:rPr>
            <w:rFonts w:ascii="Arial" w:hAnsi="Arial" w:cs="Arial"/>
            <w:color w:val="000000"/>
            <w:sz w:val="20"/>
            <w:vertAlign w:val="superscript"/>
          </w:rPr>
          <w:delText>41</w:delText>
        </w:r>
        <w:r w:rsidR="00CF248A" w:rsidDel="007372D3">
          <w:rPr>
            <w:rFonts w:ascii="Arial" w:hAnsi="Arial" w:cs="Arial"/>
            <w:color w:val="000000" w:themeColor="text1"/>
          </w:rPr>
          <w:fldChar w:fldCharType="end"/>
        </w:r>
        <w:r w:rsidR="00CF248A" w:rsidDel="007372D3">
          <w:rPr>
            <w:rFonts w:ascii="Arial" w:hAnsi="Arial" w:cs="Arial"/>
            <w:color w:val="000000" w:themeColor="text1"/>
          </w:rPr>
          <w:delText xml:space="preserve"> </w:delText>
        </w:r>
      </w:del>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754D0DEE" w:rsidR="00961490" w:rsidRPr="00961490" w:rsidRDefault="00C16D03" w:rsidP="00961490">
      <w:pPr>
        <w:rPr>
          <w:rFonts w:ascii="Arial" w:eastAsia="Times New Roman" w:hAnsi="Arial" w:cs="Arial"/>
          <w:sz w:val="20"/>
          <w:szCs w:val="20"/>
        </w:rPr>
      </w:pPr>
      <w:ins w:id="289" w:author="Microsoft Office User" w:date="2024-11-04T10:21:00Z">
        <w:r>
          <w:rPr>
            <w:rFonts w:ascii="Arial" w:eastAsia="Times New Roman" w:hAnsi="Arial" w:cs="Arial"/>
            <w:sz w:val="20"/>
            <w:szCs w:val="20"/>
          </w:rPr>
          <w:t xml:space="preserve">We found </w:t>
        </w:r>
      </w:ins>
      <w:del w:id="290" w:author="Microsoft Office User" w:date="2024-11-04T10:21:00Z">
        <w:r w:rsidR="00961490" w:rsidRPr="00961490" w:rsidDel="00C16D03">
          <w:rPr>
            <w:rFonts w:ascii="Arial" w:eastAsia="Times New Roman" w:hAnsi="Arial" w:cs="Arial"/>
            <w:sz w:val="20"/>
            <w:szCs w:val="20"/>
          </w:rPr>
          <w:delText xml:space="preserve">The findings of </w:delText>
        </w:r>
      </w:del>
      <w:r w:rsidR="00961490" w:rsidRPr="00961490">
        <w:rPr>
          <w:rFonts w:ascii="Arial" w:eastAsia="Times New Roman" w:hAnsi="Arial" w:cs="Arial"/>
          <w:sz w:val="20"/>
          <w:szCs w:val="20"/>
        </w:rPr>
        <w:t>positive correlations between</w:t>
      </w:r>
      <w:ins w:id="291" w:author="Microsoft Office User" w:date="2024-11-02T10:25:00Z">
        <w:r w:rsidR="007372D3">
          <w:rPr>
            <w:rFonts w:ascii="Arial" w:eastAsia="Times New Roman" w:hAnsi="Arial" w:cs="Arial"/>
            <w:sz w:val="20"/>
            <w:szCs w:val="20"/>
          </w:rPr>
          <w:t xml:space="preserve"> the </w:t>
        </w:r>
      </w:ins>
      <w:ins w:id="292" w:author="Microsoft Office User" w:date="2024-11-04T10:18:00Z">
        <w:r>
          <w:rPr>
            <w:rFonts w:ascii="Arial" w:eastAsia="Times New Roman" w:hAnsi="Arial" w:cs="Arial"/>
            <w:sz w:val="20"/>
            <w:szCs w:val="20"/>
          </w:rPr>
          <w:t xml:space="preserve">total </w:t>
        </w:r>
      </w:ins>
      <w:ins w:id="293" w:author="Microsoft Office User" w:date="2024-11-02T10:25:00Z">
        <w:r w:rsidR="007372D3">
          <w:rPr>
            <w:rFonts w:ascii="Arial" w:eastAsia="Times New Roman" w:hAnsi="Arial" w:cs="Arial"/>
            <w:sz w:val="20"/>
            <w:szCs w:val="20"/>
          </w:rPr>
          <w:t>relative abundance of</w:t>
        </w:r>
      </w:ins>
      <w:r w:rsidR="00961490" w:rsidRPr="00961490">
        <w:rPr>
          <w:rFonts w:ascii="Arial" w:eastAsia="Times New Roman" w:hAnsi="Arial" w:cs="Arial"/>
          <w:sz w:val="20"/>
          <w:szCs w:val="20"/>
        </w:rPr>
        <w:t xml:space="preserve"> </w:t>
      </w:r>
      <w:r w:rsidR="00961490" w:rsidRPr="00961490">
        <w:rPr>
          <w:rFonts w:ascii="Arial" w:eastAsia="Times New Roman" w:hAnsi="Arial" w:cs="Arial"/>
          <w:i/>
          <w:sz w:val="20"/>
          <w:szCs w:val="20"/>
        </w:rPr>
        <w:t>Endozoicomonas</w:t>
      </w:r>
      <w:ins w:id="294" w:author="Microsoft Office User" w:date="2024-11-01T14:00:00Z">
        <w:r w:rsidR="00807677">
          <w:rPr>
            <w:rFonts w:ascii="Arial" w:eastAsia="Times New Roman" w:hAnsi="Arial" w:cs="Arial"/>
            <w:i/>
            <w:sz w:val="20"/>
            <w:szCs w:val="20"/>
          </w:rPr>
          <w:t xml:space="preserve"> </w:t>
        </w:r>
      </w:ins>
      <w:ins w:id="295" w:author="Microsoft Office User" w:date="2024-11-04T10:19:00Z">
        <w:r>
          <w:rPr>
            <w:rFonts w:ascii="Arial" w:eastAsia="Times New Roman" w:hAnsi="Arial" w:cs="Arial"/>
            <w:iCs/>
            <w:sz w:val="20"/>
            <w:szCs w:val="20"/>
          </w:rPr>
          <w:t xml:space="preserve">in coral tissue </w:t>
        </w:r>
      </w:ins>
      <w:ins w:id="296" w:author="Microsoft Office User" w:date="2024-11-04T10:20:00Z">
        <w:r>
          <w:rPr>
            <w:rFonts w:ascii="Arial" w:eastAsia="Times New Roman" w:hAnsi="Arial" w:cs="Arial"/>
            <w:iCs/>
            <w:sz w:val="20"/>
            <w:szCs w:val="20"/>
          </w:rPr>
          <w:t>and</w:t>
        </w:r>
      </w:ins>
      <w:ins w:id="297" w:author="Microsoft Office User" w:date="2024-11-04T10:19:00Z">
        <w:r>
          <w:rPr>
            <w:rFonts w:ascii="Arial" w:eastAsia="Times New Roman" w:hAnsi="Arial" w:cs="Arial"/>
            <w:iCs/>
            <w:sz w:val="20"/>
            <w:szCs w:val="20"/>
          </w:rPr>
          <w:t xml:space="preserve"> </w:t>
        </w:r>
      </w:ins>
      <w:ins w:id="298" w:author="Microsoft Office User" w:date="2024-11-04T10:20:00Z">
        <w:r>
          <w:rPr>
            <w:rFonts w:ascii="Arial" w:eastAsia="Times New Roman" w:hAnsi="Arial" w:cs="Arial"/>
            <w:iCs/>
            <w:sz w:val="20"/>
            <w:szCs w:val="20"/>
          </w:rPr>
          <w:t xml:space="preserve">the </w:t>
        </w:r>
      </w:ins>
      <w:del w:id="299" w:author="Microsoft Office User" w:date="2024-11-04T10:19:00Z">
        <w:r w:rsidR="00961490" w:rsidRPr="00961490" w:rsidDel="00C16D0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host</w:t>
      </w:r>
      <w:ins w:id="300" w:author="Microsoft Office User" w:date="2024-11-04T10:20:00Z">
        <w:r>
          <w:rPr>
            <w:rFonts w:ascii="Arial" w:eastAsia="Times New Roman" w:hAnsi="Arial" w:cs="Arial"/>
            <w:sz w:val="20"/>
            <w:szCs w:val="20"/>
          </w:rPr>
          <w:t xml:space="preserve"> traits of</w:t>
        </w:r>
      </w:ins>
      <w:r w:rsidR="00961490" w:rsidRPr="00961490">
        <w:rPr>
          <w:rFonts w:ascii="Arial" w:eastAsia="Times New Roman" w:hAnsi="Arial" w:cs="Arial"/>
          <w:sz w:val="20"/>
          <w:szCs w:val="20"/>
        </w:rPr>
        <w:t xml:space="preserve"> growth rate</w:t>
      </w:r>
      <w:del w:id="301" w:author="Microsoft Office User" w:date="2024-11-04T10:20:00Z">
        <w:r w:rsidR="00961490" w:rsidRPr="00961490" w:rsidDel="00C16D03">
          <w:rPr>
            <w:rFonts w:ascii="Arial" w:eastAsia="Times New Roman" w:hAnsi="Arial" w:cs="Arial"/>
            <w:sz w:val="20"/>
            <w:szCs w:val="20"/>
          </w:rPr>
          <w:delText>,</w:delText>
        </w:r>
      </w:del>
      <w:r w:rsidR="00961490" w:rsidRPr="00961490">
        <w:rPr>
          <w:rFonts w:ascii="Arial" w:eastAsia="Times New Roman" w:hAnsi="Arial" w:cs="Arial"/>
          <w:sz w:val="20"/>
          <w:szCs w:val="20"/>
        </w:rPr>
        <w:t xml:space="preserve"> and </w:t>
      </w:r>
      <w:del w:id="302" w:author="Microsoft Office User" w:date="2024-11-04T10:20:00Z">
        <w:r w:rsidR="00961490" w:rsidRPr="00961490" w:rsidDel="00C16D03">
          <w:rPr>
            <w:rFonts w:ascii="Arial" w:eastAsia="Times New Roman" w:hAnsi="Arial" w:cs="Arial"/>
            <w:sz w:val="20"/>
            <w:szCs w:val="20"/>
          </w:rPr>
          <w:delText xml:space="preserve">host </w:delText>
        </w:r>
      </w:del>
      <w:r w:rsidR="00961490" w:rsidRPr="00961490">
        <w:rPr>
          <w:rFonts w:ascii="Arial" w:eastAsia="Times New Roman" w:hAnsi="Arial" w:cs="Arial"/>
          <w:sz w:val="20"/>
          <w:szCs w:val="20"/>
        </w:rPr>
        <w:t>disease susceptibility</w:t>
      </w:r>
      <w:ins w:id="303" w:author="Microsoft Office User" w:date="2024-11-04T10:21:00Z">
        <w:r>
          <w:rPr>
            <w:rFonts w:ascii="Arial" w:eastAsia="Times New Roman" w:hAnsi="Arial" w:cs="Arial"/>
            <w:sz w:val="20"/>
            <w:szCs w:val="20"/>
          </w:rPr>
          <w:t xml:space="preserve">. This finding </w:t>
        </w:r>
      </w:ins>
      <w:del w:id="304" w:author="Microsoft Office User" w:date="2024-11-04T10:21:00Z">
        <w:r w:rsidR="00961490" w:rsidRPr="00961490" w:rsidDel="00C16D03">
          <w:rPr>
            <w:rFonts w:ascii="Arial" w:eastAsia="Times New Roman" w:hAnsi="Arial" w:cs="Arial"/>
            <w:sz w:val="20"/>
            <w:szCs w:val="20"/>
          </w:rPr>
          <w:delText xml:space="preserve"> documented in this study </w:delText>
        </w:r>
      </w:del>
      <w:r w:rsidR="00961490" w:rsidRPr="00961490">
        <w:rPr>
          <w:rFonts w:ascii="Arial" w:eastAsia="Times New Roman" w:hAnsi="Arial" w:cs="Arial"/>
          <w:sz w:val="20"/>
          <w:szCs w:val="20"/>
        </w:rPr>
        <w:t>complement</w:t>
      </w:r>
      <w:ins w:id="305" w:author="Microsoft Office User" w:date="2024-11-04T10:21:00Z">
        <w:r>
          <w:rPr>
            <w:rFonts w:ascii="Arial" w:eastAsia="Times New Roman" w:hAnsi="Arial" w:cs="Arial"/>
            <w:sz w:val="20"/>
            <w:szCs w:val="20"/>
          </w:rPr>
          <w:t>s</w:t>
        </w:r>
      </w:ins>
      <w:r w:rsidR="00961490" w:rsidRPr="00961490">
        <w:rPr>
          <w:rFonts w:ascii="Arial" w:eastAsia="Times New Roman" w:hAnsi="Arial" w:cs="Arial"/>
          <w:sz w:val="20"/>
          <w:szCs w:val="20"/>
        </w:rPr>
        <w:t xml:space="preserve"> and contextualize</w:t>
      </w:r>
      <w:ins w:id="306" w:author="Microsoft Office User" w:date="2024-11-04T10:22:00Z">
        <w:r>
          <w:rPr>
            <w:rFonts w:ascii="Arial" w:eastAsia="Times New Roman" w:hAnsi="Arial" w:cs="Arial"/>
            <w:sz w:val="20"/>
            <w:szCs w:val="20"/>
          </w:rPr>
          <w:t>s</w:t>
        </w:r>
      </w:ins>
      <w:r w:rsidR="00961490" w:rsidRPr="00961490">
        <w:rPr>
          <w:rFonts w:ascii="Arial" w:eastAsia="Times New Roman" w:hAnsi="Arial" w:cs="Arial"/>
          <w:sz w:val="20"/>
          <w:szCs w:val="20"/>
        </w:rPr>
        <w:t xml:space="preserve"> </w:t>
      </w:r>
      <w:del w:id="307" w:author="Microsoft Office User" w:date="2024-11-04T10:22:00Z">
        <w:r w:rsidR="00961490" w:rsidRPr="00961490" w:rsidDel="00C16D03">
          <w:rPr>
            <w:rFonts w:ascii="Arial" w:eastAsia="Times New Roman" w:hAnsi="Arial" w:cs="Arial"/>
            <w:sz w:val="20"/>
            <w:szCs w:val="20"/>
          </w:rPr>
          <w:delText xml:space="preserve">much of the </w:delText>
        </w:r>
      </w:del>
      <w:r w:rsidR="00961490" w:rsidRPr="00961490">
        <w:rPr>
          <w:rFonts w:ascii="Arial" w:eastAsia="Times New Roman" w:hAnsi="Arial" w:cs="Arial"/>
          <w:sz w:val="20"/>
          <w:szCs w:val="20"/>
        </w:rPr>
        <w:t xml:space="preserve">ongoing work on the mechanisms underlying </w:t>
      </w:r>
      <w:ins w:id="308" w:author="Microsoft Office User" w:date="2024-11-02T10:25:00Z">
        <w:r w:rsidR="007372D3">
          <w:rPr>
            <w:rFonts w:ascii="Arial" w:eastAsia="Times New Roman" w:hAnsi="Arial" w:cs="Arial"/>
            <w:sz w:val="20"/>
            <w:szCs w:val="20"/>
          </w:rPr>
          <w:t xml:space="preserve">the </w:t>
        </w:r>
      </w:ins>
      <w:del w:id="309" w:author="Microsoft Office User" w:date="2024-11-02T10:25:00Z">
        <w:r w:rsidR="00961490" w:rsidRPr="00961490" w:rsidDel="007372D3">
          <w:rPr>
            <w:rFonts w:ascii="Arial" w:eastAsia="Times New Roman" w:hAnsi="Arial" w:cs="Arial"/>
            <w:sz w:val="20"/>
            <w:szCs w:val="20"/>
          </w:rPr>
          <w:delText xml:space="preserve">proposed </w:delText>
        </w:r>
      </w:del>
      <w:r w:rsidR="00961490" w:rsidRPr="00961490">
        <w:rPr>
          <w:rFonts w:ascii="Arial" w:eastAsia="Times New Roman" w:hAnsi="Arial" w:cs="Arial"/>
          <w:sz w:val="20"/>
          <w:szCs w:val="20"/>
        </w:rPr>
        <w:t>coral-</w:t>
      </w:r>
      <w:r w:rsidR="00961490" w:rsidRPr="00961490">
        <w:rPr>
          <w:rFonts w:ascii="Arial" w:eastAsia="Times New Roman" w:hAnsi="Arial" w:cs="Arial"/>
          <w:i/>
          <w:sz w:val="20"/>
          <w:szCs w:val="20"/>
        </w:rPr>
        <w:t>Endozoicomonas</w:t>
      </w:r>
      <w:ins w:id="310" w:author="Microsoft Office User" w:date="2024-11-02T10:25:00Z">
        <w:r w:rsidR="007372D3">
          <w:rPr>
            <w:rFonts w:ascii="Arial" w:eastAsia="Times New Roman" w:hAnsi="Arial" w:cs="Arial"/>
            <w:iCs/>
            <w:sz w:val="20"/>
            <w:szCs w:val="20"/>
          </w:rPr>
          <w:t xml:space="preserve"> symbiosis</w:t>
        </w:r>
      </w:ins>
      <w:r w:rsidR="007372D3" w:rsidRPr="007372D3">
        <w:rPr>
          <w:rFonts w:ascii="Arial" w:hAnsi="Arial" w:cs="Arial"/>
          <w:sz w:val="20"/>
          <w:vertAlign w:val="superscript"/>
        </w:rPr>
        <w:t>34</w:t>
      </w:r>
      <w:ins w:id="311" w:author="Microsoft Office User" w:date="2024-11-02T10:26:00Z">
        <w:r w:rsidR="007372D3">
          <w:rPr>
            <w:rFonts w:ascii="Arial" w:eastAsia="Times New Roman" w:hAnsi="Arial" w:cs="Arial"/>
            <w:iCs/>
            <w:sz w:val="20"/>
            <w:szCs w:val="20"/>
          </w:rPr>
          <w:t xml:space="preserve"> and the potential role of </w:t>
        </w:r>
        <w:r w:rsidR="007372D3">
          <w:rPr>
            <w:rFonts w:ascii="Arial" w:eastAsia="Times New Roman" w:hAnsi="Arial" w:cs="Arial"/>
            <w:i/>
            <w:sz w:val="20"/>
            <w:szCs w:val="20"/>
          </w:rPr>
          <w:t xml:space="preserve">Endozoicomonas </w:t>
        </w:r>
        <w:r w:rsidR="007372D3">
          <w:rPr>
            <w:rFonts w:ascii="Arial" w:eastAsia="Times New Roman" w:hAnsi="Arial" w:cs="Arial"/>
            <w:iCs/>
            <w:sz w:val="20"/>
            <w:szCs w:val="20"/>
          </w:rPr>
          <w:t>as a</w:t>
        </w:r>
      </w:ins>
      <w:ins w:id="312" w:author="Microsoft Office User" w:date="2024-11-02T10:25:00Z">
        <w:r w:rsidR="007372D3">
          <w:rPr>
            <w:rFonts w:ascii="Arial" w:eastAsia="Times New Roman" w:hAnsi="Arial" w:cs="Arial"/>
            <w:iCs/>
            <w:sz w:val="20"/>
            <w:szCs w:val="20"/>
          </w:rPr>
          <w:t xml:space="preserve"> </w:t>
        </w:r>
      </w:ins>
      <w:del w:id="313" w:author="Microsoft Office User" w:date="2024-11-02T10:25:00Z">
        <w:r w:rsidR="00961490" w:rsidRPr="00961490" w:rsidDel="007372D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metabolic mutualis</w:t>
      </w:r>
      <w:ins w:id="314" w:author="Microsoft Office User" w:date="2024-11-02T10:26:00Z">
        <w:r w:rsidR="007372D3">
          <w:rPr>
            <w:rFonts w:ascii="Arial" w:eastAsia="Times New Roman" w:hAnsi="Arial" w:cs="Arial"/>
            <w:sz w:val="20"/>
            <w:szCs w:val="20"/>
          </w:rPr>
          <w:t>t</w:t>
        </w:r>
      </w:ins>
      <w:del w:id="315" w:author="Microsoft Office User" w:date="2024-11-02T10:26:00Z">
        <w:r w:rsidR="00961490" w:rsidRPr="00961490" w:rsidDel="007372D3">
          <w:rPr>
            <w:rFonts w:ascii="Arial" w:eastAsia="Times New Roman" w:hAnsi="Arial" w:cs="Arial"/>
            <w:sz w:val="20"/>
            <w:szCs w:val="20"/>
          </w:rPr>
          <w:delText>m</w:delText>
        </w:r>
      </w:del>
      <w:r w:rsidR="00C04DDF" w:rsidRPr="00C04DDF">
        <w:rPr>
          <w:rFonts w:ascii="Arial" w:hAnsi="Arial" w:cs="Arial"/>
          <w:sz w:val="20"/>
          <w:vertAlign w:val="superscript"/>
        </w:rPr>
        <w:t>32,35</w:t>
      </w:r>
      <w:ins w:id="316" w:author="Microsoft Office User" w:date="2024-11-02T10:26:00Z">
        <w:r w:rsidR="007372D3">
          <w:rPr>
            <w:rFonts w:ascii="Arial" w:eastAsia="Times New Roman" w:hAnsi="Arial" w:cs="Arial"/>
            <w:sz w:val="20"/>
            <w:szCs w:val="20"/>
          </w:rPr>
          <w:t>.</w:t>
        </w:r>
      </w:ins>
      <w:commentRangeStart w:id="317"/>
      <w:del w:id="318" w:author="Microsoft Office User" w:date="2024-11-05T08:42:00Z" w16du:dateUtc="2024-11-05T08:42:00Z">
        <w:r w:rsidR="007372D3" w:rsidRPr="0045598B" w:rsidDel="004817D1">
          <w:rPr>
            <w:rFonts w:ascii="Arial" w:eastAsia="Times New Roman" w:hAnsi="Arial" w:cs="Arial"/>
            <w:strike/>
            <w:sz w:val="20"/>
            <w:szCs w:val="20"/>
            <w:rPrChange w:id="319" w:author="Microsoft Office User" w:date="2024-11-04T10:29:00Z">
              <w:rPr>
                <w:rFonts w:ascii="Arial" w:eastAsia="Times New Roman" w:hAnsi="Arial" w:cs="Arial"/>
                <w:sz w:val="20"/>
                <w:szCs w:val="20"/>
              </w:rPr>
            </w:rPrChange>
          </w:rPr>
          <w:fldChar w:fldCharType="begin"/>
        </w:r>
        <w:r w:rsidR="004817D1" w:rsidDel="004817D1">
          <w:rPr>
            <w:rFonts w:ascii="Arial" w:eastAsia="Times New Roman" w:hAnsi="Arial" w:cs="Arial"/>
            <w:strike/>
            <w:sz w:val="20"/>
            <w:szCs w:val="20"/>
          </w:rPr>
          <w:delInstrText xml:space="preserve"> ADDIN ZOTERO_ITEM CSL_CITATION {"citationID":"LGtygMQP","properties":{"formattedCitation":"\\super 41,42\\nosupersub{}","plainCitation":"41,42","noteIndex":0},"citationItems":[{"id":2659,"uris":["http://zotero.org/groups/2769688/items/MSWH6D78"],"itemData":{"id":2659,"type":"article-journal","container-title":"Marine Biology","DOI":"10.1007/s00227-007-0708-y","ISSN":"0025-3162, 1432-1793","issue":"2","journalAbbreviation":"Mar Biol","language":"en","license":"http://www.springer.com/tdm","page":"475-483","source":"DOI.org (Crossref)","title":"Linking abundance and diversity of sponge-associated microbial communities to metabolic differences in host sponges","volume":"152","author":[{"family":"Weisz","given":"Jeremy B."},{"family":"Hentschel","given":"Ute"},{"family":"Lindquist","given":"Niels"},{"family":"Martens","given":"Christopher S."}],"issued":{"date-parts":[["2007",8]]}}},{"id":2655,"uris":["http://zotero.org/groups/2769688/items/IN7HR5AN"],"itemData":{"id":2655,"type":"article-journal","abstract":"The ecological and evolutionary forces that shape interactions between marine sponges and their symbiotic microbiota remain poorly understood. Considerable work has been done to characterize the sponge microbiome, and this research has shown that there are two distinct types of sponges: those with high microbial abundances (HMA) and those with low microbial abundances (LMA). There is no clear evolutionary driver for this distinction, and we have only a limited understanding of how HMA or LMA status affects host phenotypes (e.g. feeding behavior, capacity for nutrient cycling). We had two primary goals with the present study. First, we used a variety of microscopic techniques to compare aspects of host biology (e.g. choanocyte chamber morphology and density) in the context of symbiont status. Secondly, we used molecular approaches to uncover components of ecological structure of bacterial communities in HMA versus LMA sponges (e.g. species richness, evenness). We found that choanocyte chamber density is greater in LMA sponges than in HMA sponges. We also found distinct patterns of organization for bacterial communities in HMA and LMA sponges, although environmental factors, to a lesser degree, also influence community structure in the Floridian sponges we examined. These results suggest that the large bacterial communities found in HMA sponges may allow the host to decrease their heterotrophy versus that of LMA sponges with minimal bacterial communities.","container-title":"Marine Ecology","DOI":"10.1111/maec.12098","ISSN":"1439-0485","issue":"4","language":"en","license":"© 2013 Blackwell Verlag GmbH","note":"_eprint: https://onlinelibrary.wiley.com/doi/pdf/10.1111/maec.12098","page":"414-424","source":"Wiley Online Library","title":"Sponge heterotrophic capacity and bacterial community structure in high- and low-microbial abundance sponges","volume":"35","author":[{"family":"Poppell","given":"Ericka"},{"family":"Weisz","given":"Jeremy"},{"family":"Spicer","given":"Lori"},{"family":"Massaro","given":"Andrew"},{"family":"Hill","given":"April"},{"family":"Hill","given":"Malcolm"}],"issued":{"date-parts":[["2014"]]}}}],"schema":"https://github.com/citation-style-language/schema/raw/master/csl-citation.json"} </w:delInstrText>
        </w:r>
        <w:r w:rsidR="007372D3" w:rsidRPr="0045598B" w:rsidDel="004817D1">
          <w:rPr>
            <w:rFonts w:ascii="Arial" w:eastAsia="Times New Roman" w:hAnsi="Arial" w:cs="Arial"/>
            <w:strike/>
            <w:sz w:val="20"/>
            <w:szCs w:val="20"/>
            <w:rPrChange w:id="320" w:author="Microsoft Office User" w:date="2024-11-04T10:29:00Z">
              <w:rPr>
                <w:rFonts w:ascii="Arial" w:eastAsia="Times New Roman" w:hAnsi="Arial" w:cs="Arial"/>
                <w:sz w:val="20"/>
                <w:szCs w:val="20"/>
              </w:rPr>
            </w:rPrChange>
          </w:rPr>
          <w:fldChar w:fldCharType="separate"/>
        </w:r>
        <w:r w:rsidR="004817D1" w:rsidRPr="004817D1" w:rsidDel="004817D1">
          <w:rPr>
            <w:rFonts w:ascii="Arial" w:hAnsi="Arial" w:cs="Arial"/>
            <w:sz w:val="20"/>
            <w:vertAlign w:val="superscript"/>
          </w:rPr>
          <w:delText>41,42</w:delText>
        </w:r>
        <w:r w:rsidR="007372D3" w:rsidRPr="0045598B" w:rsidDel="004817D1">
          <w:rPr>
            <w:rFonts w:ascii="Arial" w:eastAsia="Times New Roman" w:hAnsi="Arial" w:cs="Arial"/>
            <w:strike/>
            <w:sz w:val="20"/>
            <w:szCs w:val="20"/>
            <w:rPrChange w:id="321" w:author="Microsoft Office User" w:date="2024-11-04T10:29:00Z">
              <w:rPr>
                <w:rFonts w:ascii="Arial" w:eastAsia="Times New Roman" w:hAnsi="Arial" w:cs="Arial"/>
                <w:sz w:val="20"/>
                <w:szCs w:val="20"/>
              </w:rPr>
            </w:rPrChange>
          </w:rPr>
          <w:fldChar w:fldCharType="end"/>
        </w:r>
        <w:r w:rsidR="00961490" w:rsidRPr="0045598B" w:rsidDel="004817D1">
          <w:rPr>
            <w:rFonts w:ascii="Arial" w:eastAsia="Times New Roman" w:hAnsi="Arial" w:cs="Arial"/>
            <w:strike/>
            <w:sz w:val="20"/>
            <w:szCs w:val="20"/>
            <w:rPrChange w:id="322" w:author="Microsoft Office User" w:date="2024-11-04T10:29:00Z">
              <w:rPr>
                <w:rFonts w:ascii="Arial" w:eastAsia="Times New Roman" w:hAnsi="Arial" w:cs="Arial"/>
                <w:sz w:val="20"/>
                <w:szCs w:val="20"/>
              </w:rPr>
            </w:rPrChange>
          </w:rPr>
          <w:delText xml:space="preserve"> </w:delText>
        </w:r>
      </w:del>
      <w:del w:id="323" w:author="Microsoft Office User" w:date="2024-11-02T10:29:00Z">
        <w:r w:rsidR="00961490" w:rsidRPr="0045598B" w:rsidDel="007372D3">
          <w:rPr>
            <w:rFonts w:ascii="Arial" w:eastAsia="Times New Roman" w:hAnsi="Arial" w:cs="Arial"/>
            <w:strike/>
            <w:sz w:val="20"/>
            <w:szCs w:val="20"/>
            <w:rPrChange w:id="324" w:author="Microsoft Office User" w:date="2024-11-04T10:29:00Z">
              <w:rPr>
                <w:rFonts w:ascii="Arial" w:eastAsia="Times New Roman" w:hAnsi="Arial" w:cs="Arial"/>
                <w:sz w:val="20"/>
                <w:szCs w:val="20"/>
              </w:rPr>
            </w:rPrChange>
          </w:rPr>
          <w:delText xml:space="preserve">and </w:delText>
        </w:r>
      </w:del>
      <w:del w:id="325" w:author="Microsoft Office User" w:date="2024-11-05T08:42:00Z" w16du:dateUtc="2024-11-05T08:42:00Z">
        <w:r w:rsidR="00961490" w:rsidRPr="0045598B" w:rsidDel="004817D1">
          <w:rPr>
            <w:rFonts w:ascii="Arial" w:eastAsia="Times New Roman" w:hAnsi="Arial" w:cs="Arial"/>
            <w:strike/>
            <w:sz w:val="20"/>
            <w:szCs w:val="20"/>
            <w:rPrChange w:id="326" w:author="Microsoft Office User" w:date="2024-11-04T10:29:00Z">
              <w:rPr>
                <w:rFonts w:ascii="Arial" w:eastAsia="Times New Roman" w:hAnsi="Arial" w:cs="Arial"/>
                <w:sz w:val="20"/>
                <w:szCs w:val="20"/>
              </w:rPr>
            </w:rPrChange>
          </w:rPr>
          <w:delText xml:space="preserve">suggest that the interaction of </w:delText>
        </w:r>
        <w:r w:rsidR="00961490" w:rsidRPr="0045598B" w:rsidDel="004817D1">
          <w:rPr>
            <w:rFonts w:ascii="Arial" w:eastAsia="Times New Roman" w:hAnsi="Arial" w:cs="Arial"/>
            <w:i/>
            <w:strike/>
            <w:sz w:val="20"/>
            <w:szCs w:val="20"/>
            <w:rPrChange w:id="327" w:author="Microsoft Office User" w:date="2024-11-04T10:29:00Z">
              <w:rPr>
                <w:rFonts w:ascii="Arial" w:eastAsia="Times New Roman" w:hAnsi="Arial" w:cs="Arial"/>
                <w:i/>
                <w:sz w:val="20"/>
                <w:szCs w:val="20"/>
              </w:rPr>
            </w:rPrChange>
          </w:rPr>
          <w:delText xml:space="preserve">Endozoicomonas </w:delText>
        </w:r>
        <w:r w:rsidR="00961490" w:rsidRPr="0045598B" w:rsidDel="004817D1">
          <w:rPr>
            <w:rFonts w:ascii="Arial" w:eastAsia="Times New Roman" w:hAnsi="Arial" w:cs="Arial"/>
            <w:strike/>
            <w:sz w:val="20"/>
            <w:szCs w:val="20"/>
            <w:rPrChange w:id="328" w:author="Microsoft Office User" w:date="2024-11-04T10:29:00Z">
              <w:rPr>
                <w:rFonts w:ascii="Arial" w:eastAsia="Times New Roman" w:hAnsi="Arial" w:cs="Arial"/>
                <w:sz w:val="20"/>
                <w:szCs w:val="20"/>
              </w:rPr>
            </w:rPrChange>
          </w:rPr>
          <w:delText>with</w:delText>
        </w:r>
        <w:r w:rsidR="007141C2" w:rsidRPr="0045598B" w:rsidDel="004817D1">
          <w:rPr>
            <w:rFonts w:ascii="Arial" w:eastAsia="Times New Roman" w:hAnsi="Arial" w:cs="Arial"/>
            <w:strike/>
            <w:sz w:val="20"/>
            <w:szCs w:val="20"/>
            <w:rPrChange w:id="329" w:author="Microsoft Office User" w:date="2024-11-04T10:29:00Z">
              <w:rPr>
                <w:rFonts w:ascii="Arial" w:eastAsia="Times New Roman" w:hAnsi="Arial" w:cs="Arial"/>
                <w:sz w:val="20"/>
                <w:szCs w:val="20"/>
              </w:rPr>
            </w:rPrChange>
          </w:rPr>
          <w:delText xml:space="preserve"> </w:delText>
        </w:r>
        <w:r w:rsidR="00961490" w:rsidRPr="0045598B" w:rsidDel="004817D1">
          <w:rPr>
            <w:rFonts w:ascii="Arial" w:eastAsia="Times New Roman" w:hAnsi="Arial" w:cs="Arial"/>
            <w:strike/>
            <w:sz w:val="20"/>
            <w:szCs w:val="20"/>
            <w:rPrChange w:id="330" w:author="Microsoft Office User" w:date="2024-11-04T10:29:00Z">
              <w:rPr>
                <w:rFonts w:ascii="Arial" w:eastAsia="Times New Roman" w:hAnsi="Arial" w:cs="Arial"/>
                <w:sz w:val="20"/>
                <w:szCs w:val="20"/>
              </w:rPr>
            </w:rPrChange>
          </w:rPr>
          <w:delText>coral disease susceptibility deserves greater scrutiny</w:delText>
        </w:r>
        <w:commentRangeEnd w:id="317"/>
        <w:r w:rsidRPr="0045598B" w:rsidDel="004817D1">
          <w:rPr>
            <w:rStyle w:val="CommentReference"/>
            <w:rFonts w:ascii="Times New Roman" w:eastAsia="Times New Roman" w:hAnsi="Times New Roman" w:cs="Times New Roman"/>
            <w:strike/>
            <w:rPrChange w:id="331" w:author="Microsoft Office User" w:date="2024-11-04T10:29:00Z">
              <w:rPr>
                <w:rStyle w:val="CommentReference"/>
                <w:rFonts w:ascii="Times New Roman" w:eastAsia="Times New Roman" w:hAnsi="Times New Roman" w:cs="Times New Roman"/>
              </w:rPr>
            </w:rPrChange>
          </w:rPr>
          <w:commentReference w:id="317"/>
        </w:r>
        <w:r w:rsidR="00961490" w:rsidRPr="0045598B" w:rsidDel="004817D1">
          <w:rPr>
            <w:rFonts w:ascii="Arial" w:eastAsia="Times New Roman" w:hAnsi="Arial" w:cs="Arial"/>
            <w:strike/>
            <w:sz w:val="20"/>
            <w:szCs w:val="20"/>
            <w:rPrChange w:id="332" w:author="Microsoft Office User" w:date="2024-11-04T10:29:00Z">
              <w:rPr>
                <w:rFonts w:ascii="Arial" w:eastAsia="Times New Roman" w:hAnsi="Arial" w:cs="Arial"/>
                <w:sz w:val="20"/>
                <w:szCs w:val="20"/>
              </w:rPr>
            </w:rPrChange>
          </w:rPr>
          <w:delText>.</w:delText>
        </w:r>
        <w:r w:rsidR="00961490" w:rsidRPr="00961490" w:rsidDel="004817D1">
          <w:rPr>
            <w:rFonts w:ascii="Arial" w:eastAsia="Times New Roman" w:hAnsi="Arial" w:cs="Arial"/>
            <w:sz w:val="20"/>
            <w:szCs w:val="20"/>
          </w:rPr>
          <w:delText xml:space="preserve"> </w:delText>
        </w:r>
      </w:del>
      <w:ins w:id="333" w:author="Microsoft Office User" w:date="2024-11-05T08:43:00Z" w16du:dateUtc="2024-11-05T08:43:00Z">
        <w:r w:rsidR="004817D1">
          <w:rPr>
            <w:rFonts w:ascii="Arial" w:eastAsia="Times New Roman" w:hAnsi="Arial" w:cs="Arial"/>
            <w:sz w:val="20"/>
            <w:szCs w:val="20"/>
          </w:rPr>
          <w:t xml:space="preserve">It </w:t>
        </w:r>
      </w:ins>
      <w:del w:id="334" w:author="Microsoft Office User" w:date="2024-11-05T08:42:00Z" w16du:dateUtc="2024-11-05T08:42:00Z">
        <w:r w:rsidR="00961490" w:rsidRPr="00961490" w:rsidDel="004817D1">
          <w:rPr>
            <w:rFonts w:ascii="Arial" w:eastAsia="Times New Roman" w:hAnsi="Arial" w:cs="Arial"/>
            <w:sz w:val="20"/>
            <w:szCs w:val="20"/>
          </w:rPr>
          <w:delText xml:space="preserve">They </w:delText>
        </w:r>
      </w:del>
      <w:r w:rsidR="00961490" w:rsidRPr="00961490">
        <w:rPr>
          <w:rFonts w:ascii="Arial" w:eastAsia="Times New Roman" w:hAnsi="Arial" w:cs="Arial"/>
          <w:sz w:val="20"/>
          <w:szCs w:val="20"/>
        </w:rPr>
        <w:t>also echo</w:t>
      </w:r>
      <w:ins w:id="335" w:author="Microsoft Office User" w:date="2024-11-05T08:43:00Z" w16du:dateUtc="2024-11-05T08:43:00Z">
        <w:r w:rsidR="004817D1">
          <w:rPr>
            <w:rFonts w:ascii="Arial" w:eastAsia="Times New Roman" w:hAnsi="Arial" w:cs="Arial"/>
            <w:sz w:val="20"/>
            <w:szCs w:val="20"/>
          </w:rPr>
          <w:t>es</w:t>
        </w:r>
      </w:ins>
      <w:r w:rsidR="00961490" w:rsidRPr="00961490">
        <w:rPr>
          <w:rFonts w:ascii="Arial" w:eastAsia="Times New Roman" w:hAnsi="Arial" w:cs="Arial"/>
          <w:sz w:val="20"/>
          <w:szCs w:val="20"/>
        </w:rPr>
        <w:t xml:space="preserve"> findings of correlations between life-history strategy and microbiome structure in other important marine invertebrates, such as that between predator defense and microbial abundance in marine sponges</w:t>
      </w:r>
      <w:r w:rsidR="0004278F" w:rsidRPr="0004278F">
        <w:rPr>
          <w:rFonts w:ascii="Arial" w:hAnsi="Arial" w:cs="Arial"/>
          <w:sz w:val="20"/>
          <w:vertAlign w:val="superscript"/>
        </w:rPr>
        <w:t>41</w:t>
      </w:r>
      <w:r w:rsidR="00961490" w:rsidRPr="00961490">
        <w:rPr>
          <w:rFonts w:ascii="Arial" w:eastAsia="Times New Roman" w:hAnsi="Arial" w:cs="Arial"/>
          <w:sz w:val="20"/>
          <w:szCs w:val="20"/>
        </w:rPr>
        <w:t>.</w:t>
      </w:r>
    </w:p>
    <w:p w14:paraId="7D97DC9F" w14:textId="40A03F7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w:t>
      </w:r>
      <w:ins w:id="336" w:author="Microsoft Office User" w:date="2024-10-28T13:47:00Z">
        <w:r w:rsidR="005A4D34">
          <w:rPr>
            <w:rFonts w:ascii="Arial" w:eastAsia="Times New Roman" w:hAnsi="Arial" w:cs="Arial"/>
            <w:sz w:val="20"/>
            <w:szCs w:val="20"/>
          </w:rPr>
          <w:t xml:space="preserve"> may shed light on their role</w:t>
        </w:r>
      </w:ins>
      <w:ins w:id="337" w:author="Microsoft Office User" w:date="2024-10-28T13:48:00Z">
        <w:r w:rsidR="005A4D34">
          <w:rPr>
            <w:rFonts w:ascii="Arial" w:eastAsia="Times New Roman" w:hAnsi="Arial" w:cs="Arial"/>
            <w:sz w:val="20"/>
            <w:szCs w:val="20"/>
          </w:rPr>
          <w:t xml:space="preserve"> in coral symbiosis</w:t>
        </w:r>
      </w:ins>
      <w:r w:rsidR="002B5FFA" w:rsidRPr="002B5FFA">
        <w:rPr>
          <w:rFonts w:ascii="Arial" w:hAnsi="Arial" w:cs="Arial"/>
          <w:sz w:val="20"/>
          <w:vertAlign w:val="superscript"/>
        </w:rPr>
        <w:t>34</w:t>
      </w:r>
      <w:del w:id="338" w:author="Microsoft Office User" w:date="2024-11-05T09:15:00Z" w16du:dateUtc="2024-11-05T09:15:00Z">
        <w:r w:rsidR="002B5FFA" w:rsidDel="002B5FFA">
          <w:rPr>
            <w:rFonts w:ascii="Arial" w:eastAsia="Times New Roman" w:hAnsi="Arial" w:cs="Arial"/>
            <w:sz w:val="20"/>
            <w:szCs w:val="20"/>
          </w:rPr>
          <w:fldChar w:fldCharType="begin"/>
        </w:r>
        <w:r w:rsidR="002B5FFA" w:rsidDel="002B5FFA">
          <w:rPr>
            <w:rFonts w:ascii="Arial" w:eastAsia="Times New Roman" w:hAnsi="Arial" w:cs="Arial"/>
            <w:sz w:val="20"/>
            <w:szCs w:val="20"/>
          </w:rPr>
          <w:delInstrText xml:space="preserve"> ADDIN ZOTERO_TEMP </w:delInstrText>
        </w:r>
        <w:r w:rsidR="002B5FFA" w:rsidDel="002B5FFA">
          <w:rPr>
            <w:rFonts w:ascii="Arial" w:eastAsia="Times New Roman" w:hAnsi="Arial" w:cs="Arial"/>
            <w:sz w:val="20"/>
            <w:szCs w:val="20"/>
          </w:rPr>
          <w:fldChar w:fldCharType="separate"/>
        </w:r>
        <w:r w:rsidR="002B5FFA" w:rsidDel="002B5FFA">
          <w:rPr>
            <w:rFonts w:ascii="Arial" w:eastAsia="Times New Roman" w:hAnsi="Arial" w:cs="Arial"/>
            <w:noProof/>
            <w:sz w:val="20"/>
            <w:szCs w:val="20"/>
          </w:rPr>
          <w:delText xml:space="preserve"> </w:delText>
        </w:r>
        <w:r w:rsidR="002B5FFA" w:rsidDel="002B5FFA">
          <w:rPr>
            <w:rFonts w:ascii="Arial" w:eastAsia="Times New Roman" w:hAnsi="Arial" w:cs="Arial"/>
            <w:sz w:val="20"/>
            <w:szCs w:val="20"/>
          </w:rPr>
          <w:fldChar w:fldCharType="end"/>
        </w:r>
      </w:del>
      <w:ins w:id="339" w:author="Microsoft Office User" w:date="2024-10-28T13:47:00Z">
        <w:r w:rsidR="005A4D34">
          <w:rPr>
            <w:rFonts w:ascii="Arial" w:eastAsia="Times New Roman" w:hAnsi="Arial" w:cs="Arial"/>
            <w:sz w:val="20"/>
            <w:szCs w:val="20"/>
          </w:rPr>
          <w:t>.</w:t>
        </w:r>
      </w:ins>
      <w:ins w:id="340" w:author="Microsoft Office User" w:date="2024-10-28T15:36:00Z">
        <w:r w:rsidR="009E7CFE">
          <w:rPr>
            <w:rFonts w:ascii="Arial" w:eastAsia="Times New Roman" w:hAnsi="Arial" w:cs="Arial"/>
            <w:sz w:val="20"/>
            <w:szCs w:val="20"/>
          </w:rPr>
          <w:t xml:space="preserve"> </w:t>
        </w:r>
      </w:ins>
      <w:ins w:id="341" w:author="Microsoft Office User" w:date="2024-11-04T10:30:00Z">
        <w:r w:rsidR="0045598B">
          <w:rPr>
            <w:rFonts w:ascii="Arial" w:eastAsia="Times New Roman" w:hAnsi="Arial" w:cs="Arial"/>
            <w:sz w:val="20"/>
            <w:szCs w:val="20"/>
          </w:rPr>
          <w:t>Because these result</w:t>
        </w:r>
      </w:ins>
      <w:ins w:id="342" w:author="Microsoft Office User" w:date="2024-11-04T10:31:00Z">
        <w:r w:rsidR="0045598B">
          <w:rPr>
            <w:rFonts w:ascii="Arial" w:eastAsia="Times New Roman" w:hAnsi="Arial" w:cs="Arial"/>
            <w:sz w:val="20"/>
            <w:szCs w:val="20"/>
          </w:rPr>
          <w:t xml:space="preserve">s rely on </w:t>
        </w:r>
      </w:ins>
      <w:ins w:id="343" w:author="Microsoft Office User" w:date="2024-11-04T10:29:00Z">
        <w:r w:rsidR="0045598B" w:rsidRPr="0045598B">
          <w:rPr>
            <w:rFonts w:ascii="Arial" w:eastAsia="Times New Roman" w:hAnsi="Arial" w:cs="Arial"/>
            <w:sz w:val="20"/>
            <w:szCs w:val="20"/>
            <w:rPrChange w:id="344" w:author="Microsoft Office User" w:date="2024-11-04T10:30:00Z">
              <w:rPr>
                <w:rFonts w:ascii="Arial" w:eastAsia="Times New Roman" w:hAnsi="Arial" w:cs="Arial"/>
                <w:strike/>
                <w:sz w:val="20"/>
                <w:szCs w:val="20"/>
              </w:rPr>
            </w:rPrChange>
          </w:rPr>
          <w:t>relative abundance</w:t>
        </w:r>
      </w:ins>
      <w:ins w:id="345" w:author="Microsoft Office User" w:date="2024-11-04T10:31:00Z">
        <w:r w:rsidR="0045598B">
          <w:rPr>
            <w:rFonts w:ascii="Arial" w:eastAsia="Times New Roman" w:hAnsi="Arial" w:cs="Arial"/>
            <w:sz w:val="20"/>
            <w:szCs w:val="20"/>
          </w:rPr>
          <w:t xml:space="preserve">, it is not yet clear whether differences in absolute abundances of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also vary</w:t>
        </w:r>
      </w:ins>
      <w:ins w:id="346" w:author="Microsoft Office User" w:date="2024-11-04T10:32:00Z">
        <w:r w:rsidR="0045598B">
          <w:rPr>
            <w:rFonts w:ascii="Arial" w:eastAsia="Times New Roman" w:hAnsi="Arial" w:cs="Arial"/>
            <w:sz w:val="20"/>
            <w:szCs w:val="20"/>
          </w:rPr>
          <w:t xml:space="preserve">. Importantly, anatomically-specific variation in true abundances may complicate relative abundance in bulk tissue </w:t>
        </w:r>
      </w:ins>
      <w:ins w:id="347" w:author="Microsoft Office User" w:date="2024-11-04T10:29:00Z">
        <w:r w:rsidR="0045598B" w:rsidRPr="0045598B">
          <w:rPr>
            <w:rFonts w:ascii="Arial" w:eastAsia="Times New Roman" w:hAnsi="Arial" w:cs="Arial"/>
            <w:sz w:val="20"/>
            <w:szCs w:val="20"/>
            <w:rPrChange w:id="348" w:author="Microsoft Office User" w:date="2024-11-04T10:30:00Z">
              <w:rPr>
                <w:rFonts w:ascii="Arial" w:eastAsia="Times New Roman" w:hAnsi="Arial" w:cs="Arial"/>
                <w:strike/>
                <w:sz w:val="20"/>
                <w:szCs w:val="20"/>
              </w:rPr>
            </w:rPrChange>
          </w:rPr>
          <w:t xml:space="preserve">– for example, if coral taxa </w:t>
        </w:r>
      </w:ins>
      <w:ins w:id="349" w:author="Microsoft Office User" w:date="2024-11-04T10:33:00Z">
        <w:r w:rsidR="0045598B">
          <w:rPr>
            <w:rFonts w:ascii="Arial" w:eastAsia="Times New Roman" w:hAnsi="Arial" w:cs="Arial"/>
            <w:sz w:val="20"/>
            <w:szCs w:val="20"/>
          </w:rPr>
          <w:t xml:space="preserve">vary greatly in absolute </w:t>
        </w:r>
      </w:ins>
      <w:ins w:id="350" w:author="Microsoft Office User" w:date="2024-11-04T10:29:00Z">
        <w:r w:rsidR="0045598B" w:rsidRPr="0045598B">
          <w:rPr>
            <w:rFonts w:ascii="Arial" w:eastAsia="Times New Roman" w:hAnsi="Arial" w:cs="Arial"/>
            <w:sz w:val="20"/>
            <w:szCs w:val="20"/>
            <w:rPrChange w:id="351" w:author="Microsoft Office User" w:date="2024-11-04T10:30:00Z">
              <w:rPr>
                <w:rFonts w:ascii="Arial" w:eastAsia="Times New Roman" w:hAnsi="Arial" w:cs="Arial"/>
                <w:strike/>
                <w:sz w:val="20"/>
                <w:szCs w:val="20"/>
              </w:rPr>
            </w:rPrChange>
          </w:rPr>
          <w:t>microbial abundances</w:t>
        </w:r>
      </w:ins>
      <w:ins w:id="352" w:author="Microsoft Office User" w:date="2024-11-04T10:33:00Z">
        <w:r w:rsidR="0045598B">
          <w:rPr>
            <w:rFonts w:ascii="Arial" w:eastAsia="Times New Roman" w:hAnsi="Arial" w:cs="Arial"/>
            <w:sz w:val="20"/>
            <w:szCs w:val="20"/>
          </w:rPr>
          <w:t xml:space="preserve"> outside of CAMAs (simil</w:t>
        </w:r>
      </w:ins>
      <w:ins w:id="353" w:author="Microsoft Office User" w:date="2024-11-04T10:34:00Z">
        <w:r w:rsidR="0045598B">
          <w:rPr>
            <w:rFonts w:ascii="Arial" w:eastAsia="Times New Roman" w:hAnsi="Arial" w:cs="Arial"/>
            <w:sz w:val="20"/>
            <w:szCs w:val="20"/>
          </w:rPr>
          <w:t>a</w:t>
        </w:r>
      </w:ins>
      <w:ins w:id="354" w:author="Microsoft Office User" w:date="2024-11-04T10:33:00Z">
        <w:r w:rsidR="0045598B">
          <w:rPr>
            <w:rFonts w:ascii="Arial" w:eastAsia="Times New Roman" w:hAnsi="Arial" w:cs="Arial"/>
            <w:sz w:val="20"/>
            <w:szCs w:val="20"/>
          </w:rPr>
          <w:t>r to low vs. high microbial</w:t>
        </w:r>
      </w:ins>
      <w:ins w:id="355" w:author="Microsoft Office User" w:date="2024-11-04T10:34:00Z">
        <w:r w:rsidR="0045598B">
          <w:rPr>
            <w:rFonts w:ascii="Arial" w:eastAsia="Times New Roman" w:hAnsi="Arial" w:cs="Arial"/>
            <w:sz w:val="20"/>
            <w:szCs w:val="20"/>
          </w:rPr>
          <w:t xml:space="preserve"> abundance</w:t>
        </w:r>
      </w:ins>
      <w:ins w:id="356" w:author="Microsoft Office User" w:date="2024-11-04T10:33:00Z">
        <w:r w:rsidR="0045598B">
          <w:rPr>
            <w:rFonts w:ascii="Arial" w:eastAsia="Times New Roman" w:hAnsi="Arial" w:cs="Arial"/>
            <w:sz w:val="20"/>
            <w:szCs w:val="20"/>
          </w:rPr>
          <w:t xml:space="preserve"> </w:t>
        </w:r>
      </w:ins>
      <w:ins w:id="357" w:author="Microsoft Office User" w:date="2024-11-04T10:29:00Z">
        <w:r w:rsidR="0045598B" w:rsidRPr="0004278F">
          <w:rPr>
            <w:rFonts w:ascii="Arial" w:eastAsia="Times New Roman" w:hAnsi="Arial" w:cs="Arial"/>
            <w:sz w:val="20"/>
            <w:szCs w:val="20"/>
            <w:rPrChange w:id="358" w:author="Microsoft Office User" w:date="2024-11-05T08:45:00Z" w16du:dateUtc="2024-11-05T08:45:00Z">
              <w:rPr>
                <w:rFonts w:ascii="Arial" w:eastAsia="Times New Roman" w:hAnsi="Arial" w:cs="Arial"/>
                <w:strike/>
                <w:sz w:val="20"/>
                <w:szCs w:val="20"/>
              </w:rPr>
            </w:rPrChange>
          </w:rPr>
          <w:t>sponges</w:t>
        </w:r>
      </w:ins>
      <w:r w:rsidR="0004278F" w:rsidRPr="0004278F">
        <w:rPr>
          <w:rFonts w:ascii="Arial" w:hAnsi="Arial" w:cs="Arial"/>
          <w:sz w:val="20"/>
          <w:vertAlign w:val="superscript"/>
        </w:rPr>
        <w:t>42,43</w:t>
      </w:r>
      <w:ins w:id="359" w:author="Microsoft Office User" w:date="2024-11-04T10:34:00Z">
        <w:r w:rsidR="0045598B">
          <w:rPr>
            <w:rFonts w:ascii="Arial" w:eastAsia="Times New Roman" w:hAnsi="Arial" w:cs="Arial"/>
            <w:sz w:val="20"/>
            <w:szCs w:val="20"/>
          </w:rPr>
          <w:t xml:space="preserve">), those differences could alter apparent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relative abund</w:t>
        </w:r>
      </w:ins>
      <w:ins w:id="360" w:author="Microsoft Office User" w:date="2024-11-04T10:35:00Z">
        <w:r w:rsidR="0045598B">
          <w:rPr>
            <w:rFonts w:ascii="Arial" w:eastAsia="Times New Roman" w:hAnsi="Arial" w:cs="Arial"/>
            <w:sz w:val="20"/>
            <w:szCs w:val="20"/>
          </w:rPr>
          <w:t>ance.</w:t>
        </w:r>
      </w:ins>
      <w:ins w:id="361" w:author="Microsoft Office User" w:date="2024-11-05T08:53:00Z" w16du:dateUtc="2024-11-05T08:53:00Z">
        <w:r w:rsidR="0004278F">
          <w:rPr>
            <w:rFonts w:ascii="Arial" w:eastAsia="Times New Roman" w:hAnsi="Arial" w:cs="Arial"/>
            <w:sz w:val="20"/>
            <w:szCs w:val="20"/>
          </w:rPr>
          <w:t xml:space="preserve"> </w:t>
        </w:r>
      </w:ins>
      <w:ins w:id="362" w:author="Microsoft Office User" w:date="2024-11-04T10:35:00Z">
        <w:r w:rsidR="0045598B">
          <w:rPr>
            <w:rFonts w:ascii="Arial" w:eastAsia="Times New Roman" w:hAnsi="Arial" w:cs="Arial"/>
            <w:sz w:val="20"/>
            <w:szCs w:val="20"/>
          </w:rPr>
          <w:t xml:space="preserve">If the pattern of relative abundance reported here corresponds to absolute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 xml:space="preserve">abundances, </w:t>
        </w:r>
      </w:ins>
      <w:del w:id="363" w:author="Microsoft Office User" w:date="2024-10-28T15:36:00Z">
        <w:r w:rsidRPr="00961490" w:rsidDel="009E7CFE">
          <w:rPr>
            <w:rFonts w:ascii="Arial" w:eastAsia="Times New Roman" w:hAnsi="Arial" w:cs="Arial"/>
            <w:sz w:val="20"/>
            <w:szCs w:val="20"/>
          </w:rPr>
          <w:delText xml:space="preserve"> </w:delText>
        </w:r>
      </w:del>
      <w:ins w:id="364" w:author="Microsoft Office User" w:date="2024-11-04T10:35:00Z">
        <w:r w:rsidR="0045598B">
          <w:rPr>
            <w:rFonts w:ascii="Arial" w:eastAsia="Times New Roman" w:hAnsi="Arial" w:cs="Arial"/>
            <w:sz w:val="20"/>
            <w:szCs w:val="20"/>
          </w:rPr>
          <w:t>p</w:t>
        </w:r>
      </w:ins>
      <w:del w:id="365" w:author="Microsoft Office User" w:date="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5A1715C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sidRPr="00AE7C6A">
        <w:rPr>
          <w:rFonts w:ascii="Arial" w:hAnsi="Arial" w:cs="Arial"/>
          <w:sz w:val="20"/>
          <w:vertAlign w:val="superscript"/>
        </w:rPr>
        <w:t>24</w:t>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sidRPr="00AE7C6A">
        <w:rPr>
          <w:rFonts w:ascii="Arial" w:hAnsi="Arial" w:cs="Arial"/>
          <w:sz w:val="20"/>
          <w:vertAlign w:val="superscript"/>
        </w:rPr>
        <w:t>25</w:t>
      </w:r>
      <w:r w:rsidRPr="00961490">
        <w:rPr>
          <w:rFonts w:ascii="Arial" w:eastAsia="Times New Roman" w:hAnsi="Arial" w:cs="Arial"/>
          <w:sz w:val="20"/>
          <w:szCs w:val="20"/>
        </w:rPr>
        <w:t>, jamming of quorum signaling</w:t>
      </w:r>
      <w:r w:rsidR="00AE7C6A" w:rsidRPr="00AE7C6A">
        <w:rPr>
          <w:rFonts w:ascii="Arial" w:hAnsi="Arial" w:cs="Arial"/>
          <w:sz w:val="20"/>
          <w:vertAlign w:val="superscript"/>
        </w:rPr>
        <w:t>26</w:t>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366" w:author="Microsoft Office User" w:date="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367" w:author="Microsoft Office User" w:date="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368" w:author="Microsoft Office User" w:date="2024-10-28T14:16:00Z">
        <w:r w:rsidRPr="00961490" w:rsidDel="008242C9">
          <w:rPr>
            <w:rFonts w:ascii="Arial" w:eastAsia="Times New Roman" w:hAnsi="Arial" w:cs="Arial"/>
            <w:sz w:val="20"/>
            <w:szCs w:val="20"/>
          </w:rPr>
          <w:delText>abundance may interact with other aspects of coral microbial ecology</w:delText>
        </w:r>
      </w:del>
      <w:ins w:id="369" w:author="Microsoft Office User" w:date="2024-10-28T14:17:00Z">
        <w:r w:rsidR="008242C9">
          <w:rPr>
            <w:rFonts w:ascii="Arial" w:eastAsia="Times New Roman" w:hAnsi="Arial" w:cs="Arial"/>
            <w:sz w:val="20"/>
            <w:szCs w:val="20"/>
          </w:rPr>
          <w:t xml:space="preserve">may </w:t>
        </w:r>
      </w:ins>
      <w:ins w:id="370" w:author="Microsoft Office User" w:date="2024-10-28T14:18:00Z">
        <w:r w:rsidR="008242C9">
          <w:rPr>
            <w:rFonts w:ascii="Arial" w:eastAsia="Times New Roman" w:hAnsi="Arial" w:cs="Arial"/>
            <w:sz w:val="20"/>
            <w:szCs w:val="20"/>
          </w:rPr>
          <w:t xml:space="preserve">impact </w:t>
        </w:r>
      </w:ins>
      <w:ins w:id="371" w:author="Microsoft Office User" w:date="2024-10-28T14:17:00Z">
        <w:r w:rsidR="008242C9">
          <w:rPr>
            <w:rFonts w:ascii="Arial" w:eastAsia="Times New Roman" w:hAnsi="Arial" w:cs="Arial"/>
            <w:sz w:val="20"/>
            <w:szCs w:val="20"/>
          </w:rPr>
          <w:t xml:space="preserve">the </w:t>
        </w:r>
      </w:ins>
      <w:ins w:id="372" w:author="Microsoft Office User" w:date="2024-10-28T14:19:00Z">
        <w:r w:rsidR="008242C9">
          <w:rPr>
            <w:rFonts w:ascii="Arial" w:eastAsia="Times New Roman" w:hAnsi="Arial" w:cs="Arial"/>
            <w:sz w:val="20"/>
            <w:szCs w:val="20"/>
          </w:rPr>
          <w:t xml:space="preserve">overall </w:t>
        </w:r>
      </w:ins>
      <w:ins w:id="373" w:author="Microsoft Office User" w:date="2024-10-28T14:17:00Z">
        <w:r w:rsidR="008242C9">
          <w:rPr>
            <w:rFonts w:ascii="Arial" w:eastAsia="Times New Roman" w:hAnsi="Arial" w:cs="Arial"/>
            <w:sz w:val="20"/>
            <w:szCs w:val="20"/>
          </w:rPr>
          <w:t>diversity or richness of the coral microbiome, effectively</w:t>
        </w:r>
      </w:ins>
      <w:ins w:id="374" w:author="Microsoft Office User" w:date="2024-10-28T14:18:00Z">
        <w:r w:rsidR="008242C9">
          <w:rPr>
            <w:rFonts w:ascii="Arial" w:eastAsia="Times New Roman" w:hAnsi="Arial" w:cs="Arial"/>
            <w:sz w:val="20"/>
            <w:szCs w:val="20"/>
          </w:rPr>
          <w:t xml:space="preserve"> </w:t>
        </w:r>
      </w:ins>
      <w:del w:id="375" w:author="Microsoft Office User" w:date="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376" w:author="Microsoft Office User" w:date="2024-10-28T15:36:00Z">
        <w:r w:rsidRPr="00961490" w:rsidDel="009E7CFE">
          <w:rPr>
            <w:rFonts w:ascii="Arial" w:eastAsia="Times New Roman" w:hAnsi="Arial" w:cs="Arial"/>
            <w:sz w:val="20"/>
            <w:szCs w:val="20"/>
          </w:rPr>
          <w:delText>educing</w:delText>
        </w:r>
      </w:del>
      <w:ins w:id="377" w:author="Microsoft Office User" w:date="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378" w:author="Microsoft Office User" w:date="2024-10-28T14:17:00Z">
        <w:r w:rsidR="008242C9">
          <w:rPr>
            <w:rFonts w:ascii="Arial" w:eastAsia="Times New Roman" w:hAnsi="Arial" w:cs="Arial"/>
            <w:sz w:val="20"/>
            <w:szCs w:val="20"/>
          </w:rPr>
          <w:t xml:space="preserve">the </w:t>
        </w:r>
      </w:ins>
      <w:ins w:id="379" w:author="Microsoft Office User" w:date="2024-10-28T14:18:00Z">
        <w:r w:rsidR="008242C9">
          <w:rPr>
            <w:rFonts w:ascii="Arial" w:eastAsia="Times New Roman" w:hAnsi="Arial" w:cs="Arial"/>
            <w:sz w:val="20"/>
            <w:szCs w:val="20"/>
          </w:rPr>
          <w:t xml:space="preserve">diversity of </w:t>
        </w:r>
      </w:ins>
      <w:ins w:id="380" w:author="Microsoft Office User" w:date="2024-10-28T14:19:00Z">
        <w:r w:rsidR="008242C9">
          <w:rPr>
            <w:rFonts w:ascii="Arial" w:eastAsia="Times New Roman" w:hAnsi="Arial" w:cs="Arial"/>
            <w:sz w:val="20"/>
            <w:szCs w:val="20"/>
          </w:rPr>
          <w:t xml:space="preserve">potential </w:t>
        </w:r>
      </w:ins>
      <w:ins w:id="381" w:author="Microsoft Office User" w:date="2024-10-28T14:18:00Z">
        <w:r w:rsidR="008242C9">
          <w:rPr>
            <w:rFonts w:ascii="Arial" w:eastAsia="Times New Roman" w:hAnsi="Arial" w:cs="Arial"/>
            <w:sz w:val="20"/>
            <w:szCs w:val="20"/>
          </w:rPr>
          <w:t>microbi</w:t>
        </w:r>
      </w:ins>
      <w:ins w:id="382" w:author="Microsoft Office User" w:date="2024-10-28T14:19:00Z">
        <w:r w:rsidR="008242C9">
          <w:rPr>
            <w:rFonts w:ascii="Arial" w:eastAsia="Times New Roman" w:hAnsi="Arial" w:cs="Arial"/>
            <w:sz w:val="20"/>
            <w:szCs w:val="20"/>
          </w:rPr>
          <w:t xml:space="preserve">al </w:t>
        </w:r>
      </w:ins>
      <w:ins w:id="383" w:author="Microsoft Office User" w:date="2024-10-28T14:18:00Z">
        <w:r w:rsidR="008242C9">
          <w:rPr>
            <w:rFonts w:ascii="Arial" w:eastAsia="Times New Roman" w:hAnsi="Arial" w:cs="Arial"/>
            <w:sz w:val="20"/>
            <w:szCs w:val="20"/>
          </w:rPr>
          <w:t>defense</w:t>
        </w:r>
      </w:ins>
      <w:ins w:id="384" w:author="Microsoft Office User" w:date="2024-10-28T14:19:00Z">
        <w:r w:rsidR="008242C9">
          <w:rPr>
            <w:rFonts w:ascii="Arial" w:eastAsia="Times New Roman" w:hAnsi="Arial" w:cs="Arial"/>
            <w:sz w:val="20"/>
            <w:szCs w:val="20"/>
          </w:rPr>
          <w:t>s</w:t>
        </w:r>
      </w:ins>
      <w:ins w:id="385" w:author="Microsoft Office User" w:date="2024-10-28T14:18:00Z">
        <w:r w:rsidR="008242C9">
          <w:rPr>
            <w:rFonts w:ascii="Arial" w:eastAsia="Times New Roman" w:hAnsi="Arial" w:cs="Arial"/>
            <w:sz w:val="20"/>
            <w:szCs w:val="20"/>
          </w:rPr>
          <w:t xml:space="preserve"> that may benefit the </w:t>
        </w:r>
      </w:ins>
      <w:ins w:id="386" w:author="Microsoft Office User" w:date="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387" w:author="Microsoft Office User" w:date="2024-10-28T14:21:00Z">
        <w:r w:rsidR="008242C9">
          <w:rPr>
            <w:rFonts w:ascii="Arial" w:eastAsia="Times New Roman" w:hAnsi="Arial" w:cs="Arial"/>
            <w:sz w:val="20"/>
            <w:szCs w:val="20"/>
          </w:rPr>
          <w:t xml:space="preserve">directly </w:t>
        </w:r>
      </w:ins>
      <w:ins w:id="388" w:author="Microsoft Office User" w:date="2024-11-05T08:46:00Z" w16du:dateUtc="2024-11-05T08:46:00Z">
        <w:r w:rsidR="0004278F">
          <w:rPr>
            <w:rFonts w:ascii="Arial" w:eastAsia="Times New Roman" w:hAnsi="Arial" w:cs="Arial"/>
            <w:sz w:val="20"/>
            <w:szCs w:val="20"/>
          </w:rPr>
          <w:t xml:space="preserve">or indirectly </w:t>
        </w:r>
      </w:ins>
      <w:ins w:id="389" w:author="Microsoft Office User" w:date="2024-10-28T14:20:00Z">
        <w:r w:rsidR="008242C9">
          <w:rPr>
            <w:rFonts w:ascii="Arial" w:eastAsia="Times New Roman" w:hAnsi="Arial" w:cs="Arial"/>
            <w:sz w:val="20"/>
            <w:szCs w:val="20"/>
          </w:rPr>
          <w:t xml:space="preserve">with </w:t>
        </w:r>
      </w:ins>
      <w:ins w:id="390" w:author="Microsoft Office User" w:date="2024-10-28T14:21:00Z">
        <w:r w:rsidR="008242C9">
          <w:rPr>
            <w:rFonts w:ascii="Arial" w:eastAsia="Times New Roman" w:hAnsi="Arial" w:cs="Arial"/>
            <w:sz w:val="20"/>
            <w:szCs w:val="20"/>
          </w:rPr>
          <w:t>other microbiome members in a way that reduces</w:t>
        </w:r>
      </w:ins>
      <w:ins w:id="391" w:author="Microsoft Office User" w:date="2024-10-28T14:18:00Z">
        <w:r w:rsidR="008242C9">
          <w:rPr>
            <w:rFonts w:ascii="Arial" w:eastAsia="Times New Roman" w:hAnsi="Arial" w:cs="Arial"/>
            <w:sz w:val="20"/>
            <w:szCs w:val="20"/>
          </w:rPr>
          <w:t xml:space="preserve"> </w:t>
        </w:r>
      </w:ins>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392" w:author="Microsoft Office User" w:date="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333E14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as a result of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sidRPr="00AE7C6A">
        <w:rPr>
          <w:rFonts w:ascii="Arial" w:hAnsi="Arial" w:cs="Arial"/>
          <w:sz w:val="20"/>
          <w:vertAlign w:val="superscript"/>
        </w:rPr>
        <w:t>32</w:t>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4817D1" w:rsidRPr="004817D1">
        <w:rPr>
          <w:rFonts w:ascii="Arial" w:hAnsi="Arial" w:cs="Arial"/>
          <w:sz w:val="20"/>
          <w:vertAlign w:val="superscript"/>
        </w:rPr>
        <w:t>44</w:t>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10733A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4817D1" w:rsidRPr="004817D1">
        <w:rPr>
          <w:rFonts w:ascii="Arial" w:hAnsi="Arial" w:cs="Arial"/>
          <w:sz w:val="20"/>
          <w:vertAlign w:val="superscript"/>
        </w:rPr>
        <w:t>45</w:t>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4817D1" w:rsidRPr="004817D1">
        <w:rPr>
          <w:rFonts w:ascii="Arial" w:hAnsi="Arial" w:cs="Arial"/>
          <w:sz w:val="20"/>
          <w:vertAlign w:val="superscript"/>
        </w:rPr>
        <w:t>46</w:t>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4817D1" w:rsidRPr="004817D1">
        <w:rPr>
          <w:rFonts w:ascii="Arial" w:hAnsi="Arial" w:cs="Arial"/>
          <w:sz w:val="20"/>
          <w:vertAlign w:val="superscript"/>
        </w:rPr>
        <w:t>47</w:t>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4817D1" w:rsidRPr="004817D1">
        <w:rPr>
          <w:rFonts w:ascii="Arial" w:hAnsi="Arial" w:cs="Arial"/>
          <w:sz w:val="20"/>
          <w:vertAlign w:val="superscript"/>
        </w:rPr>
        <w:t>48</w:t>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5884AE9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393" w:author="Microsoft Office User" w:date="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4817D1" w:rsidRPr="004817D1">
        <w:rPr>
          <w:rFonts w:ascii="Arial" w:hAnsi="Arial" w:cs="Arial"/>
          <w:sz w:val="20"/>
          <w:vertAlign w:val="superscript"/>
        </w:rPr>
        <w:t>49</w:t>
      </w:r>
      <w:r w:rsidRPr="00961490">
        <w:rPr>
          <w:rFonts w:ascii="Arial" w:eastAsia="Times New Roman" w:hAnsi="Arial" w:cs="Arial"/>
          <w:sz w:val="20"/>
          <w:szCs w:val="20"/>
        </w:rPr>
        <w:t>.</w:t>
      </w:r>
      <w:ins w:id="394" w:author="Microsoft Office User" w:date="2024-11-01T13:00:00Z">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ins>
      <w:ins w:id="395" w:author="Microsoft Office User" w:date="2024-11-01T13:24:00Z">
        <w:r w:rsidR="00EF57E3" w:rsidRPr="00F44CA0">
          <w:rPr>
            <w:rFonts w:ascii="Arial" w:hAnsi="Arial" w:cs="Arial"/>
            <w:sz w:val="20"/>
            <w:vertAlign w:val="superscript"/>
          </w:rPr>
          <w:t>37</w:t>
        </w:r>
      </w:ins>
      <w:ins w:id="396" w:author="Microsoft Office User" w:date="2024-11-01T13:00:00Z">
        <w:r w:rsidR="00A143DC">
          <w:rPr>
            <w:rFonts w:ascii="Arial" w:eastAsia="Times New Roman" w:hAnsi="Arial" w:cs="Arial"/>
            <w:sz w:val="20"/>
            <w:szCs w:val="20"/>
          </w:rPr>
          <w:t>, which could have multiple physiological effects</w:t>
        </w:r>
      </w:ins>
      <w:ins w:id="397" w:author="Microsoft Office User" w:date="2024-11-01T13:03:00Z">
        <w:r w:rsidR="00A143DC">
          <w:rPr>
            <w:rFonts w:ascii="Arial" w:eastAsia="Times New Roman" w:hAnsi="Arial" w:cs="Arial"/>
            <w:sz w:val="20"/>
            <w:szCs w:val="20"/>
          </w:rPr>
          <w:t xml:space="preserve"> on coral tissue</w:t>
        </w:r>
      </w:ins>
      <w:ins w:id="398" w:author="Microsoft Office User" w:date="2024-11-01T13:04:00Z">
        <w:r w:rsidR="00A143DC">
          <w:rPr>
            <w:rFonts w:ascii="Arial" w:eastAsia="Times New Roman" w:hAnsi="Arial" w:cs="Arial"/>
            <w:sz w:val="20"/>
            <w:szCs w:val="20"/>
          </w:rPr>
          <w:t>s (even those not in direct contact with CAMAs)</w:t>
        </w:r>
      </w:ins>
      <w:ins w:id="399" w:author="Microsoft Office User" w:date="2024-11-01T13:00:00Z">
        <w:r w:rsidR="00A143DC">
          <w:rPr>
            <w:rFonts w:ascii="Arial" w:eastAsia="Times New Roman" w:hAnsi="Arial" w:cs="Arial"/>
            <w:sz w:val="20"/>
            <w:szCs w:val="20"/>
          </w:rPr>
          <w:t>, including potentially influencing both growth rate and immunity.</w:t>
        </w:r>
      </w:ins>
      <w:ins w:id="400" w:author="Microsoft Office User" w:date="2024-11-01T12:57:00Z">
        <w:r w:rsidR="00A143DC">
          <w:rPr>
            <w:rFonts w:ascii="Arial" w:eastAsia="Times New Roman" w:hAnsi="Arial" w:cs="Arial"/>
            <w:sz w:val="20"/>
            <w:szCs w:val="20"/>
          </w:rPr>
          <w:t xml:space="preserve"> </w:t>
        </w:r>
      </w:ins>
      <w:del w:id="401" w:author="Microsoft Office User" w:date="2024-11-01T13:00:00Z">
        <w:r w:rsidRPr="00961490" w:rsidDel="00A143DC">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If representatives of </w:t>
      </w:r>
      <w:ins w:id="402" w:author="Microsoft Office User" w:date="2024-11-01T13:00:00Z">
        <w:r w:rsidR="00A143DC">
          <w:rPr>
            <w:rFonts w:ascii="Arial" w:eastAsia="Times New Roman" w:hAnsi="Arial" w:cs="Arial"/>
            <w:sz w:val="20"/>
            <w:szCs w:val="20"/>
          </w:rPr>
          <w:t xml:space="preserve">diverse </w:t>
        </w:r>
      </w:ins>
      <w:del w:id="403" w:author="Microsoft Office User" w:date="2024-11-01T13:00:00Z">
        <w:r w:rsidRPr="00961490" w:rsidDel="00A143DC">
          <w:rPr>
            <w:rFonts w:ascii="Arial" w:eastAsia="Times New Roman" w:hAnsi="Arial" w:cs="Arial"/>
            <w:sz w:val="20"/>
            <w:szCs w:val="20"/>
          </w:rPr>
          <w:delText xml:space="preserve">those different </w:delText>
        </w:r>
      </w:del>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ins w:id="404" w:author="Microsoft Office User" w:date="2024-11-01T13:00:00Z">
        <w:r w:rsidR="00A143DC">
          <w:rPr>
            <w:rFonts w:ascii="Arial" w:eastAsia="Times New Roman" w:hAnsi="Arial" w:cs="Arial"/>
            <w:sz w:val="20"/>
            <w:szCs w:val="20"/>
          </w:rPr>
          <w:t xml:space="preserve"> </w:t>
        </w:r>
      </w:ins>
    </w:p>
    <w:p w14:paraId="087F21B3" w14:textId="20317F3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mediate growth vs. disease resistance</w:t>
      </w:r>
      <w:del w:id="405" w:author="Microsoft Office User" w:date="2024-11-01T13:02:00Z">
        <w:r w:rsidRPr="00961490" w:rsidDel="00A143DC">
          <w:rPr>
            <w:rFonts w:ascii="Arial" w:eastAsia="Times New Roman" w:hAnsi="Arial" w:cs="Arial"/>
            <w:sz w:val="20"/>
            <w:szCs w:val="20"/>
          </w:rPr>
          <w:delText xml:space="preserve"> (defensive)</w:delText>
        </w:r>
      </w:del>
      <w:r w:rsidRPr="00961490">
        <w:rPr>
          <w:rFonts w:ascii="Arial" w:eastAsia="Times New Roman" w:hAnsi="Arial" w:cs="Arial"/>
          <w:sz w:val="20"/>
          <w:szCs w:val="20"/>
        </w:rPr>
        <w:t xml:space="preserve"> tradeoffs. While further manipulative studies are necessary to confirm this finding and determine the directionality of the relationship, evidence for this trend across the coral tree of life is compelling. </w:t>
      </w:r>
    </w:p>
    <w:p w14:paraId="7E70A7CE" w14:textId="61C6C3B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4817D1" w:rsidRPr="004817D1">
        <w:rPr>
          <w:rFonts w:ascii="Arial" w:hAnsi="Arial" w:cs="Arial"/>
          <w:sz w:val="20"/>
          <w:vertAlign w:val="superscript"/>
        </w:rPr>
        <w:t>50,51</w:t>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406" w:author="Microsoft Office User" w:date="2024-10-28T15:41:00Z">
        <w:r w:rsidR="00133DAB">
          <w:rPr>
            <w:rFonts w:ascii="Arial" w:eastAsia="Times New Roman" w:hAnsi="Arial" w:cs="Arial"/>
            <w:sz w:val="20"/>
            <w:szCs w:val="20"/>
          </w:rPr>
          <w:t>I</w:t>
        </w:r>
      </w:ins>
      <w:ins w:id="407" w:author="Microsoft Office User" w:date="2024-10-28T15:42:00Z">
        <w:r w:rsidR="00133DAB">
          <w:rPr>
            <w:rFonts w:ascii="Arial" w:eastAsia="Times New Roman" w:hAnsi="Arial" w:cs="Arial"/>
            <w:sz w:val="20"/>
            <w:szCs w:val="20"/>
          </w:rPr>
          <w:t xml:space="preserve">t has even been suggested that </w:t>
        </w:r>
      </w:ins>
      <w:ins w:id="408" w:author="Microsoft Office User" w:date="2024-10-28T15:41:00Z">
        <w:r w:rsidR="00133DAB">
          <w:rPr>
            <w:rFonts w:ascii="Arial" w:eastAsia="Times New Roman" w:hAnsi="Arial" w:cs="Arial"/>
            <w:sz w:val="20"/>
            <w:szCs w:val="20"/>
          </w:rPr>
          <w:t>high dominance</w:t>
        </w:r>
      </w:ins>
      <w:ins w:id="409" w:author="Microsoft Office User" w:date="2024-10-28T15:42:00Z">
        <w:r w:rsidR="00133DAB">
          <w:rPr>
            <w:rFonts w:ascii="Arial" w:eastAsia="Times New Roman" w:hAnsi="Arial" w:cs="Arial"/>
            <w:sz w:val="20"/>
            <w:szCs w:val="20"/>
          </w:rPr>
          <w:t xml:space="preserve"> of one microbial taxon</w:t>
        </w:r>
      </w:ins>
      <w:ins w:id="410" w:author="Microsoft Office User" w:date="2024-10-28T15:47:00Z">
        <w:r w:rsidR="00133DAB">
          <w:rPr>
            <w:rFonts w:ascii="Arial" w:eastAsia="Times New Roman" w:hAnsi="Arial" w:cs="Arial"/>
            <w:sz w:val="20"/>
            <w:szCs w:val="20"/>
          </w:rPr>
          <w:t xml:space="preserve"> </w:t>
        </w:r>
      </w:ins>
      <w:ins w:id="411" w:author="Microsoft Office User" w:date="2024-10-28T15:46:00Z">
        <w:r w:rsidR="00133DAB">
          <w:rPr>
            <w:rFonts w:ascii="Arial" w:eastAsia="Times New Roman" w:hAnsi="Arial" w:cs="Arial"/>
            <w:sz w:val="20"/>
            <w:szCs w:val="20"/>
          </w:rPr>
          <w:t xml:space="preserve">in the coral microbiome </w:t>
        </w:r>
      </w:ins>
      <w:ins w:id="412" w:author="Microsoft Office User" w:date="2024-10-28T15:41:00Z">
        <w:r w:rsidR="00133DAB">
          <w:rPr>
            <w:rFonts w:ascii="Arial" w:eastAsia="Times New Roman" w:hAnsi="Arial" w:cs="Arial"/>
            <w:sz w:val="20"/>
            <w:szCs w:val="20"/>
          </w:rPr>
          <w:t xml:space="preserve">may </w:t>
        </w:r>
      </w:ins>
      <w:ins w:id="413" w:author="Microsoft Office User" w:date="2024-10-28T15:43:00Z">
        <w:r w:rsidR="00133DAB">
          <w:rPr>
            <w:rFonts w:ascii="Arial" w:eastAsia="Times New Roman" w:hAnsi="Arial" w:cs="Arial"/>
            <w:sz w:val="20"/>
            <w:szCs w:val="20"/>
          </w:rPr>
          <w:t xml:space="preserve">have a stabilizing effect </w:t>
        </w:r>
      </w:ins>
      <w:ins w:id="414" w:author="Microsoft Office User" w:date="2024-10-28T15:46:00Z">
        <w:r w:rsidR="00133DAB">
          <w:rPr>
            <w:rFonts w:ascii="Arial" w:eastAsia="Times New Roman" w:hAnsi="Arial" w:cs="Arial"/>
            <w:sz w:val="20"/>
            <w:szCs w:val="20"/>
          </w:rPr>
          <w:t xml:space="preserve">on the rest of </w:t>
        </w:r>
      </w:ins>
      <w:ins w:id="415" w:author="Microsoft Office User" w:date="2024-10-28T15:48:00Z">
        <w:r w:rsidR="00133DAB">
          <w:rPr>
            <w:rFonts w:ascii="Arial" w:eastAsia="Times New Roman" w:hAnsi="Arial" w:cs="Arial"/>
            <w:sz w:val="20"/>
            <w:szCs w:val="20"/>
          </w:rPr>
          <w:t xml:space="preserve">the </w:t>
        </w:r>
      </w:ins>
      <w:ins w:id="416" w:author="Microsoft Office User" w:date="2024-10-28T15:46:00Z">
        <w:r w:rsidR="00133DAB">
          <w:rPr>
            <w:rFonts w:ascii="Arial" w:eastAsia="Times New Roman" w:hAnsi="Arial" w:cs="Arial"/>
            <w:sz w:val="20"/>
            <w:szCs w:val="20"/>
          </w:rPr>
          <w:t>community</w:t>
        </w:r>
      </w:ins>
      <w:r w:rsidR="004817D1" w:rsidRPr="004817D1">
        <w:rPr>
          <w:rFonts w:ascii="Arial" w:hAnsi="Arial" w:cs="Arial"/>
          <w:sz w:val="20"/>
          <w:vertAlign w:val="superscript"/>
        </w:rPr>
        <w:t>52</w:t>
      </w:r>
      <w:ins w:id="417" w:author="Microsoft Office User" w:date="2024-10-28T15:47:00Z">
        <w:r w:rsidR="00133DAB">
          <w:rPr>
            <w:rFonts w:ascii="Arial" w:eastAsia="Times New Roman" w:hAnsi="Arial" w:cs="Arial"/>
            <w:sz w:val="20"/>
            <w:szCs w:val="20"/>
          </w:rPr>
          <w:t xml:space="preserve">, thereby </w:t>
        </w:r>
      </w:ins>
      <w:ins w:id="418" w:author="Microsoft Office User" w:date="2024-10-28T15:43:00Z">
        <w:r w:rsidR="00133DAB">
          <w:rPr>
            <w:rFonts w:ascii="Arial" w:eastAsia="Times New Roman" w:hAnsi="Arial" w:cs="Arial"/>
            <w:sz w:val="20"/>
            <w:szCs w:val="20"/>
          </w:rPr>
          <w:t>l</w:t>
        </w:r>
      </w:ins>
      <w:ins w:id="419" w:author="Microsoft Office User" w:date="2024-10-28T15:41:00Z">
        <w:r w:rsidR="00133DAB">
          <w:rPr>
            <w:rFonts w:ascii="Arial" w:eastAsia="Times New Roman" w:hAnsi="Arial" w:cs="Arial"/>
            <w:sz w:val="20"/>
            <w:szCs w:val="20"/>
          </w:rPr>
          <w:t>imit</w:t>
        </w:r>
      </w:ins>
      <w:ins w:id="420" w:author="Microsoft Office User" w:date="2024-10-28T15:47:00Z">
        <w:r w:rsidR="00133DAB">
          <w:rPr>
            <w:rFonts w:ascii="Arial" w:eastAsia="Times New Roman" w:hAnsi="Arial" w:cs="Arial"/>
            <w:sz w:val="20"/>
            <w:szCs w:val="20"/>
          </w:rPr>
          <w:t xml:space="preserve">ing </w:t>
        </w:r>
      </w:ins>
      <w:ins w:id="421" w:author="Microsoft Office User" w:date="2024-10-28T15:41:00Z">
        <w:r w:rsidR="00133DAB">
          <w:rPr>
            <w:rFonts w:ascii="Arial" w:eastAsia="Times New Roman" w:hAnsi="Arial" w:cs="Arial"/>
            <w:sz w:val="20"/>
            <w:szCs w:val="20"/>
          </w:rPr>
          <w:t xml:space="preserve">the </w:t>
        </w:r>
      </w:ins>
      <w:ins w:id="422" w:author="Microsoft Office User" w:date="2024-10-28T15:44:00Z">
        <w:r w:rsidR="00133DAB">
          <w:rPr>
            <w:rFonts w:ascii="Arial" w:eastAsia="Times New Roman" w:hAnsi="Arial" w:cs="Arial"/>
            <w:sz w:val="20"/>
            <w:szCs w:val="20"/>
          </w:rPr>
          <w:t xml:space="preserve">flexibility of the microbiome to </w:t>
        </w:r>
      </w:ins>
      <w:ins w:id="423" w:author="Microsoft Office User" w:date="2024-10-28T15:47:00Z">
        <w:r w:rsidR="00133DAB">
          <w:rPr>
            <w:rFonts w:ascii="Arial" w:eastAsia="Times New Roman" w:hAnsi="Arial" w:cs="Arial"/>
            <w:sz w:val="20"/>
            <w:szCs w:val="20"/>
          </w:rPr>
          <w:t>func</w:t>
        </w:r>
      </w:ins>
      <w:ins w:id="424" w:author="Microsoft Office User" w:date="2024-10-28T15:48:00Z">
        <w:r w:rsidR="00133DAB">
          <w:rPr>
            <w:rFonts w:ascii="Arial" w:eastAsia="Times New Roman" w:hAnsi="Arial" w:cs="Arial"/>
            <w:sz w:val="20"/>
            <w:szCs w:val="20"/>
          </w:rPr>
          <w:t>tionally adapt</w:t>
        </w:r>
      </w:ins>
      <w:ins w:id="425" w:author="Microsoft Office User" w:date="2024-10-28T15:44:00Z">
        <w:r w:rsidR="00133DAB">
          <w:rPr>
            <w:rFonts w:ascii="Arial" w:eastAsia="Times New Roman" w:hAnsi="Arial" w:cs="Arial"/>
            <w:sz w:val="20"/>
            <w:szCs w:val="20"/>
          </w:rPr>
          <w:t xml:space="preserve"> </w:t>
        </w:r>
      </w:ins>
      <w:ins w:id="426" w:author="Microsoft Office User" w:date="2024-10-28T15:48:00Z">
        <w:r w:rsidR="00133DAB">
          <w:rPr>
            <w:rFonts w:ascii="Arial" w:eastAsia="Times New Roman" w:hAnsi="Arial" w:cs="Arial"/>
            <w:sz w:val="20"/>
            <w:szCs w:val="20"/>
          </w:rPr>
          <w:t xml:space="preserve">through restructuring </w:t>
        </w:r>
      </w:ins>
      <w:ins w:id="427" w:author="Microsoft Office User" w:date="2024-10-28T15:45:00Z">
        <w:r w:rsidR="00133DAB">
          <w:rPr>
            <w:rFonts w:ascii="Arial" w:eastAsia="Times New Roman" w:hAnsi="Arial" w:cs="Arial"/>
            <w:sz w:val="20"/>
            <w:szCs w:val="20"/>
          </w:rPr>
          <w:t>when exposed to environmental stressors</w:t>
        </w:r>
      </w:ins>
      <w:r w:rsidR="004817D1" w:rsidRPr="004817D1">
        <w:rPr>
          <w:rFonts w:ascii="Arial" w:hAnsi="Arial" w:cs="Arial"/>
          <w:sz w:val="20"/>
          <w:vertAlign w:val="superscript"/>
        </w:rPr>
        <w:t>53</w:t>
      </w:r>
      <w:ins w:id="428" w:author="Microsoft Office User" w:date="2024-10-28T15:43:00Z">
        <w:r w:rsidR="00133DAB">
          <w:rPr>
            <w:rFonts w:ascii="Arial" w:eastAsia="Times New Roman" w:hAnsi="Arial" w:cs="Arial"/>
            <w:sz w:val="20"/>
            <w:szCs w:val="20"/>
          </w:rPr>
          <w:t>.</w:t>
        </w:r>
      </w:ins>
    </w:p>
    <w:p w14:paraId="2D9CAB3F" w14:textId="0465A0BA"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4817D1" w:rsidRPr="004817D1">
        <w:rPr>
          <w:rFonts w:ascii="Arial" w:hAnsi="Arial" w:cs="Arial"/>
          <w:sz w:val="20"/>
          <w:vertAlign w:val="superscript"/>
        </w:rPr>
        <w:t>54</w:t>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corals may further represent strong candidates for microbiome </w:t>
      </w:r>
      <w:r w:rsidRPr="00961490">
        <w:rPr>
          <w:rFonts w:ascii="Arial" w:eastAsia="Times New Roman" w:hAnsi="Arial" w:cs="Arial"/>
          <w:sz w:val="20"/>
          <w:szCs w:val="20"/>
        </w:rPr>
        <w:lastRenderedPageBreak/>
        <w:t>engineering (e.g., human-assisted manipulation of host-associated microbes</w:t>
      </w:r>
      <w:r w:rsidR="004817D1" w:rsidRPr="004817D1">
        <w:rPr>
          <w:rFonts w:ascii="Arial" w:hAnsi="Arial" w:cs="Arial"/>
          <w:sz w:val="20"/>
          <w:vertAlign w:val="superscript"/>
        </w:rPr>
        <w:t>55</w:t>
      </w:r>
      <w:r w:rsidRPr="00961490">
        <w:rPr>
          <w:rFonts w:ascii="Arial" w:eastAsia="Times New Roman" w:hAnsi="Arial" w:cs="Arial"/>
          <w:sz w:val="20"/>
          <w:szCs w:val="20"/>
        </w:rPr>
        <w:t xml:space="preserve"> or the application of probiotics</w:t>
      </w:r>
      <w:r w:rsidR="004817D1" w:rsidRPr="004817D1">
        <w:rPr>
          <w:rFonts w:ascii="Arial" w:hAnsi="Arial" w:cs="Arial"/>
          <w:sz w:val="20"/>
          <w:vertAlign w:val="superscript"/>
        </w:rPr>
        <w:t>14,56</w:t>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r w:rsidR="00993F13">
        <w:rPr>
          <w:rFonts w:ascii="Arial" w:eastAsia="Times New Roman" w:hAnsi="Arial" w:cs="Arial"/>
          <w:sz w:val="20"/>
          <w:szCs w:val="20"/>
        </w:rPr>
        <w:t>S</w:t>
      </w:r>
      <w:r w:rsidRPr="00961490">
        <w:rPr>
          <w:rFonts w:ascii="Arial" w:eastAsia="Times New Roman" w:hAnsi="Arial" w:cs="Arial"/>
          <w:sz w:val="20"/>
          <w:szCs w:val="20"/>
        </w:rPr>
        <w:t>cleractinian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779AC3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r w:rsidR="00E227EE" w:rsidRPr="00C64009">
        <w:rPr>
          <w:rFonts w:ascii="Arial" w:hAnsi="Arial" w:cs="Arial"/>
          <w:i/>
          <w:iCs/>
          <w:color w:val="000000"/>
          <w:sz w:val="20"/>
          <w:szCs w:val="20"/>
        </w:rPr>
        <w:t>Lithophyllon</w:t>
      </w:r>
      <w:r w:rsidR="00E227EE">
        <w:rPr>
          <w:rFonts w:ascii="Arial" w:hAnsi="Arial" w:cs="Arial"/>
          <w:color w:val="000000"/>
          <w:sz w:val="20"/>
          <w:szCs w:val="20"/>
        </w:rPr>
        <w:t xml:space="preserve"> (Supplementary Data Table 1a, d).</w:t>
      </w:r>
    </w:p>
    <w:p w14:paraId="20A1B39B" w14:textId="6EF5FF0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and are compatible with samples processed for the Earth Microbiome Project</w:t>
      </w:r>
      <w:r w:rsidR="004817D1" w:rsidRPr="004817D1">
        <w:rPr>
          <w:rFonts w:ascii="Arial" w:hAnsi="Arial" w:cs="Arial"/>
          <w:sz w:val="20"/>
          <w:vertAlign w:val="superscript"/>
        </w:rPr>
        <w:t>57</w:t>
      </w:r>
      <w:r w:rsidRPr="00961490">
        <w:rPr>
          <w:rFonts w:ascii="Arial" w:eastAsia="Times New Roman" w:hAnsi="Arial" w:cs="Arial"/>
          <w:sz w:val="20"/>
          <w:szCs w:val="20"/>
        </w:rPr>
        <w:t>.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72DE6D5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961490">
        <w:rPr>
          <w:rFonts w:ascii="Arial" w:eastAsia="Times New Roman" w:hAnsi="Arial" w:cs="Arial"/>
          <w:color w:val="222222"/>
          <w:sz w:val="20"/>
          <w:szCs w:val="20"/>
          <w:highlight w:val="white"/>
        </w:rPr>
        <w:t>15F</w:t>
      </w:r>
      <w:r w:rsidR="004817D1" w:rsidRPr="004817D1">
        <w:rPr>
          <w:rFonts w:ascii="Arial" w:hAnsi="Arial" w:cs="Arial"/>
          <w:color w:val="000000"/>
          <w:sz w:val="20"/>
          <w:vertAlign w:val="superscript"/>
        </w:rPr>
        <w:t>58</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4817D1" w:rsidRPr="004817D1">
        <w:rPr>
          <w:rFonts w:ascii="Arial" w:hAnsi="Arial" w:cs="Arial"/>
          <w:color w:val="000000"/>
          <w:sz w:val="20"/>
          <w:vertAlign w:val="superscript"/>
        </w:rPr>
        <w:t>59</w:t>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4817D1" w:rsidRPr="004817D1">
        <w:rPr>
          <w:rFonts w:ascii="Arial" w:hAnsi="Arial" w:cs="Arial"/>
          <w:sz w:val="20"/>
          <w:vertAlign w:val="superscript"/>
        </w:rPr>
        <w:t>57</w:t>
      </w:r>
      <w:r w:rsidRPr="00961490">
        <w:rPr>
          <w:rFonts w:ascii="Arial" w:eastAsia="Times New Roman" w:hAnsi="Arial" w:cs="Arial"/>
          <w:sz w:val="20"/>
          <w:szCs w:val="20"/>
        </w:rPr>
        <w:t>. All raw sequencing data and associated metadata for the samples used in this study are available on Qiita (qiita.ucsd.edu) under project ID 10895, prep ID 3439.</w:t>
      </w:r>
    </w:p>
    <w:p w14:paraId="671BD1D4" w14:textId="7D6288F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4817D1" w:rsidRPr="004817D1">
        <w:rPr>
          <w:rFonts w:ascii="Arial" w:hAnsi="Arial" w:cs="Arial"/>
          <w:sz w:val="20"/>
          <w:vertAlign w:val="superscript"/>
        </w:rPr>
        <w:t>60</w:t>
      </w:r>
      <w:r w:rsidRPr="00961490">
        <w:rPr>
          <w:rFonts w:ascii="Arial" w:eastAsia="Times New Roman" w:hAnsi="Arial" w:cs="Arial"/>
          <w:sz w:val="20"/>
          <w:szCs w:val="20"/>
        </w:rPr>
        <w:t xml:space="preserve"> using the standard EMP workflow. Briefly, sequences were demultiplexed based on 12bp Golay barcodes using “split_libraries” with default parameters in </w:t>
      </w:r>
      <w:r w:rsidRPr="00961490">
        <w:rPr>
          <w:rFonts w:ascii="Arial" w:eastAsia="Times New Roman" w:hAnsi="Arial" w:cs="Arial"/>
          <w:sz w:val="20"/>
          <w:szCs w:val="20"/>
        </w:rPr>
        <w:lastRenderedPageBreak/>
        <w:t>QIIME1.9.1</w:t>
      </w:r>
      <w:r w:rsidR="004817D1" w:rsidRPr="004817D1">
        <w:rPr>
          <w:rFonts w:ascii="Arial" w:hAnsi="Arial" w:cs="Arial"/>
          <w:sz w:val="20"/>
          <w:vertAlign w:val="superscript"/>
        </w:rPr>
        <w:t>61</w:t>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4817D1" w:rsidRPr="004817D1">
        <w:rPr>
          <w:rFonts w:ascii="Arial" w:hAnsi="Arial" w:cs="Arial"/>
          <w:sz w:val="20"/>
          <w:vertAlign w:val="superscript"/>
        </w:rPr>
        <w:t>62</w:t>
      </w:r>
      <w:r w:rsidRPr="00961490">
        <w:rPr>
          <w:rFonts w:ascii="Arial" w:eastAsia="Times New Roman" w:hAnsi="Arial" w:cs="Arial"/>
          <w:sz w:val="20"/>
          <w:szCs w:val="20"/>
        </w:rPr>
        <w:t xml:space="preserve"> with default parameters. The resulting biom and taxonomy tables were obtained from Qiita (CRC32 id: 8817b8b8 and CRC32 id: ac925c85) and processed using a customized QIIME2 v. 2020.8.0</w:t>
      </w:r>
      <w:r w:rsidR="004817D1" w:rsidRPr="004817D1">
        <w:rPr>
          <w:rFonts w:ascii="Arial" w:hAnsi="Arial" w:cs="Arial"/>
          <w:sz w:val="20"/>
          <w:vertAlign w:val="superscript"/>
        </w:rPr>
        <w:t>63</w:t>
      </w:r>
      <w:r w:rsidRPr="00961490">
        <w:rPr>
          <w:rFonts w:ascii="Arial" w:eastAsia="Times New Roman" w:hAnsi="Arial" w:cs="Arial"/>
          <w:sz w:val="20"/>
          <w:szCs w:val="20"/>
        </w:rPr>
        <w:t xml:space="preserve"> pipeline in python (github.com/zaneveld/GCMP_global_disease). Taxonomic assignment of ASVs was performed using vsearch</w:t>
      </w:r>
      <w:r w:rsidR="004817D1" w:rsidRPr="004817D1">
        <w:rPr>
          <w:rFonts w:ascii="Arial" w:hAnsi="Arial" w:cs="Arial"/>
          <w:sz w:val="20"/>
          <w:vertAlign w:val="superscript"/>
        </w:rPr>
        <w:t>64</w:t>
      </w:r>
      <w:r w:rsidRPr="00961490">
        <w:rPr>
          <w:rFonts w:ascii="Arial" w:eastAsia="Times New Roman" w:hAnsi="Arial" w:cs="Arial"/>
          <w:sz w:val="20"/>
          <w:szCs w:val="20"/>
        </w:rPr>
        <w:t xml:space="preserve"> with SILVA v. 138</w:t>
      </w:r>
      <w:r w:rsidR="004817D1" w:rsidRPr="004817D1">
        <w:rPr>
          <w:rFonts w:ascii="Arial" w:hAnsi="Arial" w:cs="Arial"/>
          <w:sz w:val="20"/>
          <w:vertAlign w:val="superscript"/>
        </w:rPr>
        <w:t>65</w:t>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7D4ACEF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4817D1" w:rsidRPr="004817D1">
        <w:rPr>
          <w:rFonts w:ascii="Arial" w:hAnsi="Arial" w:cs="Arial"/>
          <w:sz w:val="20"/>
          <w:vertAlign w:val="superscript"/>
        </w:rPr>
        <w:t>66</w:t>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4817D1" w:rsidRPr="004817D1">
        <w:rPr>
          <w:rFonts w:ascii="Arial" w:hAnsi="Arial" w:cs="Arial"/>
          <w:sz w:val="20"/>
          <w:vertAlign w:val="superscript"/>
        </w:rPr>
        <w:t>67</w:t>
      </w:r>
      <w:r w:rsidRPr="00961490">
        <w:rPr>
          <w:rFonts w:ascii="Arial" w:eastAsia="Times New Roman" w:hAnsi="Arial" w:cs="Arial"/>
          <w:sz w:val="20"/>
          <w:szCs w:val="20"/>
        </w:rPr>
        <w:t>. We refer to this expanded taxonomy as “silva_metaxa2” in code. After taxonomic assignment, all mitochondrial and chloroplast reads were removed. The bacterial phylogenetic tree was built using the SATé-enabled phylogenetic placement (SEPP) insertion technique with the q2-fragment-insertion plugin</w:t>
      </w:r>
      <w:r w:rsidR="004817D1" w:rsidRPr="004817D1">
        <w:rPr>
          <w:rFonts w:ascii="Arial" w:hAnsi="Arial" w:cs="Arial"/>
          <w:sz w:val="20"/>
          <w:vertAlign w:val="superscript"/>
        </w:rPr>
        <w:t>68</w:t>
      </w:r>
      <w:r w:rsidRPr="00961490">
        <w:rPr>
          <w:rFonts w:ascii="Arial" w:eastAsia="Times New Roman" w:hAnsi="Arial" w:cs="Arial"/>
          <w:sz w:val="20"/>
          <w:szCs w:val="20"/>
        </w:rPr>
        <w:t xml:space="preserve"> to account for the short-read sequencing data, again using the SILVA v. 138</w:t>
      </w:r>
      <w:r w:rsidR="004817D1" w:rsidRPr="004817D1">
        <w:rPr>
          <w:rFonts w:ascii="Arial" w:hAnsi="Arial" w:cs="Arial"/>
          <w:sz w:val="20"/>
          <w:vertAlign w:val="superscript"/>
        </w:rPr>
        <w:t>65</w:t>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56D5F1F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w:t>
      </w:r>
      <w:r w:rsidR="004817D1" w:rsidRPr="004817D1">
        <w:rPr>
          <w:rFonts w:ascii="Arial" w:hAnsi="Arial" w:cs="Arial"/>
          <w:sz w:val="20"/>
          <w:vertAlign w:val="superscript"/>
        </w:rPr>
        <w:t>69</w:t>
      </w:r>
      <w:r w:rsidRPr="00961490">
        <w:rPr>
          <w:rFonts w:ascii="Arial" w:eastAsia="Times New Roman" w:hAnsi="Arial" w:cs="Arial"/>
          <w:sz w:val="20"/>
          <w:szCs w:val="20"/>
        </w:rPr>
        <w:t xml:space="preserve"> in R v. 4.0.2</w:t>
      </w:r>
      <w:r w:rsidR="004817D1" w:rsidRPr="004817D1">
        <w:rPr>
          <w:rFonts w:ascii="Arial" w:hAnsi="Arial" w:cs="Arial"/>
          <w:sz w:val="20"/>
          <w:vertAlign w:val="superscript"/>
        </w:rPr>
        <w:t>70</w:t>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65CE605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r w:rsidR="001E7B35" w:rsidRPr="002F1CD2">
        <w:rPr>
          <w:rFonts w:ascii="Arial" w:hAnsi="Arial" w:cs="Arial"/>
          <w:color w:val="000000"/>
          <w:sz w:val="20"/>
        </w:rPr>
        <w:t>Hawaiʻi</w:t>
      </w:r>
      <w:r w:rsidRPr="00961490">
        <w:rPr>
          <w:rFonts w:ascii="Arial" w:eastAsia="Tahoma" w:hAnsi="Arial" w:cs="Arial"/>
          <w:sz w:val="20"/>
          <w:szCs w:val="20"/>
        </w:rPr>
        <w:t xml:space="preserve"> (HICORDIS</w:t>
      </w:r>
      <w:r w:rsidR="00DA6924" w:rsidRPr="00DA6924">
        <w:rPr>
          <w:rFonts w:ascii="Arial" w:hAnsi="Arial" w:cs="Arial"/>
          <w:sz w:val="20"/>
          <w:vertAlign w:val="superscript"/>
        </w:rPr>
        <w:t>29</w:t>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4817D1" w:rsidRPr="004817D1">
        <w:rPr>
          <w:rFonts w:ascii="Arial" w:hAnsi="Arial" w:cs="Arial"/>
          <w:sz w:val="20"/>
          <w:vertAlign w:val="superscript"/>
        </w:rPr>
        <w:t>71</w:t>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4817D1" w:rsidRPr="004817D1">
        <w:rPr>
          <w:rFonts w:ascii="Arial" w:hAnsi="Arial" w:cs="Arial"/>
          <w:sz w:val="20"/>
          <w:vertAlign w:val="superscript"/>
        </w:rPr>
        <w:t>72</w:t>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447C8EA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in an attempt to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6B9599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w:t>
      </w:r>
      <w:r w:rsidRPr="00961490">
        <w:rPr>
          <w:rFonts w:ascii="Arial" w:eastAsia="Times New Roman" w:hAnsi="Arial" w:cs="Arial"/>
          <w:sz w:val="20"/>
          <w:szCs w:val="20"/>
        </w:rPr>
        <w:lastRenderedPageBreak/>
        <w:t xml:space="preserve">summary produced a table with 581,311 observations across 60 coral genera (Supplementary Data Table 1d). </w:t>
      </w:r>
      <w:ins w:id="429" w:author="Microsoft Office User" w:date="2024-11-02T11:40:00Z">
        <w:r w:rsidR="005908B3">
          <w:rPr>
            <w:rFonts w:ascii="Arial" w:eastAsia="Times New Roman" w:hAnsi="Arial" w:cs="Arial"/>
            <w:sz w:val="20"/>
            <w:szCs w:val="20"/>
          </w:rPr>
          <w:t>For a breakdown of disease susceptibility by coral host genus, see Supplementary Fig</w:t>
        </w:r>
      </w:ins>
      <w:ins w:id="430" w:author="Microsoft Office User" w:date="2024-11-02T11:46:00Z">
        <w:r w:rsidR="005908B3">
          <w:rPr>
            <w:rFonts w:ascii="Arial" w:eastAsia="Times New Roman" w:hAnsi="Arial" w:cs="Arial"/>
            <w:sz w:val="20"/>
            <w:szCs w:val="20"/>
          </w:rPr>
          <w:t>.</w:t>
        </w:r>
      </w:ins>
      <w:ins w:id="431" w:author="Microsoft Office User" w:date="2024-11-02T11:40:00Z">
        <w:r w:rsidR="005908B3">
          <w:rPr>
            <w:rFonts w:ascii="Arial" w:eastAsia="Times New Roman" w:hAnsi="Arial" w:cs="Arial"/>
            <w:sz w:val="20"/>
            <w:szCs w:val="20"/>
          </w:rPr>
          <w:t xml:space="preserve"> </w:t>
        </w:r>
      </w:ins>
      <w:ins w:id="432" w:author="Microsoft Office User" w:date="2024-11-02T11:46:00Z">
        <w:r w:rsidR="005908B3">
          <w:rPr>
            <w:rFonts w:ascii="Arial" w:eastAsia="Times New Roman" w:hAnsi="Arial" w:cs="Arial"/>
            <w:sz w:val="20"/>
            <w:szCs w:val="20"/>
          </w:rPr>
          <w:t>S</w:t>
        </w:r>
      </w:ins>
      <w:ins w:id="433" w:author="Microsoft Office User" w:date="2024-11-02T11:40:00Z">
        <w:r w:rsidR="005908B3">
          <w:rPr>
            <w:rFonts w:ascii="Arial" w:eastAsia="Times New Roman" w:hAnsi="Arial" w:cs="Arial"/>
            <w:sz w:val="20"/>
            <w:szCs w:val="20"/>
          </w:rPr>
          <w:t>5</w:t>
        </w:r>
      </w:ins>
      <w:ins w:id="434" w:author="Microsoft Office User" w:date="2024-11-02T11:52:00Z">
        <w:r w:rsidR="00745B3D">
          <w:rPr>
            <w:rFonts w:ascii="Arial" w:eastAsia="Times New Roman" w:hAnsi="Arial" w:cs="Arial"/>
            <w:sz w:val="20"/>
            <w:szCs w:val="20"/>
          </w:rPr>
          <w:t>A</w:t>
        </w:r>
      </w:ins>
      <w:ins w:id="435" w:author="Microsoft Office User" w:date="2024-11-02T11:40:00Z">
        <w:r w:rsidR="005908B3">
          <w:rPr>
            <w:rFonts w:ascii="Arial" w:eastAsia="Times New Roman" w:hAnsi="Arial" w:cs="Arial"/>
            <w:sz w:val="20"/>
            <w:szCs w:val="20"/>
          </w:rPr>
          <w:t xml:space="preserve">. </w:t>
        </w:r>
      </w:ins>
    </w:p>
    <w:p w14:paraId="520CF9C8" w14:textId="639BD33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4817D1" w:rsidRPr="004817D1">
        <w:rPr>
          <w:rFonts w:ascii="Arial" w:hAnsi="Arial" w:cs="Arial"/>
          <w:sz w:val="20"/>
          <w:vertAlign w:val="superscript"/>
        </w:rPr>
        <w:t>63</w:t>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mucus  —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Simpson’s Index, which is of particular importance in these results, is at its highest when a single taxon is the only one present in microbiome, and at its lowest when there are both a large number of taxa, and all taxa have equal abundance</w:t>
      </w:r>
      <w:ins w:id="436" w:author="Microsoft Office User" w:date="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11A1773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sidRPr="002F1CD2">
        <w:rPr>
          <w:rFonts w:ascii="Arial" w:hAnsi="Arial" w:cs="Arial"/>
          <w:sz w:val="20"/>
          <w:vertAlign w:val="superscript"/>
        </w:rPr>
        <w:t>31</w:t>
      </w:r>
      <w:r w:rsidRPr="00961490">
        <w:rPr>
          <w:rFonts w:ascii="Arial" w:eastAsia="Times New Roman" w:hAnsi="Arial" w:cs="Arial"/>
          <w:sz w:val="20"/>
          <w:szCs w:val="20"/>
        </w:rPr>
        <w:t xml:space="preserve"> that we had previously used to demonstrate phylosymbiosis in corals</w:t>
      </w:r>
      <w:r w:rsidR="002F1CD2" w:rsidRPr="002F1CD2">
        <w:rPr>
          <w:rFonts w:ascii="Arial" w:hAnsi="Arial" w:cs="Arial"/>
          <w:sz w:val="20"/>
          <w:vertAlign w:val="superscript"/>
        </w:rPr>
        <w:t>16</w:t>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66D2BA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sidRPr="002F1CD2">
        <w:rPr>
          <w:rFonts w:ascii="Arial" w:hAnsi="Arial" w:cs="Arial"/>
          <w:sz w:val="20"/>
          <w:vertAlign w:val="superscript"/>
        </w:rPr>
        <w:t>30</w:t>
      </w:r>
      <w:r w:rsidRPr="00961490">
        <w:rPr>
          <w:rFonts w:ascii="Arial" w:eastAsia="Times New Roman" w:hAnsi="Arial" w:cs="Arial"/>
          <w:sz w:val="20"/>
          <w:szCs w:val="20"/>
        </w:rPr>
        <w:t xml:space="preserve"> from all coral genera that matched those with both microbiome and disease data, and were collected using consistent metrics (mm/yr). This resulted in growth rate data from 18 coral genera that were subsequently combined with our genus-level trait table (Supplementary Data Table 1d</w:t>
      </w:r>
      <w:ins w:id="437" w:author="Microsoft Office User" w:date="2024-11-02T11:43:00Z">
        <w:r w:rsidR="005908B3">
          <w:rPr>
            <w:rFonts w:ascii="Arial" w:eastAsia="Times New Roman" w:hAnsi="Arial" w:cs="Arial"/>
            <w:sz w:val="20"/>
            <w:szCs w:val="20"/>
          </w:rPr>
          <w:t>; Supplementary Fig</w:t>
        </w:r>
      </w:ins>
      <w:ins w:id="438" w:author="Microsoft Office User" w:date="2024-11-02T11:46:00Z">
        <w:r w:rsidR="005908B3">
          <w:rPr>
            <w:rFonts w:ascii="Arial" w:eastAsia="Times New Roman" w:hAnsi="Arial" w:cs="Arial"/>
            <w:sz w:val="20"/>
            <w:szCs w:val="20"/>
          </w:rPr>
          <w:t>.</w:t>
        </w:r>
      </w:ins>
      <w:ins w:id="439" w:author="Microsoft Office User" w:date="2024-11-02T11:43:00Z">
        <w:r w:rsidR="005908B3">
          <w:rPr>
            <w:rFonts w:ascii="Arial" w:eastAsia="Times New Roman" w:hAnsi="Arial" w:cs="Arial"/>
            <w:sz w:val="20"/>
            <w:szCs w:val="20"/>
          </w:rPr>
          <w:t xml:space="preserve"> </w:t>
        </w:r>
      </w:ins>
      <w:ins w:id="440" w:author="Microsoft Office User" w:date="2024-11-02T11:46:00Z">
        <w:r w:rsidR="005908B3">
          <w:rPr>
            <w:rFonts w:ascii="Arial" w:eastAsia="Times New Roman" w:hAnsi="Arial" w:cs="Arial"/>
            <w:sz w:val="20"/>
            <w:szCs w:val="20"/>
          </w:rPr>
          <w:t>S</w:t>
        </w:r>
      </w:ins>
      <w:ins w:id="441" w:author="Microsoft Office User" w:date="2024-11-02T11:43:00Z">
        <w:r w:rsidR="005908B3">
          <w:rPr>
            <w:rFonts w:ascii="Arial" w:eastAsia="Times New Roman" w:hAnsi="Arial" w:cs="Arial"/>
            <w:sz w:val="20"/>
            <w:szCs w:val="20"/>
          </w:rPr>
          <w:t>5</w:t>
        </w:r>
      </w:ins>
      <w:ins w:id="442" w:author="Microsoft Office User" w:date="2024-11-02T11:52:00Z">
        <w:r w:rsidR="00745B3D">
          <w:rPr>
            <w:rFonts w:ascii="Arial" w:eastAsia="Times New Roman" w:hAnsi="Arial" w:cs="Arial"/>
            <w:sz w:val="20"/>
            <w:szCs w:val="20"/>
          </w:rPr>
          <w:t>B,C</w:t>
        </w:r>
      </w:ins>
      <w:r w:rsidRPr="00961490">
        <w:rPr>
          <w:rFonts w:ascii="Arial" w:eastAsia="Times New Roman" w:hAnsi="Arial" w:cs="Arial"/>
          <w:sz w:val="20"/>
          <w:szCs w:val="20"/>
        </w:rPr>
        <w:t>).</w:t>
      </w:r>
      <w:ins w:id="443" w:author="Microsoft Office User" w:date="2024-11-02T11:40:00Z">
        <w:r w:rsidR="005908B3">
          <w:rPr>
            <w:rFonts w:ascii="Arial" w:eastAsia="Times New Roman" w:hAnsi="Arial" w:cs="Arial"/>
            <w:sz w:val="20"/>
            <w:szCs w:val="20"/>
          </w:rPr>
          <w:t xml:space="preserve"> </w:t>
        </w:r>
      </w:ins>
      <w:del w:id="444" w:author="Microsoft Office User" w:date="2024-11-02T11:43:00Z">
        <w:r w:rsidRPr="00961490" w:rsidDel="005908B3">
          <w:rPr>
            <w:rFonts w:ascii="Arial" w:eastAsia="Times New Roman" w:hAnsi="Arial" w:cs="Arial"/>
            <w:sz w:val="20"/>
            <w:szCs w:val="20"/>
          </w:rPr>
          <w:delText xml:space="preserve"> </w:delText>
        </w:r>
      </w:del>
    </w:p>
    <w:p w14:paraId="750FD980" w14:textId="5AB93E6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w:t>
      </w:r>
      <w:r w:rsidR="004817D1" w:rsidRPr="004817D1">
        <w:rPr>
          <w:rFonts w:ascii="Arial" w:hAnsi="Arial" w:cs="Arial"/>
          <w:sz w:val="20"/>
          <w:vertAlign w:val="superscript"/>
        </w:rPr>
        <w:t>73</w:t>
      </w:r>
      <w:r w:rsidRPr="00961490">
        <w:rPr>
          <w:rFonts w:ascii="Arial" w:eastAsia="Times New Roman" w:hAnsi="Arial" w:cs="Arial"/>
          <w:sz w:val="20"/>
          <w:szCs w:val="20"/>
        </w:rPr>
        <w:t>.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4817D1" w:rsidRPr="004817D1">
        <w:rPr>
          <w:rFonts w:ascii="Arial" w:hAnsi="Arial" w:cs="Arial"/>
          <w:sz w:val="20"/>
          <w:vertAlign w:val="superscript"/>
        </w:rPr>
        <w:t>74</w:t>
      </w:r>
      <w:r w:rsidRPr="00961490">
        <w:rPr>
          <w:rFonts w:ascii="Arial" w:eastAsia="Times New Roman" w:hAnsi="Arial" w:cs="Arial"/>
          <w:sz w:val="20"/>
          <w:szCs w:val="20"/>
        </w:rPr>
        <w:t>. In the first model, we used PGLS with no branch length transformation (i.e. holding λ,</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κ = 1). Thus, this first model is equivalent to PIC. In the next 3 models, we transformed branch lengths on the tree by allowing </w:t>
      </w:r>
      <w:r w:rsidRPr="00961490">
        <w:rPr>
          <w:rFonts w:ascii="Arial" w:eastAsia="Times New Roman" w:hAnsi="Arial" w:cs="Arial"/>
          <w:sz w:val="20"/>
          <w:szCs w:val="20"/>
        </w:rPr>
        <w:lastRenderedPageBreak/>
        <w:t xml:space="preserve">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ins w:id="445" w:author="Microsoft Office User" w:date="2024-11-05T09:35:00Z" w16du:dateUtc="2024-11-05T09:35:00Z">
        <w:r w:rsidR="00340E78">
          <w:rPr>
            <w:rFonts w:ascii="Arial" w:eastAsia="Times New Roman" w:hAnsi="Arial" w:cs="Arial"/>
            <w:sz w:val="20"/>
            <w:szCs w:val="20"/>
          </w:rPr>
          <w:t>3</w:t>
        </w:r>
      </w:ins>
      <w:del w:id="446" w:author="Microsoft Office User" w:date="2024-11-05T09:35:00Z" w16du:dateUtc="2024-11-05T09:35:00Z">
        <w:r w:rsidR="001E011D" w:rsidDel="00340E78">
          <w:rPr>
            <w:rFonts w:ascii="Arial" w:eastAsia="Times New Roman" w:hAnsi="Arial" w:cs="Arial"/>
            <w:sz w:val="20"/>
            <w:szCs w:val="20"/>
          </w:rPr>
          <w:delText>2</w:delText>
        </w:r>
      </w:del>
      <w:r w:rsidRPr="00961490">
        <w:rPr>
          <w:rFonts w:ascii="Arial" w:eastAsia="Times New Roman" w:hAnsi="Arial" w:cs="Arial"/>
          <w:sz w:val="20"/>
          <w:szCs w:val="20"/>
        </w:rPr>
        <w:t>. 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5B971A51" w:rsidR="00961490" w:rsidRDefault="00961490" w:rsidP="00961490">
      <w:pPr>
        <w:rPr>
          <w:ins w:id="447" w:author="Microsoft Office User" w:date="2024-11-01T10:12:00Z"/>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w:t>
      </w:r>
      <w:r w:rsidR="004817D1" w:rsidRPr="004817D1">
        <w:rPr>
          <w:rFonts w:ascii="Arial" w:hAnsi="Arial" w:cs="Arial"/>
          <w:sz w:val="20"/>
          <w:vertAlign w:val="superscript"/>
        </w:rPr>
        <w:t>73</w:t>
      </w:r>
      <w:r w:rsidRPr="00961490">
        <w:rPr>
          <w:rFonts w:ascii="Arial" w:eastAsia="Times New Roman" w:hAnsi="Arial" w:cs="Arial"/>
          <w:sz w:val="20"/>
          <w:szCs w:val="20"/>
        </w:rPr>
        <w:t>, which in turn estimates internal states using fast maximum-likelihood (ML) ancestral state reconstruct as implemented in the fastAnc phytools function.</w:t>
      </w:r>
    </w:p>
    <w:p w14:paraId="09A1FD66" w14:textId="5EA16497" w:rsidR="00346790" w:rsidRPr="00961490" w:rsidRDefault="005859EF" w:rsidP="00961490">
      <w:pPr>
        <w:rPr>
          <w:rFonts w:ascii="Arial" w:eastAsia="Times New Roman" w:hAnsi="Arial" w:cs="Arial"/>
          <w:sz w:val="20"/>
          <w:szCs w:val="20"/>
        </w:rPr>
      </w:pPr>
      <w:ins w:id="448" w:author="Microsoft Office User" w:date="2024-11-01T10:17:00Z">
        <w:r>
          <w:rPr>
            <w:rFonts w:ascii="Arial" w:eastAsia="Times New Roman" w:hAnsi="Arial" w:cs="Arial"/>
            <w:sz w:val="20"/>
            <w:szCs w:val="20"/>
          </w:rPr>
          <w:t>Annotated c</w:t>
        </w:r>
      </w:ins>
      <w:ins w:id="449" w:author="Microsoft Office User" w:date="2024-11-01T10:12:00Z">
        <w:r w:rsidR="00346790">
          <w:rPr>
            <w:rFonts w:ascii="Arial" w:eastAsia="Times New Roman" w:hAnsi="Arial" w:cs="Arial"/>
            <w:sz w:val="20"/>
            <w:szCs w:val="20"/>
          </w:rPr>
          <w:t xml:space="preserve">ode for all phylogenetic correlations are available </w:t>
        </w:r>
      </w:ins>
      <w:ins w:id="450" w:author="Microsoft Office User" w:date="2024-11-01T10:13:00Z">
        <w:r w:rsidR="00346790">
          <w:rPr>
            <w:rFonts w:ascii="Arial" w:eastAsia="Times New Roman" w:hAnsi="Arial" w:cs="Arial"/>
            <w:sz w:val="20"/>
            <w:szCs w:val="20"/>
          </w:rPr>
          <w:t xml:space="preserve">within </w:t>
        </w:r>
      </w:ins>
      <w:ins w:id="451" w:author="Microsoft Office User" w:date="2024-11-01T10:16:00Z">
        <w:r>
          <w:rPr>
            <w:rFonts w:ascii="Arial" w:eastAsia="Times New Roman" w:hAnsi="Arial" w:cs="Arial"/>
            <w:sz w:val="20"/>
            <w:szCs w:val="20"/>
          </w:rPr>
          <w:t xml:space="preserve">the run_all_PICs.ipynb script </w:t>
        </w:r>
      </w:ins>
      <w:ins w:id="452" w:author="Microsoft Office User" w:date="2024-11-01T10:17:00Z">
        <w:r>
          <w:rPr>
            <w:rFonts w:ascii="Arial" w:eastAsia="Times New Roman" w:hAnsi="Arial" w:cs="Arial"/>
            <w:sz w:val="20"/>
            <w:szCs w:val="20"/>
          </w:rPr>
          <w:t>on GitHub</w:t>
        </w:r>
      </w:ins>
      <w:ins w:id="453" w:author="Microsoft Office User" w:date="2024-11-02T10:33:00Z">
        <w:r w:rsidR="007372D3">
          <w:rPr>
            <w:rFonts w:ascii="Arial" w:eastAsia="Times New Roman" w:hAnsi="Arial" w:cs="Arial"/>
            <w:sz w:val="20"/>
            <w:szCs w:val="20"/>
          </w:rPr>
          <w:t xml:space="preserve">: </w:t>
        </w:r>
        <w:r w:rsidR="007372D3">
          <w:rPr>
            <w:rFonts w:ascii="Arial" w:eastAsia="Times New Roman" w:hAnsi="Arial" w:cs="Arial"/>
            <w:sz w:val="20"/>
            <w:szCs w:val="20"/>
          </w:rPr>
          <w:fldChar w:fldCharType="begin"/>
        </w:r>
        <w:r w:rsidR="007372D3">
          <w:rPr>
            <w:rFonts w:ascii="Arial" w:eastAsia="Times New Roman" w:hAnsi="Arial" w:cs="Arial"/>
            <w:sz w:val="20"/>
            <w:szCs w:val="20"/>
          </w:rPr>
          <w:instrText>HYPERLINK "</w:instrText>
        </w:r>
      </w:ins>
      <w:ins w:id="454" w:author="Microsoft Office User" w:date="2024-11-01T10:17:00Z">
        <w:r w:rsidR="007372D3" w:rsidRPr="007372D3">
          <w:rPr>
            <w:rPrChange w:id="455" w:author="Microsoft Office User" w:date="2024-11-02T10:33:00Z">
              <w:rPr>
                <w:rStyle w:val="Hyperlink"/>
                <w:rFonts w:ascii="Arial" w:eastAsia="Times New Roman" w:hAnsi="Arial" w:cs="Arial"/>
                <w:sz w:val="20"/>
                <w:szCs w:val="20"/>
              </w:rPr>
            </w:rPrChange>
          </w:rPr>
          <w:instrText>https://github.com/zaneveld/GCMP_Global_Disease/blob/master/analysis/core_analysis/procedure/run_all_PICs.ipynb</w:instrText>
        </w:r>
      </w:ins>
      <w:ins w:id="456" w:author="Microsoft Office User" w:date="2024-11-02T10:33:00Z">
        <w:r w:rsidR="007372D3">
          <w:rPr>
            <w:rFonts w:ascii="Arial" w:eastAsia="Times New Roman" w:hAnsi="Arial" w:cs="Arial"/>
            <w:sz w:val="20"/>
            <w:szCs w:val="20"/>
          </w:rPr>
          <w:instrText>"</w:instrText>
        </w:r>
        <w:r w:rsidR="007372D3">
          <w:rPr>
            <w:rFonts w:ascii="Arial" w:eastAsia="Times New Roman" w:hAnsi="Arial" w:cs="Arial"/>
            <w:sz w:val="20"/>
            <w:szCs w:val="20"/>
          </w:rPr>
        </w:r>
        <w:r w:rsidR="007372D3">
          <w:rPr>
            <w:rFonts w:ascii="Arial" w:eastAsia="Times New Roman" w:hAnsi="Arial" w:cs="Arial"/>
            <w:sz w:val="20"/>
            <w:szCs w:val="20"/>
          </w:rPr>
          <w:fldChar w:fldCharType="separate"/>
        </w:r>
      </w:ins>
      <w:ins w:id="457" w:author="Microsoft Office User" w:date="2024-11-01T10:17:00Z">
        <w:r w:rsidR="007372D3" w:rsidRPr="007372D3">
          <w:rPr>
            <w:rStyle w:val="Hyperlink"/>
            <w:rFonts w:ascii="Arial" w:eastAsia="Times New Roman" w:hAnsi="Arial" w:cs="Arial"/>
            <w:sz w:val="20"/>
            <w:szCs w:val="20"/>
          </w:rPr>
          <w:t>https://github.com/zaneveld/GCMP_Global_Disease/blob/master/analysis/core_analysis/procedure/run_all_PICs.ipynb</w:t>
        </w:r>
      </w:ins>
      <w:ins w:id="458" w:author="Microsoft Office User" w:date="2024-11-02T10:33:00Z">
        <w:r w:rsidR="007372D3">
          <w:rPr>
            <w:rFonts w:ascii="Arial" w:eastAsia="Times New Roman" w:hAnsi="Arial" w:cs="Arial"/>
            <w:sz w:val="20"/>
            <w:szCs w:val="20"/>
          </w:rPr>
          <w:fldChar w:fldCharType="end"/>
        </w:r>
      </w:ins>
      <w:ins w:id="459" w:author="Microsoft Office User" w:date="2024-11-01T10:17:00Z">
        <w:r>
          <w:rPr>
            <w:rFonts w:ascii="Arial" w:eastAsia="Times New Roman" w:hAnsi="Arial" w:cs="Arial"/>
            <w:sz w:val="20"/>
            <w:szCs w:val="20"/>
          </w:rPr>
          <w:t xml:space="preserve">) with correlation results and stats </w:t>
        </w:r>
      </w:ins>
      <w:ins w:id="460" w:author="Microsoft Office User" w:date="2024-11-01T10:13:00Z">
        <w:r w:rsidR="00346790">
          <w:rPr>
            <w:rFonts w:ascii="Arial" w:eastAsia="Times New Roman" w:hAnsi="Arial" w:cs="Arial"/>
            <w:sz w:val="20"/>
            <w:szCs w:val="20"/>
          </w:rPr>
          <w:t>organized by analysis numbe</w:t>
        </w:r>
      </w:ins>
      <w:ins w:id="461" w:author="Microsoft Office User" w:date="2024-11-01T10:16:00Z">
        <w:r>
          <w:rPr>
            <w:rFonts w:ascii="Arial" w:eastAsia="Times New Roman" w:hAnsi="Arial" w:cs="Arial"/>
            <w:sz w:val="20"/>
            <w:szCs w:val="20"/>
          </w:rPr>
          <w:t>r (</w:t>
        </w:r>
      </w:ins>
      <w:ins w:id="462" w:author="Microsoft Office User" w:date="2024-11-01T10:17:00Z">
        <w:r>
          <w:rPr>
            <w:rFonts w:ascii="Arial" w:eastAsia="Times New Roman" w:hAnsi="Arial" w:cs="Arial"/>
            <w:sz w:val="20"/>
            <w:szCs w:val="20"/>
          </w:rPr>
          <w:t>A</w:t>
        </w:r>
      </w:ins>
      <w:ins w:id="463" w:author="Microsoft Office User" w:date="2024-11-01T10:16:00Z">
        <w:r>
          <w:rPr>
            <w:rFonts w:ascii="Arial" w:eastAsia="Times New Roman" w:hAnsi="Arial" w:cs="Arial"/>
            <w:sz w:val="20"/>
            <w:szCs w:val="20"/>
          </w:rPr>
          <w:t>1-15)</w:t>
        </w:r>
      </w:ins>
    </w:p>
    <w:p w14:paraId="4EEAE8C9" w14:textId="5D2B1197" w:rsidR="00980C22" w:rsidRDefault="00961490" w:rsidP="00961490">
      <w:pPr>
        <w:rPr>
          <w:ins w:id="464" w:author="Microsoft Office User" w:date="2024-11-01T10:18:00Z"/>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4817D1" w:rsidRPr="004817D1">
        <w:rPr>
          <w:rFonts w:ascii="Arial" w:hAnsi="Arial" w:cs="Arial"/>
          <w:color w:val="000000"/>
          <w:sz w:val="20"/>
          <w:vertAlign w:val="superscript"/>
        </w:rPr>
        <w:t>75</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465" w:author="Microsoft Office User" w:date="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466" w:author="Microsoft Office User" w:date="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4D918D19" w14:textId="0F47F269" w:rsidR="005859EF" w:rsidRPr="005859EF" w:rsidRDefault="005859EF" w:rsidP="00961490">
      <w:pPr>
        <w:rPr>
          <w:rFonts w:ascii="Arial" w:eastAsia="Times New Roman" w:hAnsi="Arial" w:cs="Arial"/>
          <w:color w:val="24292F"/>
          <w:sz w:val="20"/>
          <w:szCs w:val="20"/>
        </w:rPr>
      </w:pPr>
      <w:ins w:id="467" w:author="Microsoft Office User" w:date="2024-11-01T10:18:00Z">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 xml:space="preserve">at the genus level were extracted from the </w:t>
        </w:r>
      </w:ins>
      <w:ins w:id="468" w:author="Microsoft Office User" w:date="2024-11-01T10:19:00Z">
        <w:r>
          <w:rPr>
            <w:rFonts w:ascii="Arial" w:eastAsia="Times New Roman" w:hAnsi="Arial" w:cs="Arial"/>
            <w:color w:val="24292F"/>
            <w:sz w:val="20"/>
            <w:szCs w:val="20"/>
          </w:rPr>
          <w:t xml:space="preserve">rarefied </w:t>
        </w:r>
      </w:ins>
      <w:ins w:id="469" w:author="Microsoft Office User" w:date="2024-11-01T10:18:00Z">
        <w:r>
          <w:rPr>
            <w:rFonts w:ascii="Arial" w:eastAsia="Times New Roman" w:hAnsi="Arial" w:cs="Arial"/>
            <w:color w:val="24292F"/>
            <w:sz w:val="20"/>
            <w:szCs w:val="20"/>
          </w:rPr>
          <w:t xml:space="preserve">QIIME2 </w:t>
        </w:r>
      </w:ins>
      <w:ins w:id="470" w:author="Microsoft Office User" w:date="2024-11-01T10:19:00Z">
        <w:r>
          <w:rPr>
            <w:rFonts w:ascii="Arial" w:eastAsia="Times New Roman" w:hAnsi="Arial" w:cs="Arial"/>
            <w:color w:val="24292F"/>
            <w:sz w:val="20"/>
            <w:szCs w:val="20"/>
          </w:rPr>
          <w:t xml:space="preserve">coral microbiome </w:t>
        </w:r>
      </w:ins>
      <w:ins w:id="471" w:author="Microsoft Office User" w:date="2024-11-01T10:18:00Z">
        <w:r>
          <w:rPr>
            <w:rFonts w:ascii="Arial" w:eastAsia="Times New Roman" w:hAnsi="Arial" w:cs="Arial"/>
            <w:color w:val="24292F"/>
            <w:sz w:val="20"/>
            <w:szCs w:val="20"/>
          </w:rPr>
          <w:t>feature table</w:t>
        </w:r>
      </w:ins>
      <w:ins w:id="472" w:author="Microsoft Office User" w:date="2024-11-01T10:22:00Z">
        <w:r w:rsidR="00AF3C99">
          <w:rPr>
            <w:rFonts w:ascii="Arial" w:eastAsia="Times New Roman" w:hAnsi="Arial" w:cs="Arial"/>
            <w:color w:val="24292F"/>
            <w:sz w:val="20"/>
            <w:szCs w:val="20"/>
          </w:rPr>
          <w:t xml:space="preserve">. Differences in ASV diversity </w:t>
        </w:r>
        <w:r w:rsidR="00AF3C99" w:rsidRPr="0004278F">
          <w:rPr>
            <w:rFonts w:ascii="Arial" w:eastAsia="Times New Roman" w:hAnsi="Arial" w:cs="Arial"/>
            <w:color w:val="24292F"/>
            <w:sz w:val="20"/>
            <w:szCs w:val="20"/>
            <w:rPrChange w:id="473" w:author="Microsoft Office User" w:date="2024-11-05T08:49:00Z" w16du:dateUtc="2024-11-05T08:49:00Z">
              <w:rPr>
                <w:rFonts w:ascii="Arial" w:eastAsia="Times New Roman" w:hAnsi="Arial" w:cs="Arial"/>
                <w:i/>
                <w:iCs/>
                <w:color w:val="24292F"/>
                <w:sz w:val="20"/>
                <w:szCs w:val="20"/>
              </w:rPr>
            </w:rPrChange>
          </w:rPr>
          <w:t>within</w:t>
        </w:r>
      </w:ins>
      <w:ins w:id="474" w:author="Microsoft Office User" w:date="2024-11-05T08:49:00Z" w16du:dateUtc="2024-11-05T08:49:00Z">
        <w:r w:rsidR="0004278F">
          <w:rPr>
            <w:rFonts w:ascii="Arial" w:eastAsia="Times New Roman" w:hAnsi="Arial" w:cs="Arial"/>
            <w:i/>
            <w:iCs/>
            <w:color w:val="24292F"/>
            <w:sz w:val="20"/>
            <w:szCs w:val="20"/>
          </w:rPr>
          <w:t xml:space="preserve"> </w:t>
        </w:r>
        <w:r w:rsidR="0004278F">
          <w:rPr>
            <w:rFonts w:ascii="Arial" w:eastAsia="Times New Roman" w:hAnsi="Arial" w:cs="Arial"/>
            <w:color w:val="24292F"/>
            <w:sz w:val="20"/>
            <w:szCs w:val="20"/>
          </w:rPr>
          <w:t>the</w:t>
        </w:r>
      </w:ins>
      <w:ins w:id="475" w:author="Microsoft Office User" w:date="2024-11-01T10:22:00Z">
        <w:r w:rsidR="00AF3C99">
          <w:rPr>
            <w:rFonts w:ascii="Arial" w:eastAsia="Times New Roman" w:hAnsi="Arial" w:cs="Arial"/>
            <w:i/>
            <w:iCs/>
            <w:color w:val="24292F"/>
            <w:sz w:val="20"/>
            <w:szCs w:val="20"/>
          </w:rPr>
          <w:t xml:space="preserve"> Endozoicomonas </w:t>
        </w:r>
      </w:ins>
      <w:ins w:id="476" w:author="Microsoft Office User" w:date="2024-11-05T08:49:00Z" w16du:dateUtc="2024-11-05T08:49:00Z">
        <w:r w:rsidR="0004278F">
          <w:rPr>
            <w:rFonts w:ascii="Arial" w:eastAsia="Times New Roman" w:hAnsi="Arial" w:cs="Arial"/>
            <w:color w:val="24292F"/>
            <w:sz w:val="20"/>
            <w:szCs w:val="20"/>
          </w:rPr>
          <w:t xml:space="preserve">genus </w:t>
        </w:r>
      </w:ins>
      <w:ins w:id="477" w:author="Microsoft Office User" w:date="2024-11-01T10:22:00Z">
        <w:r w:rsidR="00AF3C99">
          <w:rPr>
            <w:rFonts w:ascii="Arial" w:eastAsia="Times New Roman" w:hAnsi="Arial" w:cs="Arial"/>
            <w:color w:val="24292F"/>
            <w:sz w:val="20"/>
            <w:szCs w:val="20"/>
          </w:rPr>
          <w:t>was assessed by PERMANOVA of Weighted UniFrac or Aitchison beta-diver</w:t>
        </w:r>
      </w:ins>
      <w:ins w:id="478" w:author="Microsoft Office User" w:date="2024-11-01T10:23:00Z">
        <w:r w:rsidR="00AF3C99">
          <w:rPr>
            <w:rFonts w:ascii="Arial" w:eastAsia="Times New Roman" w:hAnsi="Arial" w:cs="Arial"/>
            <w:color w:val="24292F"/>
            <w:sz w:val="20"/>
            <w:szCs w:val="20"/>
          </w:rPr>
          <w:t xml:space="preserve">sity </w:t>
        </w:r>
      </w:ins>
      <w:ins w:id="479" w:author="Microsoft Office User" w:date="2024-11-01T10:22:00Z">
        <w:r w:rsidR="00AF3C99">
          <w:rPr>
            <w:rFonts w:ascii="Arial" w:eastAsia="Times New Roman" w:hAnsi="Arial" w:cs="Arial"/>
            <w:color w:val="24292F"/>
            <w:sz w:val="20"/>
            <w:szCs w:val="20"/>
          </w:rPr>
          <w:t>distance matrices</w:t>
        </w:r>
      </w:ins>
      <w:ins w:id="480" w:author="Microsoft Office User" w:date="2024-11-01T10:23:00Z">
        <w:r w:rsidR="00AF3C99">
          <w:rPr>
            <w:rFonts w:ascii="Arial" w:eastAsia="Times New Roman" w:hAnsi="Arial" w:cs="Arial"/>
            <w:color w:val="24292F"/>
            <w:sz w:val="20"/>
            <w:szCs w:val="20"/>
          </w:rPr>
          <w:t xml:space="preserve">.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ins>
      <w:ins w:id="481" w:author="Microsoft Office User" w:date="2024-11-01T10:19:00Z">
        <w:r>
          <w:rPr>
            <w:rFonts w:ascii="Arial" w:eastAsia="Times New Roman" w:hAnsi="Arial" w:cs="Arial"/>
            <w:color w:val="24292F"/>
            <w:sz w:val="20"/>
            <w:szCs w:val="20"/>
          </w:rPr>
          <w:t xml:space="preserve">, </w:t>
        </w:r>
      </w:ins>
      <w:ins w:id="482" w:author="Microsoft Office User" w:date="2024-11-02T10:58:00Z">
        <w:r w:rsidR="006D5FE3">
          <w:rPr>
            <w:rFonts w:ascii="Arial" w:eastAsia="Times New Roman" w:hAnsi="Arial" w:cs="Arial"/>
            <w:i/>
            <w:iCs/>
            <w:color w:val="24292F"/>
            <w:sz w:val="20"/>
            <w:szCs w:val="20"/>
          </w:rPr>
          <w:t xml:space="preserve">Endozoicomonas </w:t>
        </w:r>
        <w:r w:rsidR="006D5FE3">
          <w:rPr>
            <w:rFonts w:ascii="Arial" w:eastAsia="Times New Roman" w:hAnsi="Arial" w:cs="Arial"/>
            <w:color w:val="24292F"/>
            <w:sz w:val="20"/>
            <w:szCs w:val="20"/>
          </w:rPr>
          <w:t xml:space="preserve">ASVs were </w:t>
        </w:r>
      </w:ins>
      <w:ins w:id="483" w:author="Microsoft Office User" w:date="2024-11-01T10:19:00Z">
        <w:r>
          <w:rPr>
            <w:rFonts w:ascii="Arial" w:eastAsia="Times New Roman" w:hAnsi="Arial" w:cs="Arial"/>
            <w:color w:val="24292F"/>
            <w:sz w:val="20"/>
            <w:szCs w:val="20"/>
          </w:rPr>
          <w:t xml:space="preserve">pooled according to whether they had greatest </w:t>
        </w:r>
      </w:ins>
      <w:ins w:id="484" w:author="Microsoft Office User" w:date="2024-11-05T08:49:00Z" w16du:dateUtc="2024-11-05T08:49:00Z">
        <w:r w:rsidR="0004278F">
          <w:rPr>
            <w:rFonts w:ascii="Arial" w:eastAsia="Times New Roman" w:hAnsi="Arial" w:cs="Arial"/>
            <w:color w:val="24292F"/>
            <w:sz w:val="20"/>
            <w:szCs w:val="20"/>
          </w:rPr>
          <w:t xml:space="preserve">relative </w:t>
        </w:r>
      </w:ins>
      <w:ins w:id="485" w:author="Microsoft Office User" w:date="2024-11-01T10:19:00Z">
        <w:r>
          <w:rPr>
            <w:rFonts w:ascii="Arial" w:eastAsia="Times New Roman" w:hAnsi="Arial" w:cs="Arial"/>
            <w:color w:val="24292F"/>
            <w:sz w:val="20"/>
            <w:szCs w:val="20"/>
          </w:rPr>
          <w:t xml:space="preserve">abundance in mucus, tissue or skeleton. The relative abundance of </w:t>
        </w:r>
      </w:ins>
      <w:ins w:id="486" w:author="Microsoft Office User" w:date="2024-11-01T10:20:00Z">
        <w:r>
          <w:rPr>
            <w:rFonts w:ascii="Arial" w:eastAsia="Times New Roman" w:hAnsi="Arial" w:cs="Arial"/>
            <w:color w:val="24292F"/>
            <w:sz w:val="20"/>
            <w:szCs w:val="20"/>
          </w:rPr>
          <w:t>these compartment-specific pools were then regressed against host traits using PGLS</w:t>
        </w:r>
      </w:ins>
      <w:ins w:id="487" w:author="Microsoft Office User" w:date="2024-11-02T13:01:00Z">
        <w:r w:rsidR="00D021BE">
          <w:rPr>
            <w:rFonts w:ascii="Arial" w:eastAsia="Times New Roman" w:hAnsi="Arial" w:cs="Arial"/>
            <w:color w:val="24292F"/>
            <w:sz w:val="20"/>
            <w:szCs w:val="20"/>
          </w:rPr>
          <w:t xml:space="preserve">, as outlined above. </w:t>
        </w:r>
      </w:ins>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lastRenderedPageBreak/>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samples used in this study are available on Qiita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These include coral disease data from open-access surveys in the Florida Keys (the Florida Reef Resilience Program (FRRP); https://frrp.org/) and Hawaiʻi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31D8AAAB" w:rsidR="007A7BE8" w:rsidRPr="007372D3" w:rsidDel="007372D3" w:rsidRDefault="007372D3" w:rsidP="007A7BE8">
      <w:pPr>
        <w:contextualSpacing/>
        <w:rPr>
          <w:del w:id="488" w:author="Microsoft Office User" w:date="2024-11-02T10:34:00Z"/>
          <w:rFonts w:ascii="Arial" w:eastAsia="Times New Roman" w:hAnsi="Arial" w:cs="Arial"/>
          <w:sz w:val="20"/>
          <w:szCs w:val="20"/>
        </w:rPr>
      </w:pPr>
      <w:ins w:id="489" w:author="Microsoft Office User" w:date="2024-11-02T10:34:00Z">
        <w:r w:rsidRPr="007372D3">
          <w:rPr>
            <w:rFonts w:ascii="Arial" w:eastAsia="Times New Roman" w:hAnsi="Arial" w:cs="Arial"/>
            <w:sz w:val="20"/>
            <w:szCs w:val="20"/>
            <w:rPrChange w:id="490" w:author="Microsoft Office User" w:date="2024-11-02T10:34:00Z">
              <w:rPr>
                <w:rFonts w:ascii="Arial" w:eastAsia="Times New Roman" w:hAnsi="Arial" w:cs="Arial"/>
                <w:i/>
                <w:iCs/>
                <w:sz w:val="20"/>
                <w:szCs w:val="20"/>
              </w:rPr>
            </w:rPrChange>
          </w:rPr>
          <w:t>Rob Knight is a scientific advisory board member, and consultant for BiomeSense, Inc., has equity and receives income. He is a scientific advisory board member and has equity in GenCirq. He is a consultant for DayTwo, and receives income. He has equity in and acts as a consultant for Cybele. He is a co-founder of Biota, Inc., and has equity. He is a cofounder of Micronoma, and has equity and is a scientific advisory board member. The terms of these arrangements have been reviewed and approved by the University of California, San Diego in accordance with its conflict of interest policies.</w:t>
        </w:r>
      </w:ins>
      <w:del w:id="491" w:author="Microsoft Office User" w:date="2024-11-02T10:34:00Z">
        <w:r w:rsidR="007A7BE8" w:rsidRPr="007372D3" w:rsidDel="007372D3">
          <w:rPr>
            <w:rFonts w:ascii="Arial" w:eastAsia="Times New Roman" w:hAnsi="Arial" w:cs="Arial"/>
            <w:sz w:val="20"/>
            <w:szCs w:val="20"/>
          </w:rPr>
          <w:delText>The authors declare no competing interests.</w:delText>
        </w:r>
      </w:del>
    </w:p>
    <w:p w14:paraId="21C19A42" w14:textId="77777777" w:rsidR="007A7BE8" w:rsidRPr="007372D3" w:rsidRDefault="007A7BE8" w:rsidP="007A7BE8">
      <w:pPr>
        <w:contextualSpacing/>
        <w:rPr>
          <w:rFonts w:ascii="Arial" w:eastAsia="Times New Roman" w:hAnsi="Arial" w:cs="Arial"/>
          <w:sz w:val="20"/>
          <w:szCs w:val="20"/>
        </w:rPr>
      </w:pPr>
    </w:p>
    <w:p w14:paraId="5B36E7A0" w14:textId="77777777" w:rsidR="007372D3" w:rsidRDefault="007372D3" w:rsidP="007A7BE8">
      <w:pPr>
        <w:contextualSpacing/>
        <w:rPr>
          <w:ins w:id="492" w:author="Microsoft Office User" w:date="2024-11-02T10:34:00Z"/>
          <w:rFonts w:ascii="Arial" w:eastAsia="Times New Roman" w:hAnsi="Arial" w:cs="Arial"/>
          <w:i/>
          <w:iCs/>
          <w:sz w:val="20"/>
          <w:szCs w:val="20"/>
        </w:rPr>
      </w:pPr>
    </w:p>
    <w:p w14:paraId="1B478D34" w14:textId="6AA51C2D"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The authors would like to acknowledge many contributors for their field assistance during collection of Global Coral Microbiome Project data in this manuscript. These include: Tasman Douglass, Margaux Hein, Frazer McGregor, Kathy Morrow, Katia Nicolet, Cathie Page, Gergely Torda</w:t>
      </w:r>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Weinheimer,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Plongée Suwan Macha and Jean-Pascal Quod for assistance in Réunion; </w:t>
      </w:r>
      <w:r w:rsidRPr="00961490">
        <w:rPr>
          <w:rFonts w:ascii="Arial" w:eastAsia="Times New Roman" w:hAnsi="Arial" w:cs="Arial"/>
          <w:color w:val="222222"/>
          <w:sz w:val="20"/>
          <w:szCs w:val="20"/>
          <w:highlight w:val="white"/>
        </w:rPr>
        <w:t xml:space="preserve"> Ruth Gates, Katie Barrott, Courtney Couch, and Keoki Stender for field assistance in </w:t>
      </w:r>
      <w:r w:rsidRPr="002F1CD2">
        <w:rPr>
          <w:rFonts w:ascii="Arial" w:hAnsi="Arial" w:cs="Arial"/>
          <w:color w:val="000000"/>
          <w:sz w:val="20"/>
        </w:rPr>
        <w:t>Hawaiʻi</w:t>
      </w:r>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Lyndsy Gazda, Jamie Lee Proffitt, Gabriele Swain, and Alaina Weinheimer for their assistance in the laboratory. The authors also acknowledge the staff of the Coral Bay Research Station, Lizard Island Research Station, Lord Howe Island Marine </w:t>
      </w:r>
      <w:r w:rsidRPr="00961490">
        <w:rPr>
          <w:rFonts w:ascii="Arial" w:eastAsia="Times New Roman" w:hAnsi="Arial" w:cs="Arial"/>
          <w:sz w:val="20"/>
          <w:szCs w:val="20"/>
        </w:rPr>
        <w:lastRenderedPageBreak/>
        <w:t xml:space="preserve">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Pr="00994374" w:rsidRDefault="00E6133D" w:rsidP="00994374">
      <w:pPr>
        <w:pBdr>
          <w:top w:val="nil"/>
          <w:left w:val="nil"/>
          <w:bottom w:val="nil"/>
          <w:right w:val="nil"/>
          <w:between w:val="nil"/>
        </w:pBdr>
        <w:contextualSpacing/>
        <w:rPr>
          <w:rFonts w:ascii="Arial" w:hAnsi="Arial" w:cs="Arial"/>
          <w:b/>
          <w:color w:val="000000"/>
          <w:sz w:val="20"/>
          <w:szCs w:val="20"/>
        </w:rPr>
      </w:pPr>
      <w:r w:rsidRPr="00994374">
        <w:rPr>
          <w:rFonts w:ascii="Arial" w:hAnsi="Arial" w:cs="Arial"/>
          <w:b/>
          <w:color w:val="000000"/>
          <w:sz w:val="20"/>
          <w:szCs w:val="20"/>
        </w:rPr>
        <w:t>References</w:t>
      </w:r>
    </w:p>
    <w:p w14:paraId="138971A2" w14:textId="66220D38" w:rsidR="002B5FFA" w:rsidRPr="00994374" w:rsidRDefault="002B5FFA" w:rsidP="00994374">
      <w:pPr>
        <w:pStyle w:val="Bibliography"/>
        <w:spacing w:line="240" w:lineRule="auto"/>
        <w:rPr>
          <w:rFonts w:ascii="Arial" w:hAnsi="Arial" w:cs="Arial"/>
          <w:sz w:val="20"/>
          <w:szCs w:val="20"/>
          <w:rPrChange w:id="493" w:author="Microsoft Office User" w:date="2024-11-05T10:34:00Z" w16du:dateUtc="2024-11-05T10:34:00Z">
            <w:rPr/>
          </w:rPrChange>
        </w:rPr>
        <w:pPrChange w:id="494" w:author="Microsoft Office User" w:date="2024-11-05T10:34:00Z" w16du:dateUtc="2024-11-05T10:34:00Z">
          <w:pPr>
            <w:pStyle w:val="Bibliography"/>
          </w:pPr>
        </w:pPrChange>
      </w:pPr>
      <w:r w:rsidRPr="00994374">
        <w:rPr>
          <w:rFonts w:ascii="Arial" w:hAnsi="Arial" w:cs="Arial"/>
          <w:sz w:val="20"/>
          <w:szCs w:val="20"/>
          <w:rPrChange w:id="495" w:author="Microsoft Office User" w:date="2024-11-05T10:34:00Z" w16du:dateUtc="2024-11-05T10:34:00Z">
            <w:rPr/>
          </w:rPrChange>
        </w:rPr>
        <w:t>1.</w:t>
      </w:r>
      <w:r w:rsidRPr="00994374">
        <w:rPr>
          <w:rFonts w:ascii="Arial" w:hAnsi="Arial" w:cs="Arial"/>
          <w:sz w:val="20"/>
          <w:szCs w:val="20"/>
          <w:rPrChange w:id="496" w:author="Microsoft Office User" w:date="2024-11-05T10:34:00Z" w16du:dateUtc="2024-11-05T10:34:00Z">
            <w:rPr/>
          </w:rPrChange>
        </w:rPr>
        <w:tab/>
        <w:t xml:space="preserve">Healy, K., Ezard, T. H. G., Jones, O. R., Salguero-Gómez, R. &amp; Buckley, Y. M. Animal life history is shaped by the pace of life and the distribution of age-specific mortality and reproduction. </w:t>
      </w:r>
      <w:r w:rsidRPr="00994374">
        <w:rPr>
          <w:rFonts w:ascii="Arial" w:hAnsi="Arial" w:cs="Arial"/>
          <w:i/>
          <w:iCs/>
          <w:sz w:val="20"/>
          <w:szCs w:val="20"/>
          <w:rPrChange w:id="497" w:author="Microsoft Office User" w:date="2024-11-05T10:34:00Z" w16du:dateUtc="2024-11-05T10:34:00Z">
            <w:rPr>
              <w:i/>
              <w:iCs/>
            </w:rPr>
          </w:rPrChange>
        </w:rPr>
        <w:t>Nat Ecol Evol</w:t>
      </w:r>
      <w:r w:rsidRPr="00994374">
        <w:rPr>
          <w:rFonts w:ascii="Arial" w:hAnsi="Arial" w:cs="Arial"/>
          <w:sz w:val="20"/>
          <w:szCs w:val="20"/>
          <w:rPrChange w:id="498" w:author="Microsoft Office User" w:date="2024-11-05T10:34:00Z" w16du:dateUtc="2024-11-05T10:34:00Z">
            <w:rPr/>
          </w:rPrChange>
        </w:rPr>
        <w:t xml:space="preserve"> </w:t>
      </w:r>
      <w:r w:rsidRPr="00994374">
        <w:rPr>
          <w:rFonts w:ascii="Arial" w:hAnsi="Arial" w:cs="Arial"/>
          <w:b/>
          <w:bCs/>
          <w:sz w:val="20"/>
          <w:szCs w:val="20"/>
          <w:rPrChange w:id="499" w:author="Microsoft Office User" w:date="2024-11-05T10:34:00Z" w16du:dateUtc="2024-11-05T10:34:00Z">
            <w:rPr>
              <w:b/>
              <w:bCs/>
            </w:rPr>
          </w:rPrChange>
        </w:rPr>
        <w:t>3</w:t>
      </w:r>
      <w:r w:rsidRPr="00994374">
        <w:rPr>
          <w:rFonts w:ascii="Arial" w:hAnsi="Arial" w:cs="Arial"/>
          <w:sz w:val="20"/>
          <w:szCs w:val="20"/>
          <w:rPrChange w:id="500" w:author="Microsoft Office User" w:date="2024-11-05T10:34:00Z" w16du:dateUtc="2024-11-05T10:34:00Z">
            <w:rPr/>
          </w:rPrChange>
        </w:rPr>
        <w:t>, 1217–1224 (2019).</w:t>
      </w:r>
    </w:p>
    <w:p w14:paraId="1AD90CF3" w14:textId="77777777" w:rsidR="002B5FFA" w:rsidRPr="00994374" w:rsidRDefault="002B5FFA" w:rsidP="00994374">
      <w:pPr>
        <w:pStyle w:val="Bibliography"/>
        <w:spacing w:line="240" w:lineRule="auto"/>
        <w:rPr>
          <w:rFonts w:ascii="Arial" w:hAnsi="Arial" w:cs="Arial"/>
          <w:sz w:val="20"/>
          <w:szCs w:val="20"/>
          <w:rPrChange w:id="501" w:author="Microsoft Office User" w:date="2024-11-05T10:34:00Z" w16du:dateUtc="2024-11-05T10:34:00Z">
            <w:rPr/>
          </w:rPrChange>
        </w:rPr>
        <w:pPrChange w:id="502" w:author="Microsoft Office User" w:date="2024-11-05T10:34:00Z" w16du:dateUtc="2024-11-05T10:34:00Z">
          <w:pPr>
            <w:pStyle w:val="Bibliography"/>
          </w:pPr>
        </w:pPrChange>
      </w:pPr>
      <w:r w:rsidRPr="00994374">
        <w:rPr>
          <w:rFonts w:ascii="Arial" w:hAnsi="Arial" w:cs="Arial"/>
          <w:sz w:val="20"/>
          <w:szCs w:val="20"/>
          <w:rPrChange w:id="503" w:author="Microsoft Office User" w:date="2024-11-05T10:34:00Z" w16du:dateUtc="2024-11-05T10:34:00Z">
            <w:rPr/>
          </w:rPrChange>
        </w:rPr>
        <w:t>2.</w:t>
      </w:r>
      <w:r w:rsidRPr="00994374">
        <w:rPr>
          <w:rFonts w:ascii="Arial" w:hAnsi="Arial" w:cs="Arial"/>
          <w:sz w:val="20"/>
          <w:szCs w:val="20"/>
          <w:rPrChange w:id="504" w:author="Microsoft Office User" w:date="2024-11-05T10:34:00Z" w16du:dateUtc="2024-11-05T10:34:00Z">
            <w:rPr/>
          </w:rPrChange>
        </w:rPr>
        <w:tab/>
        <w:t xml:space="preserve">Darling, E. S., Alvarez-Filip, L., Oliver, T. A., McClanahan, T. R. &amp; Côté, I. M. Evaluating life-history strategies of reef corals from species traits. </w:t>
      </w:r>
      <w:r w:rsidRPr="00994374">
        <w:rPr>
          <w:rFonts w:ascii="Arial" w:hAnsi="Arial" w:cs="Arial"/>
          <w:i/>
          <w:iCs/>
          <w:sz w:val="20"/>
          <w:szCs w:val="20"/>
          <w:rPrChange w:id="505" w:author="Microsoft Office User" w:date="2024-11-05T10:34:00Z" w16du:dateUtc="2024-11-05T10:34:00Z">
            <w:rPr>
              <w:i/>
              <w:iCs/>
            </w:rPr>
          </w:rPrChange>
        </w:rPr>
        <w:t>Ecology Letters</w:t>
      </w:r>
      <w:r w:rsidRPr="00994374">
        <w:rPr>
          <w:rFonts w:ascii="Arial" w:hAnsi="Arial" w:cs="Arial"/>
          <w:sz w:val="20"/>
          <w:szCs w:val="20"/>
          <w:rPrChange w:id="506" w:author="Microsoft Office User" w:date="2024-11-05T10:34:00Z" w16du:dateUtc="2024-11-05T10:34:00Z">
            <w:rPr/>
          </w:rPrChange>
        </w:rPr>
        <w:t xml:space="preserve"> </w:t>
      </w:r>
      <w:r w:rsidRPr="00994374">
        <w:rPr>
          <w:rFonts w:ascii="Arial" w:hAnsi="Arial" w:cs="Arial"/>
          <w:b/>
          <w:bCs/>
          <w:sz w:val="20"/>
          <w:szCs w:val="20"/>
          <w:rPrChange w:id="507" w:author="Microsoft Office User" w:date="2024-11-05T10:34:00Z" w16du:dateUtc="2024-11-05T10:34:00Z">
            <w:rPr>
              <w:b/>
              <w:bCs/>
            </w:rPr>
          </w:rPrChange>
        </w:rPr>
        <w:t>15</w:t>
      </w:r>
      <w:r w:rsidRPr="00994374">
        <w:rPr>
          <w:rFonts w:ascii="Arial" w:hAnsi="Arial" w:cs="Arial"/>
          <w:sz w:val="20"/>
          <w:szCs w:val="20"/>
          <w:rPrChange w:id="508" w:author="Microsoft Office User" w:date="2024-11-05T10:34:00Z" w16du:dateUtc="2024-11-05T10:34:00Z">
            <w:rPr/>
          </w:rPrChange>
        </w:rPr>
        <w:t>, 1378–1386 (2012).</w:t>
      </w:r>
    </w:p>
    <w:p w14:paraId="13D2897E" w14:textId="77777777" w:rsidR="002B5FFA" w:rsidRPr="00994374" w:rsidRDefault="002B5FFA" w:rsidP="00994374">
      <w:pPr>
        <w:pStyle w:val="Bibliography"/>
        <w:spacing w:line="240" w:lineRule="auto"/>
        <w:rPr>
          <w:rFonts w:ascii="Arial" w:hAnsi="Arial" w:cs="Arial"/>
          <w:sz w:val="20"/>
          <w:szCs w:val="20"/>
          <w:rPrChange w:id="509" w:author="Microsoft Office User" w:date="2024-11-05T10:34:00Z" w16du:dateUtc="2024-11-05T10:34:00Z">
            <w:rPr/>
          </w:rPrChange>
        </w:rPr>
        <w:pPrChange w:id="510" w:author="Microsoft Office User" w:date="2024-11-05T10:34:00Z" w16du:dateUtc="2024-11-05T10:34:00Z">
          <w:pPr>
            <w:pStyle w:val="Bibliography"/>
          </w:pPr>
        </w:pPrChange>
      </w:pPr>
      <w:r w:rsidRPr="00994374">
        <w:rPr>
          <w:rFonts w:ascii="Arial" w:hAnsi="Arial" w:cs="Arial"/>
          <w:sz w:val="20"/>
          <w:szCs w:val="20"/>
          <w:rPrChange w:id="511" w:author="Microsoft Office User" w:date="2024-11-05T10:34:00Z" w16du:dateUtc="2024-11-05T10:34:00Z">
            <w:rPr/>
          </w:rPrChange>
        </w:rPr>
        <w:t>3.</w:t>
      </w:r>
      <w:r w:rsidRPr="00994374">
        <w:rPr>
          <w:rFonts w:ascii="Arial" w:hAnsi="Arial" w:cs="Arial"/>
          <w:sz w:val="20"/>
          <w:szCs w:val="20"/>
          <w:rPrChange w:id="512" w:author="Microsoft Office User" w:date="2024-11-05T10:34:00Z" w16du:dateUtc="2024-11-05T10:34:00Z">
            <w:rPr/>
          </w:rPrChange>
        </w:rPr>
        <w:tab/>
        <w:t xml:space="preserve">Most, P. J. van der, Jong, B. de, Parmentier, H. K. &amp; Verhulst, S. Trade-off between growth and immune function: a meta-analysis of selection experiments. </w:t>
      </w:r>
      <w:r w:rsidRPr="00994374">
        <w:rPr>
          <w:rFonts w:ascii="Arial" w:hAnsi="Arial" w:cs="Arial"/>
          <w:i/>
          <w:iCs/>
          <w:sz w:val="20"/>
          <w:szCs w:val="20"/>
          <w:rPrChange w:id="513" w:author="Microsoft Office User" w:date="2024-11-05T10:34:00Z" w16du:dateUtc="2024-11-05T10:34:00Z">
            <w:rPr>
              <w:i/>
              <w:iCs/>
            </w:rPr>
          </w:rPrChange>
        </w:rPr>
        <w:t>Functional Ecology</w:t>
      </w:r>
      <w:r w:rsidRPr="00994374">
        <w:rPr>
          <w:rFonts w:ascii="Arial" w:hAnsi="Arial" w:cs="Arial"/>
          <w:sz w:val="20"/>
          <w:szCs w:val="20"/>
          <w:rPrChange w:id="514" w:author="Microsoft Office User" w:date="2024-11-05T10:34:00Z" w16du:dateUtc="2024-11-05T10:34:00Z">
            <w:rPr/>
          </w:rPrChange>
        </w:rPr>
        <w:t xml:space="preserve"> </w:t>
      </w:r>
      <w:r w:rsidRPr="00994374">
        <w:rPr>
          <w:rFonts w:ascii="Arial" w:hAnsi="Arial" w:cs="Arial"/>
          <w:b/>
          <w:bCs/>
          <w:sz w:val="20"/>
          <w:szCs w:val="20"/>
          <w:rPrChange w:id="515" w:author="Microsoft Office User" w:date="2024-11-05T10:34:00Z" w16du:dateUtc="2024-11-05T10:34:00Z">
            <w:rPr>
              <w:b/>
              <w:bCs/>
            </w:rPr>
          </w:rPrChange>
        </w:rPr>
        <w:t>25</w:t>
      </w:r>
      <w:r w:rsidRPr="00994374">
        <w:rPr>
          <w:rFonts w:ascii="Arial" w:hAnsi="Arial" w:cs="Arial"/>
          <w:sz w:val="20"/>
          <w:szCs w:val="20"/>
          <w:rPrChange w:id="516" w:author="Microsoft Office User" w:date="2024-11-05T10:34:00Z" w16du:dateUtc="2024-11-05T10:34:00Z">
            <w:rPr/>
          </w:rPrChange>
        </w:rPr>
        <w:t>, 74–80 (2011).</w:t>
      </w:r>
    </w:p>
    <w:p w14:paraId="0EF157A1" w14:textId="77777777" w:rsidR="002B5FFA" w:rsidRPr="00994374" w:rsidRDefault="002B5FFA" w:rsidP="00994374">
      <w:pPr>
        <w:pStyle w:val="Bibliography"/>
        <w:spacing w:line="240" w:lineRule="auto"/>
        <w:rPr>
          <w:rFonts w:ascii="Arial" w:hAnsi="Arial" w:cs="Arial"/>
          <w:sz w:val="20"/>
          <w:szCs w:val="20"/>
          <w:rPrChange w:id="517" w:author="Microsoft Office User" w:date="2024-11-05T10:34:00Z" w16du:dateUtc="2024-11-05T10:34:00Z">
            <w:rPr/>
          </w:rPrChange>
        </w:rPr>
        <w:pPrChange w:id="518" w:author="Microsoft Office User" w:date="2024-11-05T10:34:00Z" w16du:dateUtc="2024-11-05T10:34:00Z">
          <w:pPr>
            <w:pStyle w:val="Bibliography"/>
          </w:pPr>
        </w:pPrChange>
      </w:pPr>
      <w:r w:rsidRPr="00994374">
        <w:rPr>
          <w:rFonts w:ascii="Arial" w:hAnsi="Arial" w:cs="Arial"/>
          <w:sz w:val="20"/>
          <w:szCs w:val="20"/>
          <w:rPrChange w:id="519" w:author="Microsoft Office User" w:date="2024-11-05T10:34:00Z" w16du:dateUtc="2024-11-05T10:34:00Z">
            <w:rPr/>
          </w:rPrChange>
        </w:rPr>
        <w:t>4.</w:t>
      </w:r>
      <w:r w:rsidRPr="00994374">
        <w:rPr>
          <w:rFonts w:ascii="Arial" w:hAnsi="Arial" w:cs="Arial"/>
          <w:sz w:val="20"/>
          <w:szCs w:val="20"/>
          <w:rPrChange w:id="520" w:author="Microsoft Office User" w:date="2024-11-05T10:34:00Z" w16du:dateUtc="2024-11-05T10:34:00Z">
            <w:rPr/>
          </w:rPrChange>
        </w:rPr>
        <w:tab/>
        <w:t xml:space="preserve">Badyaev, A. V. &amp; Ghalambor, C. K. Evolution of Life Histories Along Elevational Gradients: Trade-Off Between Parental Care and Fecundity. </w:t>
      </w:r>
      <w:r w:rsidRPr="00994374">
        <w:rPr>
          <w:rFonts w:ascii="Arial" w:hAnsi="Arial" w:cs="Arial"/>
          <w:i/>
          <w:iCs/>
          <w:sz w:val="20"/>
          <w:szCs w:val="20"/>
          <w:rPrChange w:id="521" w:author="Microsoft Office User" w:date="2024-11-05T10:34:00Z" w16du:dateUtc="2024-11-05T10:34:00Z">
            <w:rPr>
              <w:i/>
              <w:iCs/>
            </w:rPr>
          </w:rPrChange>
        </w:rPr>
        <w:t>Ecology</w:t>
      </w:r>
      <w:r w:rsidRPr="00994374">
        <w:rPr>
          <w:rFonts w:ascii="Arial" w:hAnsi="Arial" w:cs="Arial"/>
          <w:sz w:val="20"/>
          <w:szCs w:val="20"/>
          <w:rPrChange w:id="522" w:author="Microsoft Office User" w:date="2024-11-05T10:34:00Z" w16du:dateUtc="2024-11-05T10:34:00Z">
            <w:rPr/>
          </w:rPrChange>
        </w:rPr>
        <w:t xml:space="preserve"> </w:t>
      </w:r>
      <w:r w:rsidRPr="00994374">
        <w:rPr>
          <w:rFonts w:ascii="Arial" w:hAnsi="Arial" w:cs="Arial"/>
          <w:b/>
          <w:bCs/>
          <w:sz w:val="20"/>
          <w:szCs w:val="20"/>
          <w:rPrChange w:id="523" w:author="Microsoft Office User" w:date="2024-11-05T10:34:00Z" w16du:dateUtc="2024-11-05T10:34:00Z">
            <w:rPr>
              <w:b/>
              <w:bCs/>
            </w:rPr>
          </w:rPrChange>
        </w:rPr>
        <w:t>82</w:t>
      </w:r>
      <w:r w:rsidRPr="00994374">
        <w:rPr>
          <w:rFonts w:ascii="Arial" w:hAnsi="Arial" w:cs="Arial"/>
          <w:sz w:val="20"/>
          <w:szCs w:val="20"/>
          <w:rPrChange w:id="524" w:author="Microsoft Office User" w:date="2024-11-05T10:34:00Z" w16du:dateUtc="2024-11-05T10:34:00Z">
            <w:rPr/>
          </w:rPrChange>
        </w:rPr>
        <w:t>, 2948–2960 (2001).</w:t>
      </w:r>
    </w:p>
    <w:p w14:paraId="5BBB7F72" w14:textId="77777777" w:rsidR="002B5FFA" w:rsidRPr="00994374" w:rsidRDefault="002B5FFA" w:rsidP="00994374">
      <w:pPr>
        <w:pStyle w:val="Bibliography"/>
        <w:spacing w:line="240" w:lineRule="auto"/>
        <w:rPr>
          <w:rFonts w:ascii="Arial" w:hAnsi="Arial" w:cs="Arial"/>
          <w:sz w:val="20"/>
          <w:szCs w:val="20"/>
          <w:rPrChange w:id="525" w:author="Microsoft Office User" w:date="2024-11-05T10:34:00Z" w16du:dateUtc="2024-11-05T10:34:00Z">
            <w:rPr/>
          </w:rPrChange>
        </w:rPr>
        <w:pPrChange w:id="526" w:author="Microsoft Office User" w:date="2024-11-05T10:34:00Z" w16du:dateUtc="2024-11-05T10:34:00Z">
          <w:pPr>
            <w:pStyle w:val="Bibliography"/>
          </w:pPr>
        </w:pPrChange>
      </w:pPr>
      <w:r w:rsidRPr="00994374">
        <w:rPr>
          <w:rFonts w:ascii="Arial" w:hAnsi="Arial" w:cs="Arial"/>
          <w:sz w:val="20"/>
          <w:szCs w:val="20"/>
          <w:rPrChange w:id="527" w:author="Microsoft Office User" w:date="2024-11-05T10:34:00Z" w16du:dateUtc="2024-11-05T10:34:00Z">
            <w:rPr/>
          </w:rPrChange>
        </w:rPr>
        <w:t>5.</w:t>
      </w:r>
      <w:r w:rsidRPr="00994374">
        <w:rPr>
          <w:rFonts w:ascii="Arial" w:hAnsi="Arial" w:cs="Arial"/>
          <w:sz w:val="20"/>
          <w:szCs w:val="20"/>
          <w:rPrChange w:id="528" w:author="Microsoft Office User" w:date="2024-11-05T10:34:00Z" w16du:dateUtc="2024-11-05T10:34:00Z">
            <w:rPr/>
          </w:rPrChange>
        </w:rPr>
        <w:tab/>
        <w:t xml:space="preserve">Padda, S. S., Glass, J. R. &amp; Stahlschmidt, Z. R. When it’s hot and dry: life-history strategy influences the effects of heat waves and water limitation. </w:t>
      </w:r>
      <w:r w:rsidRPr="00994374">
        <w:rPr>
          <w:rFonts w:ascii="Arial" w:hAnsi="Arial" w:cs="Arial"/>
          <w:i/>
          <w:iCs/>
          <w:sz w:val="20"/>
          <w:szCs w:val="20"/>
          <w:rPrChange w:id="529" w:author="Microsoft Office User" w:date="2024-11-05T10:34:00Z" w16du:dateUtc="2024-11-05T10:34:00Z">
            <w:rPr>
              <w:i/>
              <w:iCs/>
            </w:rPr>
          </w:rPrChange>
        </w:rPr>
        <w:t>Journal of Experimental Biology</w:t>
      </w:r>
      <w:r w:rsidRPr="00994374">
        <w:rPr>
          <w:rFonts w:ascii="Arial" w:hAnsi="Arial" w:cs="Arial"/>
          <w:sz w:val="20"/>
          <w:szCs w:val="20"/>
          <w:rPrChange w:id="530" w:author="Microsoft Office User" w:date="2024-11-05T10:34:00Z" w16du:dateUtc="2024-11-05T10:34:00Z">
            <w:rPr/>
          </w:rPrChange>
        </w:rPr>
        <w:t xml:space="preserve"> </w:t>
      </w:r>
      <w:r w:rsidRPr="00994374">
        <w:rPr>
          <w:rFonts w:ascii="Arial" w:hAnsi="Arial" w:cs="Arial"/>
          <w:b/>
          <w:bCs/>
          <w:sz w:val="20"/>
          <w:szCs w:val="20"/>
          <w:rPrChange w:id="531" w:author="Microsoft Office User" w:date="2024-11-05T10:34:00Z" w16du:dateUtc="2024-11-05T10:34:00Z">
            <w:rPr>
              <w:b/>
              <w:bCs/>
            </w:rPr>
          </w:rPrChange>
        </w:rPr>
        <w:t>224</w:t>
      </w:r>
      <w:r w:rsidRPr="00994374">
        <w:rPr>
          <w:rFonts w:ascii="Arial" w:hAnsi="Arial" w:cs="Arial"/>
          <w:sz w:val="20"/>
          <w:szCs w:val="20"/>
          <w:rPrChange w:id="532" w:author="Microsoft Office User" w:date="2024-11-05T10:34:00Z" w16du:dateUtc="2024-11-05T10:34:00Z">
            <w:rPr/>
          </w:rPrChange>
        </w:rPr>
        <w:t>, jeb236398 (2021).</w:t>
      </w:r>
    </w:p>
    <w:p w14:paraId="43152EF3" w14:textId="77777777" w:rsidR="002B5FFA" w:rsidRPr="00994374" w:rsidRDefault="002B5FFA" w:rsidP="00994374">
      <w:pPr>
        <w:pStyle w:val="Bibliography"/>
        <w:spacing w:line="240" w:lineRule="auto"/>
        <w:rPr>
          <w:rFonts w:ascii="Arial" w:hAnsi="Arial" w:cs="Arial"/>
          <w:sz w:val="20"/>
          <w:szCs w:val="20"/>
          <w:rPrChange w:id="533" w:author="Microsoft Office User" w:date="2024-11-05T10:34:00Z" w16du:dateUtc="2024-11-05T10:34:00Z">
            <w:rPr/>
          </w:rPrChange>
        </w:rPr>
        <w:pPrChange w:id="534" w:author="Microsoft Office User" w:date="2024-11-05T10:34:00Z" w16du:dateUtc="2024-11-05T10:34:00Z">
          <w:pPr>
            <w:pStyle w:val="Bibliography"/>
          </w:pPr>
        </w:pPrChange>
      </w:pPr>
      <w:r w:rsidRPr="00994374">
        <w:rPr>
          <w:rFonts w:ascii="Arial" w:hAnsi="Arial" w:cs="Arial"/>
          <w:sz w:val="20"/>
          <w:szCs w:val="20"/>
          <w:rPrChange w:id="535" w:author="Microsoft Office User" w:date="2024-11-05T10:34:00Z" w16du:dateUtc="2024-11-05T10:34:00Z">
            <w:rPr/>
          </w:rPrChange>
        </w:rPr>
        <w:t>6.</w:t>
      </w:r>
      <w:r w:rsidRPr="00994374">
        <w:rPr>
          <w:rFonts w:ascii="Arial" w:hAnsi="Arial" w:cs="Arial"/>
          <w:sz w:val="20"/>
          <w:szCs w:val="20"/>
          <w:rPrChange w:id="536" w:author="Microsoft Office User" w:date="2024-11-05T10:34:00Z" w16du:dateUtc="2024-11-05T10:34:00Z">
            <w:rPr/>
          </w:rPrChange>
        </w:rPr>
        <w:tab/>
        <w:t xml:space="preserve">Tollrian, R. Predator-Induced Morphological Defenses: Costs, Life History Shifts, and Maternal Effects in Daphnia Pulex. </w:t>
      </w:r>
      <w:r w:rsidRPr="00994374">
        <w:rPr>
          <w:rFonts w:ascii="Arial" w:hAnsi="Arial" w:cs="Arial"/>
          <w:i/>
          <w:iCs/>
          <w:sz w:val="20"/>
          <w:szCs w:val="20"/>
          <w:rPrChange w:id="537" w:author="Microsoft Office User" w:date="2024-11-05T10:34:00Z" w16du:dateUtc="2024-11-05T10:34:00Z">
            <w:rPr>
              <w:i/>
              <w:iCs/>
            </w:rPr>
          </w:rPrChange>
        </w:rPr>
        <w:t>Ecology</w:t>
      </w:r>
      <w:r w:rsidRPr="00994374">
        <w:rPr>
          <w:rFonts w:ascii="Arial" w:hAnsi="Arial" w:cs="Arial"/>
          <w:sz w:val="20"/>
          <w:szCs w:val="20"/>
          <w:rPrChange w:id="538" w:author="Microsoft Office User" w:date="2024-11-05T10:34:00Z" w16du:dateUtc="2024-11-05T10:34:00Z">
            <w:rPr/>
          </w:rPrChange>
        </w:rPr>
        <w:t xml:space="preserve"> </w:t>
      </w:r>
      <w:r w:rsidRPr="00994374">
        <w:rPr>
          <w:rFonts w:ascii="Arial" w:hAnsi="Arial" w:cs="Arial"/>
          <w:b/>
          <w:bCs/>
          <w:sz w:val="20"/>
          <w:szCs w:val="20"/>
          <w:rPrChange w:id="539" w:author="Microsoft Office User" w:date="2024-11-05T10:34:00Z" w16du:dateUtc="2024-11-05T10:34:00Z">
            <w:rPr>
              <w:b/>
              <w:bCs/>
            </w:rPr>
          </w:rPrChange>
        </w:rPr>
        <w:t>76</w:t>
      </w:r>
      <w:r w:rsidRPr="00994374">
        <w:rPr>
          <w:rFonts w:ascii="Arial" w:hAnsi="Arial" w:cs="Arial"/>
          <w:sz w:val="20"/>
          <w:szCs w:val="20"/>
          <w:rPrChange w:id="540" w:author="Microsoft Office User" w:date="2024-11-05T10:34:00Z" w16du:dateUtc="2024-11-05T10:34:00Z">
            <w:rPr/>
          </w:rPrChange>
        </w:rPr>
        <w:t>, 1691–1705 (1995).</w:t>
      </w:r>
    </w:p>
    <w:p w14:paraId="1EB707C1" w14:textId="77777777" w:rsidR="002B5FFA" w:rsidRPr="00994374" w:rsidRDefault="002B5FFA" w:rsidP="00994374">
      <w:pPr>
        <w:pStyle w:val="Bibliography"/>
        <w:spacing w:line="240" w:lineRule="auto"/>
        <w:rPr>
          <w:rFonts w:ascii="Arial" w:hAnsi="Arial" w:cs="Arial"/>
          <w:sz w:val="20"/>
          <w:szCs w:val="20"/>
          <w:rPrChange w:id="541" w:author="Microsoft Office User" w:date="2024-11-05T10:34:00Z" w16du:dateUtc="2024-11-05T10:34:00Z">
            <w:rPr/>
          </w:rPrChange>
        </w:rPr>
        <w:pPrChange w:id="542" w:author="Microsoft Office User" w:date="2024-11-05T10:34:00Z" w16du:dateUtc="2024-11-05T10:34:00Z">
          <w:pPr>
            <w:pStyle w:val="Bibliography"/>
          </w:pPr>
        </w:pPrChange>
      </w:pPr>
      <w:r w:rsidRPr="00994374">
        <w:rPr>
          <w:rFonts w:ascii="Arial" w:hAnsi="Arial" w:cs="Arial"/>
          <w:sz w:val="20"/>
          <w:szCs w:val="20"/>
          <w:rPrChange w:id="543" w:author="Microsoft Office User" w:date="2024-11-05T10:34:00Z" w16du:dateUtc="2024-11-05T10:34:00Z">
            <w:rPr/>
          </w:rPrChange>
        </w:rPr>
        <w:t>7.</w:t>
      </w:r>
      <w:r w:rsidRPr="00994374">
        <w:rPr>
          <w:rFonts w:ascii="Arial" w:hAnsi="Arial" w:cs="Arial"/>
          <w:sz w:val="20"/>
          <w:szCs w:val="20"/>
          <w:rPrChange w:id="544" w:author="Microsoft Office User" w:date="2024-11-05T10:34:00Z" w16du:dateUtc="2024-11-05T10:34:00Z">
            <w:rPr/>
          </w:rPrChange>
        </w:rPr>
        <w:tab/>
        <w:t xml:space="preserve">Lochmiller, R. L. &amp; Deerenberg, C. Trade-offs in evolutionary immunology: just what is the cost of immunity? </w:t>
      </w:r>
      <w:r w:rsidRPr="00994374">
        <w:rPr>
          <w:rFonts w:ascii="Arial" w:hAnsi="Arial" w:cs="Arial"/>
          <w:i/>
          <w:iCs/>
          <w:sz w:val="20"/>
          <w:szCs w:val="20"/>
          <w:rPrChange w:id="545" w:author="Microsoft Office User" w:date="2024-11-05T10:34:00Z" w16du:dateUtc="2024-11-05T10:34:00Z">
            <w:rPr>
              <w:i/>
              <w:iCs/>
            </w:rPr>
          </w:rPrChange>
        </w:rPr>
        <w:t>Oikos</w:t>
      </w:r>
      <w:r w:rsidRPr="00994374">
        <w:rPr>
          <w:rFonts w:ascii="Arial" w:hAnsi="Arial" w:cs="Arial"/>
          <w:sz w:val="20"/>
          <w:szCs w:val="20"/>
          <w:rPrChange w:id="546" w:author="Microsoft Office User" w:date="2024-11-05T10:34:00Z" w16du:dateUtc="2024-11-05T10:34:00Z">
            <w:rPr/>
          </w:rPrChange>
        </w:rPr>
        <w:t xml:space="preserve"> </w:t>
      </w:r>
      <w:r w:rsidRPr="00994374">
        <w:rPr>
          <w:rFonts w:ascii="Arial" w:hAnsi="Arial" w:cs="Arial"/>
          <w:b/>
          <w:bCs/>
          <w:sz w:val="20"/>
          <w:szCs w:val="20"/>
          <w:rPrChange w:id="547" w:author="Microsoft Office User" w:date="2024-11-05T10:34:00Z" w16du:dateUtc="2024-11-05T10:34:00Z">
            <w:rPr>
              <w:b/>
              <w:bCs/>
            </w:rPr>
          </w:rPrChange>
        </w:rPr>
        <w:t>88</w:t>
      </w:r>
      <w:r w:rsidRPr="00994374">
        <w:rPr>
          <w:rFonts w:ascii="Arial" w:hAnsi="Arial" w:cs="Arial"/>
          <w:sz w:val="20"/>
          <w:szCs w:val="20"/>
          <w:rPrChange w:id="548" w:author="Microsoft Office User" w:date="2024-11-05T10:34:00Z" w16du:dateUtc="2024-11-05T10:34:00Z">
            <w:rPr/>
          </w:rPrChange>
        </w:rPr>
        <w:t>, 87–98 (2000).</w:t>
      </w:r>
    </w:p>
    <w:p w14:paraId="6EB14B08" w14:textId="77777777" w:rsidR="002B5FFA" w:rsidRPr="00994374" w:rsidRDefault="002B5FFA" w:rsidP="00994374">
      <w:pPr>
        <w:pStyle w:val="Bibliography"/>
        <w:spacing w:line="240" w:lineRule="auto"/>
        <w:rPr>
          <w:rFonts w:ascii="Arial" w:hAnsi="Arial" w:cs="Arial"/>
          <w:sz w:val="20"/>
          <w:szCs w:val="20"/>
          <w:rPrChange w:id="549" w:author="Microsoft Office User" w:date="2024-11-05T10:34:00Z" w16du:dateUtc="2024-11-05T10:34:00Z">
            <w:rPr/>
          </w:rPrChange>
        </w:rPr>
        <w:pPrChange w:id="550" w:author="Microsoft Office User" w:date="2024-11-05T10:34:00Z" w16du:dateUtc="2024-11-05T10:34:00Z">
          <w:pPr>
            <w:pStyle w:val="Bibliography"/>
          </w:pPr>
        </w:pPrChange>
      </w:pPr>
      <w:r w:rsidRPr="00994374">
        <w:rPr>
          <w:rFonts w:ascii="Arial" w:hAnsi="Arial" w:cs="Arial"/>
          <w:sz w:val="20"/>
          <w:szCs w:val="20"/>
          <w:rPrChange w:id="551" w:author="Microsoft Office User" w:date="2024-11-05T10:34:00Z" w16du:dateUtc="2024-11-05T10:34:00Z">
            <w:rPr/>
          </w:rPrChange>
        </w:rPr>
        <w:t>8.</w:t>
      </w:r>
      <w:r w:rsidRPr="00994374">
        <w:rPr>
          <w:rFonts w:ascii="Arial" w:hAnsi="Arial" w:cs="Arial"/>
          <w:sz w:val="20"/>
          <w:szCs w:val="20"/>
          <w:rPrChange w:id="552" w:author="Microsoft Office User" w:date="2024-11-05T10:34:00Z" w16du:dateUtc="2024-11-05T10:34:00Z">
            <w:rPr/>
          </w:rPrChange>
        </w:rPr>
        <w:tab/>
        <w:t xml:space="preserve">Maynard, J. </w:t>
      </w:r>
      <w:r w:rsidRPr="00994374">
        <w:rPr>
          <w:rFonts w:ascii="Arial" w:hAnsi="Arial" w:cs="Arial"/>
          <w:i/>
          <w:iCs/>
          <w:sz w:val="20"/>
          <w:szCs w:val="20"/>
          <w:rPrChange w:id="553" w:author="Microsoft Office User" w:date="2024-11-05T10:34:00Z" w16du:dateUtc="2024-11-05T10:34:00Z">
            <w:rPr>
              <w:i/>
              <w:iCs/>
            </w:rPr>
          </w:rPrChange>
        </w:rPr>
        <w:t>et al.</w:t>
      </w:r>
      <w:r w:rsidRPr="00994374">
        <w:rPr>
          <w:rFonts w:ascii="Arial" w:hAnsi="Arial" w:cs="Arial"/>
          <w:sz w:val="20"/>
          <w:szCs w:val="20"/>
          <w:rPrChange w:id="554" w:author="Microsoft Office User" w:date="2024-11-05T10:34:00Z" w16du:dateUtc="2024-11-05T10:34:00Z">
            <w:rPr/>
          </w:rPrChange>
        </w:rPr>
        <w:t xml:space="preserve"> Projections of climate conditions that increase coral disease susceptibility and pathogen abundance and virulence. </w:t>
      </w:r>
      <w:r w:rsidRPr="00994374">
        <w:rPr>
          <w:rFonts w:ascii="Arial" w:hAnsi="Arial" w:cs="Arial"/>
          <w:i/>
          <w:iCs/>
          <w:sz w:val="20"/>
          <w:szCs w:val="20"/>
          <w:rPrChange w:id="555" w:author="Microsoft Office User" w:date="2024-11-05T10:34:00Z" w16du:dateUtc="2024-11-05T10:34:00Z">
            <w:rPr>
              <w:i/>
              <w:iCs/>
            </w:rPr>
          </w:rPrChange>
        </w:rPr>
        <w:t>Nature Clim Change</w:t>
      </w:r>
      <w:r w:rsidRPr="00994374">
        <w:rPr>
          <w:rFonts w:ascii="Arial" w:hAnsi="Arial" w:cs="Arial"/>
          <w:sz w:val="20"/>
          <w:szCs w:val="20"/>
          <w:rPrChange w:id="556" w:author="Microsoft Office User" w:date="2024-11-05T10:34:00Z" w16du:dateUtc="2024-11-05T10:34:00Z">
            <w:rPr/>
          </w:rPrChange>
        </w:rPr>
        <w:t xml:space="preserve"> </w:t>
      </w:r>
      <w:r w:rsidRPr="00994374">
        <w:rPr>
          <w:rFonts w:ascii="Arial" w:hAnsi="Arial" w:cs="Arial"/>
          <w:b/>
          <w:bCs/>
          <w:sz w:val="20"/>
          <w:szCs w:val="20"/>
          <w:rPrChange w:id="557" w:author="Microsoft Office User" w:date="2024-11-05T10:34:00Z" w16du:dateUtc="2024-11-05T10:34:00Z">
            <w:rPr>
              <w:b/>
              <w:bCs/>
            </w:rPr>
          </w:rPrChange>
        </w:rPr>
        <w:t>5</w:t>
      </w:r>
      <w:r w:rsidRPr="00994374">
        <w:rPr>
          <w:rFonts w:ascii="Arial" w:hAnsi="Arial" w:cs="Arial"/>
          <w:sz w:val="20"/>
          <w:szCs w:val="20"/>
          <w:rPrChange w:id="558" w:author="Microsoft Office User" w:date="2024-11-05T10:34:00Z" w16du:dateUtc="2024-11-05T10:34:00Z">
            <w:rPr/>
          </w:rPrChange>
        </w:rPr>
        <w:t>, 688–694 (2015).</w:t>
      </w:r>
    </w:p>
    <w:p w14:paraId="22985C88" w14:textId="77777777" w:rsidR="002B5FFA" w:rsidRPr="00994374" w:rsidRDefault="002B5FFA" w:rsidP="00994374">
      <w:pPr>
        <w:pStyle w:val="Bibliography"/>
        <w:spacing w:line="240" w:lineRule="auto"/>
        <w:rPr>
          <w:rFonts w:ascii="Arial" w:hAnsi="Arial" w:cs="Arial"/>
          <w:sz w:val="20"/>
          <w:szCs w:val="20"/>
          <w:rPrChange w:id="559" w:author="Microsoft Office User" w:date="2024-11-05T10:34:00Z" w16du:dateUtc="2024-11-05T10:34:00Z">
            <w:rPr/>
          </w:rPrChange>
        </w:rPr>
        <w:pPrChange w:id="560" w:author="Microsoft Office User" w:date="2024-11-05T10:34:00Z" w16du:dateUtc="2024-11-05T10:34:00Z">
          <w:pPr>
            <w:pStyle w:val="Bibliography"/>
          </w:pPr>
        </w:pPrChange>
      </w:pPr>
      <w:r w:rsidRPr="00994374">
        <w:rPr>
          <w:rFonts w:ascii="Arial" w:hAnsi="Arial" w:cs="Arial"/>
          <w:sz w:val="20"/>
          <w:szCs w:val="20"/>
          <w:rPrChange w:id="561" w:author="Microsoft Office User" w:date="2024-11-05T10:34:00Z" w16du:dateUtc="2024-11-05T10:34:00Z">
            <w:rPr/>
          </w:rPrChange>
        </w:rPr>
        <w:t>9.</w:t>
      </w:r>
      <w:r w:rsidRPr="00994374">
        <w:rPr>
          <w:rFonts w:ascii="Arial" w:hAnsi="Arial" w:cs="Arial"/>
          <w:sz w:val="20"/>
          <w:szCs w:val="20"/>
          <w:rPrChange w:id="562" w:author="Microsoft Office User" w:date="2024-11-05T10:34:00Z" w16du:dateUtc="2024-11-05T10:34:00Z">
            <w:rPr/>
          </w:rPrChange>
        </w:rPr>
        <w:tab/>
        <w:t xml:space="preserve">Mora, C. </w:t>
      </w:r>
      <w:r w:rsidRPr="00994374">
        <w:rPr>
          <w:rFonts w:ascii="Arial" w:hAnsi="Arial" w:cs="Arial"/>
          <w:i/>
          <w:iCs/>
          <w:sz w:val="20"/>
          <w:szCs w:val="20"/>
          <w:rPrChange w:id="563" w:author="Microsoft Office User" w:date="2024-11-05T10:34:00Z" w16du:dateUtc="2024-11-05T10:34:00Z">
            <w:rPr>
              <w:i/>
              <w:iCs/>
            </w:rPr>
          </w:rPrChange>
        </w:rPr>
        <w:t>et al.</w:t>
      </w:r>
      <w:r w:rsidRPr="00994374">
        <w:rPr>
          <w:rFonts w:ascii="Arial" w:hAnsi="Arial" w:cs="Arial"/>
          <w:sz w:val="20"/>
          <w:szCs w:val="20"/>
          <w:rPrChange w:id="564" w:author="Microsoft Office User" w:date="2024-11-05T10:34:00Z" w16du:dateUtc="2024-11-05T10:34:00Z">
            <w:rPr/>
          </w:rPrChange>
        </w:rPr>
        <w:t xml:space="preserve"> Over half of known human pathogenic diseases can be aggravated by climate change. </w:t>
      </w:r>
      <w:r w:rsidRPr="00994374">
        <w:rPr>
          <w:rFonts w:ascii="Arial" w:hAnsi="Arial" w:cs="Arial"/>
          <w:i/>
          <w:iCs/>
          <w:sz w:val="20"/>
          <w:szCs w:val="20"/>
          <w:rPrChange w:id="565" w:author="Microsoft Office User" w:date="2024-11-05T10:34:00Z" w16du:dateUtc="2024-11-05T10:34:00Z">
            <w:rPr>
              <w:i/>
              <w:iCs/>
            </w:rPr>
          </w:rPrChange>
        </w:rPr>
        <w:t>Nat. Clim. Chang.</w:t>
      </w:r>
      <w:r w:rsidRPr="00994374">
        <w:rPr>
          <w:rFonts w:ascii="Arial" w:hAnsi="Arial" w:cs="Arial"/>
          <w:sz w:val="20"/>
          <w:szCs w:val="20"/>
          <w:rPrChange w:id="566" w:author="Microsoft Office User" w:date="2024-11-05T10:34:00Z" w16du:dateUtc="2024-11-05T10:34:00Z">
            <w:rPr/>
          </w:rPrChange>
        </w:rPr>
        <w:t xml:space="preserve"> </w:t>
      </w:r>
      <w:r w:rsidRPr="00994374">
        <w:rPr>
          <w:rFonts w:ascii="Arial" w:hAnsi="Arial" w:cs="Arial"/>
          <w:b/>
          <w:bCs/>
          <w:sz w:val="20"/>
          <w:szCs w:val="20"/>
          <w:rPrChange w:id="567" w:author="Microsoft Office User" w:date="2024-11-05T10:34:00Z" w16du:dateUtc="2024-11-05T10:34:00Z">
            <w:rPr>
              <w:b/>
              <w:bCs/>
            </w:rPr>
          </w:rPrChange>
        </w:rPr>
        <w:t>12</w:t>
      </w:r>
      <w:r w:rsidRPr="00994374">
        <w:rPr>
          <w:rFonts w:ascii="Arial" w:hAnsi="Arial" w:cs="Arial"/>
          <w:sz w:val="20"/>
          <w:szCs w:val="20"/>
          <w:rPrChange w:id="568" w:author="Microsoft Office User" w:date="2024-11-05T10:34:00Z" w16du:dateUtc="2024-11-05T10:34:00Z">
            <w:rPr/>
          </w:rPrChange>
        </w:rPr>
        <w:t>, 869–875 (2022).</w:t>
      </w:r>
    </w:p>
    <w:p w14:paraId="4A22932A" w14:textId="77777777" w:rsidR="002B5FFA" w:rsidRPr="00994374" w:rsidRDefault="002B5FFA" w:rsidP="00994374">
      <w:pPr>
        <w:pStyle w:val="Bibliography"/>
        <w:spacing w:line="240" w:lineRule="auto"/>
        <w:rPr>
          <w:rFonts w:ascii="Arial" w:hAnsi="Arial" w:cs="Arial"/>
          <w:sz w:val="20"/>
          <w:szCs w:val="20"/>
          <w:rPrChange w:id="569" w:author="Microsoft Office User" w:date="2024-11-05T10:34:00Z" w16du:dateUtc="2024-11-05T10:34:00Z">
            <w:rPr/>
          </w:rPrChange>
        </w:rPr>
        <w:pPrChange w:id="570" w:author="Microsoft Office User" w:date="2024-11-05T10:34:00Z" w16du:dateUtc="2024-11-05T10:34:00Z">
          <w:pPr>
            <w:pStyle w:val="Bibliography"/>
          </w:pPr>
        </w:pPrChange>
      </w:pPr>
      <w:r w:rsidRPr="00994374">
        <w:rPr>
          <w:rFonts w:ascii="Arial" w:hAnsi="Arial" w:cs="Arial"/>
          <w:sz w:val="20"/>
          <w:szCs w:val="20"/>
          <w:rPrChange w:id="571" w:author="Microsoft Office User" w:date="2024-11-05T10:34:00Z" w16du:dateUtc="2024-11-05T10:34:00Z">
            <w:rPr/>
          </w:rPrChange>
        </w:rPr>
        <w:t>10.</w:t>
      </w:r>
      <w:r w:rsidRPr="00994374">
        <w:rPr>
          <w:rFonts w:ascii="Arial" w:hAnsi="Arial" w:cs="Arial"/>
          <w:sz w:val="20"/>
          <w:szCs w:val="20"/>
          <w:rPrChange w:id="572" w:author="Microsoft Office User" w:date="2024-11-05T10:34:00Z" w16du:dateUtc="2024-11-05T10:34:00Z">
            <w:rPr/>
          </w:rPrChange>
        </w:rPr>
        <w:tab/>
        <w:t xml:space="preserve">Parker, B. J., Barribeau, S. M., Laughton, A. M., Griffin, L. H. &amp; Gerardo, N. M. Life-history strategy determines constraints on immune function. </w:t>
      </w:r>
      <w:r w:rsidRPr="00994374">
        <w:rPr>
          <w:rFonts w:ascii="Arial" w:hAnsi="Arial" w:cs="Arial"/>
          <w:i/>
          <w:iCs/>
          <w:sz w:val="20"/>
          <w:szCs w:val="20"/>
          <w:rPrChange w:id="573" w:author="Microsoft Office User" w:date="2024-11-05T10:34:00Z" w16du:dateUtc="2024-11-05T10:34:00Z">
            <w:rPr>
              <w:i/>
              <w:iCs/>
            </w:rPr>
          </w:rPrChange>
        </w:rPr>
        <w:t>Journal of Animal Ecology</w:t>
      </w:r>
      <w:r w:rsidRPr="00994374">
        <w:rPr>
          <w:rFonts w:ascii="Arial" w:hAnsi="Arial" w:cs="Arial"/>
          <w:sz w:val="20"/>
          <w:szCs w:val="20"/>
          <w:rPrChange w:id="574" w:author="Microsoft Office User" w:date="2024-11-05T10:34:00Z" w16du:dateUtc="2024-11-05T10:34:00Z">
            <w:rPr/>
          </w:rPrChange>
        </w:rPr>
        <w:t xml:space="preserve"> </w:t>
      </w:r>
      <w:r w:rsidRPr="00994374">
        <w:rPr>
          <w:rFonts w:ascii="Arial" w:hAnsi="Arial" w:cs="Arial"/>
          <w:b/>
          <w:bCs/>
          <w:sz w:val="20"/>
          <w:szCs w:val="20"/>
          <w:rPrChange w:id="575" w:author="Microsoft Office User" w:date="2024-11-05T10:34:00Z" w16du:dateUtc="2024-11-05T10:34:00Z">
            <w:rPr>
              <w:b/>
              <w:bCs/>
            </w:rPr>
          </w:rPrChange>
        </w:rPr>
        <w:t>86</w:t>
      </w:r>
      <w:r w:rsidRPr="00994374">
        <w:rPr>
          <w:rFonts w:ascii="Arial" w:hAnsi="Arial" w:cs="Arial"/>
          <w:sz w:val="20"/>
          <w:szCs w:val="20"/>
          <w:rPrChange w:id="576" w:author="Microsoft Office User" w:date="2024-11-05T10:34:00Z" w16du:dateUtc="2024-11-05T10:34:00Z">
            <w:rPr/>
          </w:rPrChange>
        </w:rPr>
        <w:t>, 473–483 (2017).</w:t>
      </w:r>
    </w:p>
    <w:p w14:paraId="2B749038" w14:textId="77777777" w:rsidR="002B5FFA" w:rsidRPr="00994374" w:rsidRDefault="002B5FFA" w:rsidP="00994374">
      <w:pPr>
        <w:pStyle w:val="Bibliography"/>
        <w:spacing w:line="240" w:lineRule="auto"/>
        <w:rPr>
          <w:rFonts w:ascii="Arial" w:hAnsi="Arial" w:cs="Arial"/>
          <w:sz w:val="20"/>
          <w:szCs w:val="20"/>
          <w:rPrChange w:id="577" w:author="Microsoft Office User" w:date="2024-11-05T10:34:00Z" w16du:dateUtc="2024-11-05T10:34:00Z">
            <w:rPr/>
          </w:rPrChange>
        </w:rPr>
        <w:pPrChange w:id="578" w:author="Microsoft Office User" w:date="2024-11-05T10:34:00Z" w16du:dateUtc="2024-11-05T10:34:00Z">
          <w:pPr>
            <w:pStyle w:val="Bibliography"/>
          </w:pPr>
        </w:pPrChange>
      </w:pPr>
      <w:r w:rsidRPr="00994374">
        <w:rPr>
          <w:rFonts w:ascii="Arial" w:hAnsi="Arial" w:cs="Arial"/>
          <w:sz w:val="20"/>
          <w:szCs w:val="20"/>
          <w:rPrChange w:id="579" w:author="Microsoft Office User" w:date="2024-11-05T10:34:00Z" w16du:dateUtc="2024-11-05T10:34:00Z">
            <w:rPr/>
          </w:rPrChange>
        </w:rPr>
        <w:t>11.</w:t>
      </w:r>
      <w:r w:rsidRPr="00994374">
        <w:rPr>
          <w:rFonts w:ascii="Arial" w:hAnsi="Arial" w:cs="Arial"/>
          <w:sz w:val="20"/>
          <w:szCs w:val="20"/>
          <w:rPrChange w:id="580" w:author="Microsoft Office User" w:date="2024-11-05T10:34:00Z" w16du:dateUtc="2024-11-05T10:34:00Z">
            <w:rPr/>
          </w:rPrChange>
        </w:rPr>
        <w:tab/>
        <w:t xml:space="preserve">Baldassarre, L., Ying, H., Reitzel, A. M., Franzenburg, S. &amp; Fraune, S. Microbiota mediated plasticity promotes thermal adaptation in the sea anemone Nematostella vectensis. </w:t>
      </w:r>
      <w:r w:rsidRPr="00994374">
        <w:rPr>
          <w:rFonts w:ascii="Arial" w:hAnsi="Arial" w:cs="Arial"/>
          <w:i/>
          <w:iCs/>
          <w:sz w:val="20"/>
          <w:szCs w:val="20"/>
          <w:rPrChange w:id="581" w:author="Microsoft Office User" w:date="2024-11-05T10:34:00Z" w16du:dateUtc="2024-11-05T10:34:00Z">
            <w:rPr>
              <w:i/>
              <w:iCs/>
            </w:rPr>
          </w:rPrChange>
        </w:rPr>
        <w:t>Nat Commun</w:t>
      </w:r>
      <w:r w:rsidRPr="00994374">
        <w:rPr>
          <w:rFonts w:ascii="Arial" w:hAnsi="Arial" w:cs="Arial"/>
          <w:sz w:val="20"/>
          <w:szCs w:val="20"/>
          <w:rPrChange w:id="582" w:author="Microsoft Office User" w:date="2024-11-05T10:34:00Z" w16du:dateUtc="2024-11-05T10:34:00Z">
            <w:rPr/>
          </w:rPrChange>
        </w:rPr>
        <w:t xml:space="preserve"> </w:t>
      </w:r>
      <w:r w:rsidRPr="00994374">
        <w:rPr>
          <w:rFonts w:ascii="Arial" w:hAnsi="Arial" w:cs="Arial"/>
          <w:b/>
          <w:bCs/>
          <w:sz w:val="20"/>
          <w:szCs w:val="20"/>
          <w:rPrChange w:id="583" w:author="Microsoft Office User" w:date="2024-11-05T10:34:00Z" w16du:dateUtc="2024-11-05T10:34:00Z">
            <w:rPr>
              <w:b/>
              <w:bCs/>
            </w:rPr>
          </w:rPrChange>
        </w:rPr>
        <w:t>13</w:t>
      </w:r>
      <w:r w:rsidRPr="00994374">
        <w:rPr>
          <w:rFonts w:ascii="Arial" w:hAnsi="Arial" w:cs="Arial"/>
          <w:sz w:val="20"/>
          <w:szCs w:val="20"/>
          <w:rPrChange w:id="584" w:author="Microsoft Office User" w:date="2024-11-05T10:34:00Z" w16du:dateUtc="2024-11-05T10:34:00Z">
            <w:rPr/>
          </w:rPrChange>
        </w:rPr>
        <w:t>, 3804 (2022).</w:t>
      </w:r>
    </w:p>
    <w:p w14:paraId="31CD85A4" w14:textId="77777777" w:rsidR="002B5FFA" w:rsidRPr="00994374" w:rsidRDefault="002B5FFA" w:rsidP="00994374">
      <w:pPr>
        <w:pStyle w:val="Bibliography"/>
        <w:spacing w:line="240" w:lineRule="auto"/>
        <w:rPr>
          <w:rFonts w:ascii="Arial" w:hAnsi="Arial" w:cs="Arial"/>
          <w:sz w:val="20"/>
          <w:szCs w:val="20"/>
          <w:rPrChange w:id="585" w:author="Microsoft Office User" w:date="2024-11-05T10:34:00Z" w16du:dateUtc="2024-11-05T10:34:00Z">
            <w:rPr/>
          </w:rPrChange>
        </w:rPr>
        <w:pPrChange w:id="586" w:author="Microsoft Office User" w:date="2024-11-05T10:34:00Z" w16du:dateUtc="2024-11-05T10:34:00Z">
          <w:pPr>
            <w:pStyle w:val="Bibliography"/>
          </w:pPr>
        </w:pPrChange>
      </w:pPr>
      <w:r w:rsidRPr="00994374">
        <w:rPr>
          <w:rFonts w:ascii="Arial" w:hAnsi="Arial" w:cs="Arial"/>
          <w:sz w:val="20"/>
          <w:szCs w:val="20"/>
          <w:rPrChange w:id="587" w:author="Microsoft Office User" w:date="2024-11-05T10:34:00Z" w16du:dateUtc="2024-11-05T10:34:00Z">
            <w:rPr/>
          </w:rPrChange>
        </w:rPr>
        <w:t>12.</w:t>
      </w:r>
      <w:r w:rsidRPr="00994374">
        <w:rPr>
          <w:rFonts w:ascii="Arial" w:hAnsi="Arial" w:cs="Arial"/>
          <w:sz w:val="20"/>
          <w:szCs w:val="20"/>
          <w:rPrChange w:id="588" w:author="Microsoft Office User" w:date="2024-11-05T10:34:00Z" w16du:dateUtc="2024-11-05T10:34:00Z">
            <w:rPr/>
          </w:rPrChange>
        </w:rPr>
        <w:tab/>
        <w:t xml:space="preserve">Ezenwa, V. O., Gerardo, N. M., Inouye, D. W., Medina, M. &amp; Xavier, J. B. Animal Behavior and the Microbiome. </w:t>
      </w:r>
      <w:r w:rsidRPr="00994374">
        <w:rPr>
          <w:rFonts w:ascii="Arial" w:hAnsi="Arial" w:cs="Arial"/>
          <w:i/>
          <w:iCs/>
          <w:sz w:val="20"/>
          <w:szCs w:val="20"/>
          <w:rPrChange w:id="589" w:author="Microsoft Office User" w:date="2024-11-05T10:34:00Z" w16du:dateUtc="2024-11-05T10:34:00Z">
            <w:rPr>
              <w:i/>
              <w:iCs/>
            </w:rPr>
          </w:rPrChange>
        </w:rPr>
        <w:t>Science</w:t>
      </w:r>
      <w:r w:rsidRPr="00994374">
        <w:rPr>
          <w:rFonts w:ascii="Arial" w:hAnsi="Arial" w:cs="Arial"/>
          <w:sz w:val="20"/>
          <w:szCs w:val="20"/>
          <w:rPrChange w:id="590" w:author="Microsoft Office User" w:date="2024-11-05T10:34:00Z" w16du:dateUtc="2024-11-05T10:34:00Z">
            <w:rPr/>
          </w:rPrChange>
        </w:rPr>
        <w:t xml:space="preserve"> </w:t>
      </w:r>
      <w:r w:rsidRPr="00994374">
        <w:rPr>
          <w:rFonts w:ascii="Arial" w:hAnsi="Arial" w:cs="Arial"/>
          <w:b/>
          <w:bCs/>
          <w:sz w:val="20"/>
          <w:szCs w:val="20"/>
          <w:rPrChange w:id="591" w:author="Microsoft Office User" w:date="2024-11-05T10:34:00Z" w16du:dateUtc="2024-11-05T10:34:00Z">
            <w:rPr>
              <w:b/>
              <w:bCs/>
            </w:rPr>
          </w:rPrChange>
        </w:rPr>
        <w:t>338</w:t>
      </w:r>
      <w:r w:rsidRPr="00994374">
        <w:rPr>
          <w:rFonts w:ascii="Arial" w:hAnsi="Arial" w:cs="Arial"/>
          <w:sz w:val="20"/>
          <w:szCs w:val="20"/>
          <w:rPrChange w:id="592" w:author="Microsoft Office User" w:date="2024-11-05T10:34:00Z" w16du:dateUtc="2024-11-05T10:34:00Z">
            <w:rPr/>
          </w:rPrChange>
        </w:rPr>
        <w:t>, 198–199 (2012).</w:t>
      </w:r>
    </w:p>
    <w:p w14:paraId="348CC17D" w14:textId="77777777" w:rsidR="002B5FFA" w:rsidRPr="00994374" w:rsidRDefault="002B5FFA" w:rsidP="00994374">
      <w:pPr>
        <w:pStyle w:val="Bibliography"/>
        <w:spacing w:line="240" w:lineRule="auto"/>
        <w:rPr>
          <w:rFonts w:ascii="Arial" w:hAnsi="Arial" w:cs="Arial"/>
          <w:sz w:val="20"/>
          <w:szCs w:val="20"/>
          <w:rPrChange w:id="593" w:author="Microsoft Office User" w:date="2024-11-05T10:34:00Z" w16du:dateUtc="2024-11-05T10:34:00Z">
            <w:rPr/>
          </w:rPrChange>
        </w:rPr>
        <w:pPrChange w:id="594" w:author="Microsoft Office User" w:date="2024-11-05T10:34:00Z" w16du:dateUtc="2024-11-05T10:34:00Z">
          <w:pPr>
            <w:pStyle w:val="Bibliography"/>
          </w:pPr>
        </w:pPrChange>
      </w:pPr>
      <w:r w:rsidRPr="00994374">
        <w:rPr>
          <w:rFonts w:ascii="Arial" w:hAnsi="Arial" w:cs="Arial"/>
          <w:sz w:val="20"/>
          <w:szCs w:val="20"/>
          <w:rPrChange w:id="595" w:author="Microsoft Office User" w:date="2024-11-05T10:34:00Z" w16du:dateUtc="2024-11-05T10:34:00Z">
            <w:rPr/>
          </w:rPrChange>
        </w:rPr>
        <w:t>13.</w:t>
      </w:r>
      <w:r w:rsidRPr="00994374">
        <w:rPr>
          <w:rFonts w:ascii="Arial" w:hAnsi="Arial" w:cs="Arial"/>
          <w:sz w:val="20"/>
          <w:szCs w:val="20"/>
          <w:rPrChange w:id="596" w:author="Microsoft Office User" w:date="2024-11-05T10:34:00Z" w16du:dateUtc="2024-11-05T10:34:00Z">
            <w:rPr/>
          </w:rPrChange>
        </w:rPr>
        <w:tab/>
        <w:t xml:space="preserve">Walters, A. W. </w:t>
      </w:r>
      <w:r w:rsidRPr="00994374">
        <w:rPr>
          <w:rFonts w:ascii="Arial" w:hAnsi="Arial" w:cs="Arial"/>
          <w:i/>
          <w:iCs/>
          <w:sz w:val="20"/>
          <w:szCs w:val="20"/>
          <w:rPrChange w:id="597" w:author="Microsoft Office User" w:date="2024-11-05T10:34:00Z" w16du:dateUtc="2024-11-05T10:34:00Z">
            <w:rPr>
              <w:i/>
              <w:iCs/>
            </w:rPr>
          </w:rPrChange>
        </w:rPr>
        <w:t>et al.</w:t>
      </w:r>
      <w:r w:rsidRPr="00994374">
        <w:rPr>
          <w:rFonts w:ascii="Arial" w:hAnsi="Arial" w:cs="Arial"/>
          <w:sz w:val="20"/>
          <w:szCs w:val="20"/>
          <w:rPrChange w:id="598" w:author="Microsoft Office User" w:date="2024-11-05T10:34:00Z" w16du:dateUtc="2024-11-05T10:34:00Z">
            <w:rPr/>
          </w:rPrChange>
        </w:rPr>
        <w:t xml:space="preserve"> The microbiota influences the Drosophila melanogaster life history strategy. </w:t>
      </w:r>
      <w:r w:rsidRPr="00994374">
        <w:rPr>
          <w:rFonts w:ascii="Arial" w:hAnsi="Arial" w:cs="Arial"/>
          <w:i/>
          <w:iCs/>
          <w:sz w:val="20"/>
          <w:szCs w:val="20"/>
          <w:rPrChange w:id="599" w:author="Microsoft Office User" w:date="2024-11-05T10:34:00Z" w16du:dateUtc="2024-11-05T10:34:00Z">
            <w:rPr>
              <w:i/>
              <w:iCs/>
            </w:rPr>
          </w:rPrChange>
        </w:rPr>
        <w:t>Molecular Ecology</w:t>
      </w:r>
      <w:r w:rsidRPr="00994374">
        <w:rPr>
          <w:rFonts w:ascii="Arial" w:hAnsi="Arial" w:cs="Arial"/>
          <w:sz w:val="20"/>
          <w:szCs w:val="20"/>
          <w:rPrChange w:id="600" w:author="Microsoft Office User" w:date="2024-11-05T10:34:00Z" w16du:dateUtc="2024-11-05T10:34:00Z">
            <w:rPr/>
          </w:rPrChange>
        </w:rPr>
        <w:t xml:space="preserve"> </w:t>
      </w:r>
      <w:r w:rsidRPr="00994374">
        <w:rPr>
          <w:rFonts w:ascii="Arial" w:hAnsi="Arial" w:cs="Arial"/>
          <w:b/>
          <w:bCs/>
          <w:sz w:val="20"/>
          <w:szCs w:val="20"/>
          <w:rPrChange w:id="601" w:author="Microsoft Office User" w:date="2024-11-05T10:34:00Z" w16du:dateUtc="2024-11-05T10:34:00Z">
            <w:rPr>
              <w:b/>
              <w:bCs/>
            </w:rPr>
          </w:rPrChange>
        </w:rPr>
        <w:t>29</w:t>
      </w:r>
      <w:r w:rsidRPr="00994374">
        <w:rPr>
          <w:rFonts w:ascii="Arial" w:hAnsi="Arial" w:cs="Arial"/>
          <w:sz w:val="20"/>
          <w:szCs w:val="20"/>
          <w:rPrChange w:id="602" w:author="Microsoft Office User" w:date="2024-11-05T10:34:00Z" w16du:dateUtc="2024-11-05T10:34:00Z">
            <w:rPr/>
          </w:rPrChange>
        </w:rPr>
        <w:t>, 639–653 (2020).</w:t>
      </w:r>
    </w:p>
    <w:p w14:paraId="16E7BB3E" w14:textId="77777777" w:rsidR="002B5FFA" w:rsidRPr="00994374" w:rsidRDefault="002B5FFA" w:rsidP="00994374">
      <w:pPr>
        <w:pStyle w:val="Bibliography"/>
        <w:spacing w:line="240" w:lineRule="auto"/>
        <w:rPr>
          <w:rFonts w:ascii="Arial" w:hAnsi="Arial" w:cs="Arial"/>
          <w:sz w:val="20"/>
          <w:szCs w:val="20"/>
          <w:rPrChange w:id="603" w:author="Microsoft Office User" w:date="2024-11-05T10:34:00Z" w16du:dateUtc="2024-11-05T10:34:00Z">
            <w:rPr/>
          </w:rPrChange>
        </w:rPr>
        <w:pPrChange w:id="604" w:author="Microsoft Office User" w:date="2024-11-05T10:34:00Z" w16du:dateUtc="2024-11-05T10:34:00Z">
          <w:pPr>
            <w:pStyle w:val="Bibliography"/>
          </w:pPr>
        </w:pPrChange>
      </w:pPr>
      <w:r w:rsidRPr="00994374">
        <w:rPr>
          <w:rFonts w:ascii="Arial" w:hAnsi="Arial" w:cs="Arial"/>
          <w:sz w:val="20"/>
          <w:szCs w:val="20"/>
          <w:rPrChange w:id="605" w:author="Microsoft Office User" w:date="2024-11-05T10:34:00Z" w16du:dateUtc="2024-11-05T10:34:00Z">
            <w:rPr/>
          </w:rPrChange>
        </w:rPr>
        <w:t>14.</w:t>
      </w:r>
      <w:r w:rsidRPr="00994374">
        <w:rPr>
          <w:rFonts w:ascii="Arial" w:hAnsi="Arial" w:cs="Arial"/>
          <w:sz w:val="20"/>
          <w:szCs w:val="20"/>
          <w:rPrChange w:id="606" w:author="Microsoft Office User" w:date="2024-11-05T10:34:00Z" w16du:dateUtc="2024-11-05T10:34:00Z">
            <w:rPr/>
          </w:rPrChange>
        </w:rPr>
        <w:tab/>
        <w:t xml:space="preserve">Rosado, P. M. </w:t>
      </w:r>
      <w:r w:rsidRPr="00994374">
        <w:rPr>
          <w:rFonts w:ascii="Arial" w:hAnsi="Arial" w:cs="Arial"/>
          <w:i/>
          <w:iCs/>
          <w:sz w:val="20"/>
          <w:szCs w:val="20"/>
          <w:rPrChange w:id="607" w:author="Microsoft Office User" w:date="2024-11-05T10:34:00Z" w16du:dateUtc="2024-11-05T10:34:00Z">
            <w:rPr>
              <w:i/>
              <w:iCs/>
            </w:rPr>
          </w:rPrChange>
        </w:rPr>
        <w:t>et al.</w:t>
      </w:r>
      <w:r w:rsidRPr="00994374">
        <w:rPr>
          <w:rFonts w:ascii="Arial" w:hAnsi="Arial" w:cs="Arial"/>
          <w:sz w:val="20"/>
          <w:szCs w:val="20"/>
          <w:rPrChange w:id="608" w:author="Microsoft Office User" w:date="2024-11-05T10:34:00Z" w16du:dateUtc="2024-11-05T10:34:00Z">
            <w:rPr/>
          </w:rPrChange>
        </w:rPr>
        <w:t xml:space="preserve"> Marine probiotics: increasing coral resistance to bleaching through microbiome manipulation. </w:t>
      </w:r>
      <w:r w:rsidRPr="00994374">
        <w:rPr>
          <w:rFonts w:ascii="Arial" w:hAnsi="Arial" w:cs="Arial"/>
          <w:i/>
          <w:iCs/>
          <w:sz w:val="20"/>
          <w:szCs w:val="20"/>
          <w:rPrChange w:id="609" w:author="Microsoft Office User" w:date="2024-11-05T10:34:00Z" w16du:dateUtc="2024-11-05T10:34:00Z">
            <w:rPr>
              <w:i/>
              <w:iCs/>
            </w:rPr>
          </w:rPrChange>
        </w:rPr>
        <w:t>ISME J</w:t>
      </w:r>
      <w:r w:rsidRPr="00994374">
        <w:rPr>
          <w:rFonts w:ascii="Arial" w:hAnsi="Arial" w:cs="Arial"/>
          <w:sz w:val="20"/>
          <w:szCs w:val="20"/>
          <w:rPrChange w:id="610" w:author="Microsoft Office User" w:date="2024-11-05T10:34:00Z" w16du:dateUtc="2024-11-05T10:34:00Z">
            <w:rPr/>
          </w:rPrChange>
        </w:rPr>
        <w:t xml:space="preserve"> </w:t>
      </w:r>
      <w:r w:rsidRPr="00994374">
        <w:rPr>
          <w:rFonts w:ascii="Arial" w:hAnsi="Arial" w:cs="Arial"/>
          <w:b/>
          <w:bCs/>
          <w:sz w:val="20"/>
          <w:szCs w:val="20"/>
          <w:rPrChange w:id="611" w:author="Microsoft Office User" w:date="2024-11-05T10:34:00Z" w16du:dateUtc="2024-11-05T10:34:00Z">
            <w:rPr>
              <w:b/>
              <w:bCs/>
            </w:rPr>
          </w:rPrChange>
        </w:rPr>
        <w:t>13</w:t>
      </w:r>
      <w:r w:rsidRPr="00994374">
        <w:rPr>
          <w:rFonts w:ascii="Arial" w:hAnsi="Arial" w:cs="Arial"/>
          <w:sz w:val="20"/>
          <w:szCs w:val="20"/>
          <w:rPrChange w:id="612" w:author="Microsoft Office User" w:date="2024-11-05T10:34:00Z" w16du:dateUtc="2024-11-05T10:34:00Z">
            <w:rPr/>
          </w:rPrChange>
        </w:rPr>
        <w:t>, 921–936 (2019).</w:t>
      </w:r>
    </w:p>
    <w:p w14:paraId="53070367" w14:textId="77777777" w:rsidR="002B5FFA" w:rsidRPr="00994374" w:rsidRDefault="002B5FFA" w:rsidP="00994374">
      <w:pPr>
        <w:pStyle w:val="Bibliography"/>
        <w:spacing w:line="240" w:lineRule="auto"/>
        <w:rPr>
          <w:rFonts w:ascii="Arial" w:hAnsi="Arial" w:cs="Arial"/>
          <w:sz w:val="20"/>
          <w:szCs w:val="20"/>
          <w:rPrChange w:id="613" w:author="Microsoft Office User" w:date="2024-11-05T10:34:00Z" w16du:dateUtc="2024-11-05T10:34:00Z">
            <w:rPr/>
          </w:rPrChange>
        </w:rPr>
        <w:pPrChange w:id="614" w:author="Microsoft Office User" w:date="2024-11-05T10:34:00Z" w16du:dateUtc="2024-11-05T10:34:00Z">
          <w:pPr>
            <w:pStyle w:val="Bibliography"/>
          </w:pPr>
        </w:pPrChange>
      </w:pPr>
      <w:r w:rsidRPr="00994374">
        <w:rPr>
          <w:rFonts w:ascii="Arial" w:hAnsi="Arial" w:cs="Arial"/>
          <w:sz w:val="20"/>
          <w:szCs w:val="20"/>
          <w:rPrChange w:id="615" w:author="Microsoft Office User" w:date="2024-11-05T10:34:00Z" w16du:dateUtc="2024-11-05T10:34:00Z">
            <w:rPr/>
          </w:rPrChange>
        </w:rPr>
        <w:t>15.</w:t>
      </w:r>
      <w:r w:rsidRPr="00994374">
        <w:rPr>
          <w:rFonts w:ascii="Arial" w:hAnsi="Arial" w:cs="Arial"/>
          <w:sz w:val="20"/>
          <w:szCs w:val="20"/>
          <w:rPrChange w:id="616" w:author="Microsoft Office User" w:date="2024-11-05T10:34:00Z" w16du:dateUtc="2024-11-05T10:34:00Z">
            <w:rPr/>
          </w:rPrChange>
        </w:rPr>
        <w:tab/>
        <w:t>Hoeksema, B. W. &amp; Cairns, S. World list of Scleractinia. https://www.marinespecies.org/scleractinia/.</w:t>
      </w:r>
    </w:p>
    <w:p w14:paraId="4F1A6401" w14:textId="77777777" w:rsidR="002B5FFA" w:rsidRPr="00994374" w:rsidRDefault="002B5FFA" w:rsidP="00994374">
      <w:pPr>
        <w:pStyle w:val="Bibliography"/>
        <w:spacing w:line="240" w:lineRule="auto"/>
        <w:rPr>
          <w:rFonts w:ascii="Arial" w:hAnsi="Arial" w:cs="Arial"/>
          <w:sz w:val="20"/>
          <w:szCs w:val="20"/>
          <w:rPrChange w:id="617" w:author="Microsoft Office User" w:date="2024-11-05T10:34:00Z" w16du:dateUtc="2024-11-05T10:34:00Z">
            <w:rPr/>
          </w:rPrChange>
        </w:rPr>
        <w:pPrChange w:id="618" w:author="Microsoft Office User" w:date="2024-11-05T10:34:00Z" w16du:dateUtc="2024-11-05T10:34:00Z">
          <w:pPr>
            <w:pStyle w:val="Bibliography"/>
          </w:pPr>
        </w:pPrChange>
      </w:pPr>
      <w:r w:rsidRPr="00994374">
        <w:rPr>
          <w:rFonts w:ascii="Arial" w:hAnsi="Arial" w:cs="Arial"/>
          <w:sz w:val="20"/>
          <w:szCs w:val="20"/>
          <w:rPrChange w:id="619" w:author="Microsoft Office User" w:date="2024-11-05T10:34:00Z" w16du:dateUtc="2024-11-05T10:34:00Z">
            <w:rPr/>
          </w:rPrChange>
        </w:rPr>
        <w:t>16.</w:t>
      </w:r>
      <w:r w:rsidRPr="00994374">
        <w:rPr>
          <w:rFonts w:ascii="Arial" w:hAnsi="Arial" w:cs="Arial"/>
          <w:sz w:val="20"/>
          <w:szCs w:val="20"/>
          <w:rPrChange w:id="620" w:author="Microsoft Office User" w:date="2024-11-05T10:34:00Z" w16du:dateUtc="2024-11-05T10:34:00Z">
            <w:rPr/>
          </w:rPrChange>
        </w:rPr>
        <w:tab/>
        <w:t xml:space="preserve">Pollock, F. J. </w:t>
      </w:r>
      <w:r w:rsidRPr="00994374">
        <w:rPr>
          <w:rFonts w:ascii="Arial" w:hAnsi="Arial" w:cs="Arial"/>
          <w:i/>
          <w:iCs/>
          <w:sz w:val="20"/>
          <w:szCs w:val="20"/>
          <w:rPrChange w:id="621" w:author="Microsoft Office User" w:date="2024-11-05T10:34:00Z" w16du:dateUtc="2024-11-05T10:34:00Z">
            <w:rPr>
              <w:i/>
              <w:iCs/>
            </w:rPr>
          </w:rPrChange>
        </w:rPr>
        <w:t>et al.</w:t>
      </w:r>
      <w:r w:rsidRPr="00994374">
        <w:rPr>
          <w:rFonts w:ascii="Arial" w:hAnsi="Arial" w:cs="Arial"/>
          <w:sz w:val="20"/>
          <w:szCs w:val="20"/>
          <w:rPrChange w:id="622" w:author="Microsoft Office User" w:date="2024-11-05T10:34:00Z" w16du:dateUtc="2024-11-05T10:34:00Z">
            <w:rPr/>
          </w:rPrChange>
        </w:rPr>
        <w:t xml:space="preserve"> Coral-associated bacteria demonstrate phylosymbiosis and cophylogeny. </w:t>
      </w:r>
      <w:r w:rsidRPr="00994374">
        <w:rPr>
          <w:rFonts w:ascii="Arial" w:hAnsi="Arial" w:cs="Arial"/>
          <w:i/>
          <w:iCs/>
          <w:sz w:val="20"/>
          <w:szCs w:val="20"/>
          <w:rPrChange w:id="623" w:author="Microsoft Office User" w:date="2024-11-05T10:34:00Z" w16du:dateUtc="2024-11-05T10:34:00Z">
            <w:rPr>
              <w:i/>
              <w:iCs/>
            </w:rPr>
          </w:rPrChange>
        </w:rPr>
        <w:t>Nature Communications</w:t>
      </w:r>
      <w:r w:rsidRPr="00994374">
        <w:rPr>
          <w:rFonts w:ascii="Arial" w:hAnsi="Arial" w:cs="Arial"/>
          <w:sz w:val="20"/>
          <w:szCs w:val="20"/>
          <w:rPrChange w:id="624" w:author="Microsoft Office User" w:date="2024-11-05T10:34:00Z" w16du:dateUtc="2024-11-05T10:34:00Z">
            <w:rPr/>
          </w:rPrChange>
        </w:rPr>
        <w:t xml:space="preserve"> </w:t>
      </w:r>
      <w:r w:rsidRPr="00994374">
        <w:rPr>
          <w:rFonts w:ascii="Arial" w:hAnsi="Arial" w:cs="Arial"/>
          <w:b/>
          <w:bCs/>
          <w:sz w:val="20"/>
          <w:szCs w:val="20"/>
          <w:rPrChange w:id="625" w:author="Microsoft Office User" w:date="2024-11-05T10:34:00Z" w16du:dateUtc="2024-11-05T10:34:00Z">
            <w:rPr>
              <w:b/>
              <w:bCs/>
            </w:rPr>
          </w:rPrChange>
        </w:rPr>
        <w:t>9</w:t>
      </w:r>
      <w:r w:rsidRPr="00994374">
        <w:rPr>
          <w:rFonts w:ascii="Arial" w:hAnsi="Arial" w:cs="Arial"/>
          <w:sz w:val="20"/>
          <w:szCs w:val="20"/>
          <w:rPrChange w:id="626" w:author="Microsoft Office User" w:date="2024-11-05T10:34:00Z" w16du:dateUtc="2024-11-05T10:34:00Z">
            <w:rPr/>
          </w:rPrChange>
        </w:rPr>
        <w:t>, 1–13 (2018).</w:t>
      </w:r>
    </w:p>
    <w:p w14:paraId="427B4F2F" w14:textId="77777777" w:rsidR="002B5FFA" w:rsidRPr="00994374" w:rsidRDefault="002B5FFA" w:rsidP="00994374">
      <w:pPr>
        <w:pStyle w:val="Bibliography"/>
        <w:spacing w:line="240" w:lineRule="auto"/>
        <w:rPr>
          <w:rFonts w:ascii="Arial" w:hAnsi="Arial" w:cs="Arial"/>
          <w:sz w:val="20"/>
          <w:szCs w:val="20"/>
          <w:rPrChange w:id="627" w:author="Microsoft Office User" w:date="2024-11-05T10:34:00Z" w16du:dateUtc="2024-11-05T10:34:00Z">
            <w:rPr/>
          </w:rPrChange>
        </w:rPr>
        <w:pPrChange w:id="628" w:author="Microsoft Office User" w:date="2024-11-05T10:34:00Z" w16du:dateUtc="2024-11-05T10:34:00Z">
          <w:pPr>
            <w:pStyle w:val="Bibliography"/>
          </w:pPr>
        </w:pPrChange>
      </w:pPr>
      <w:r w:rsidRPr="00994374">
        <w:rPr>
          <w:rFonts w:ascii="Arial" w:hAnsi="Arial" w:cs="Arial"/>
          <w:sz w:val="20"/>
          <w:szCs w:val="20"/>
          <w:rPrChange w:id="629" w:author="Microsoft Office User" w:date="2024-11-05T10:34:00Z" w16du:dateUtc="2024-11-05T10:34:00Z">
            <w:rPr/>
          </w:rPrChange>
        </w:rPr>
        <w:t>17.</w:t>
      </w:r>
      <w:r w:rsidRPr="00994374">
        <w:rPr>
          <w:rFonts w:ascii="Arial" w:hAnsi="Arial" w:cs="Arial"/>
          <w:sz w:val="20"/>
          <w:szCs w:val="20"/>
          <w:rPrChange w:id="630" w:author="Microsoft Office User" w:date="2024-11-05T10:34:00Z" w16du:dateUtc="2024-11-05T10:34:00Z">
            <w:rPr/>
          </w:rPrChange>
        </w:rPr>
        <w:tab/>
        <w:t xml:space="preserve">Huggett, M. J. &amp; Apprill, A. Coral microbiome database: Integration of sequences reveals high diversity and relatedness of coral-associated microbes. </w:t>
      </w:r>
      <w:r w:rsidRPr="00994374">
        <w:rPr>
          <w:rFonts w:ascii="Arial" w:hAnsi="Arial" w:cs="Arial"/>
          <w:i/>
          <w:iCs/>
          <w:sz w:val="20"/>
          <w:szCs w:val="20"/>
          <w:rPrChange w:id="631" w:author="Microsoft Office User" w:date="2024-11-05T10:34:00Z" w16du:dateUtc="2024-11-05T10:34:00Z">
            <w:rPr>
              <w:i/>
              <w:iCs/>
            </w:rPr>
          </w:rPrChange>
        </w:rPr>
        <w:t>Environmental Microbiology Reports</w:t>
      </w:r>
      <w:r w:rsidRPr="00994374">
        <w:rPr>
          <w:rFonts w:ascii="Arial" w:hAnsi="Arial" w:cs="Arial"/>
          <w:sz w:val="20"/>
          <w:szCs w:val="20"/>
          <w:rPrChange w:id="632" w:author="Microsoft Office User" w:date="2024-11-05T10:34:00Z" w16du:dateUtc="2024-11-05T10:34:00Z">
            <w:rPr/>
          </w:rPrChange>
        </w:rPr>
        <w:t xml:space="preserve"> </w:t>
      </w:r>
      <w:r w:rsidRPr="00994374">
        <w:rPr>
          <w:rFonts w:ascii="Arial" w:hAnsi="Arial" w:cs="Arial"/>
          <w:b/>
          <w:bCs/>
          <w:sz w:val="20"/>
          <w:szCs w:val="20"/>
          <w:rPrChange w:id="633" w:author="Microsoft Office User" w:date="2024-11-05T10:34:00Z" w16du:dateUtc="2024-11-05T10:34:00Z">
            <w:rPr>
              <w:b/>
              <w:bCs/>
            </w:rPr>
          </w:rPrChange>
        </w:rPr>
        <w:t>11</w:t>
      </w:r>
      <w:r w:rsidRPr="00994374">
        <w:rPr>
          <w:rFonts w:ascii="Arial" w:hAnsi="Arial" w:cs="Arial"/>
          <w:sz w:val="20"/>
          <w:szCs w:val="20"/>
          <w:rPrChange w:id="634" w:author="Microsoft Office User" w:date="2024-11-05T10:34:00Z" w16du:dateUtc="2024-11-05T10:34:00Z">
            <w:rPr/>
          </w:rPrChange>
        </w:rPr>
        <w:t>, 372–385 (2019).</w:t>
      </w:r>
    </w:p>
    <w:p w14:paraId="0F99893B" w14:textId="77777777" w:rsidR="002B5FFA" w:rsidRPr="00994374" w:rsidRDefault="002B5FFA" w:rsidP="00994374">
      <w:pPr>
        <w:pStyle w:val="Bibliography"/>
        <w:spacing w:line="240" w:lineRule="auto"/>
        <w:rPr>
          <w:rFonts w:ascii="Arial" w:hAnsi="Arial" w:cs="Arial"/>
          <w:sz w:val="20"/>
          <w:szCs w:val="20"/>
          <w:rPrChange w:id="635" w:author="Microsoft Office User" w:date="2024-11-05T10:34:00Z" w16du:dateUtc="2024-11-05T10:34:00Z">
            <w:rPr/>
          </w:rPrChange>
        </w:rPr>
        <w:pPrChange w:id="636" w:author="Microsoft Office User" w:date="2024-11-05T10:34:00Z" w16du:dateUtc="2024-11-05T10:34:00Z">
          <w:pPr>
            <w:pStyle w:val="Bibliography"/>
          </w:pPr>
        </w:pPrChange>
      </w:pPr>
      <w:r w:rsidRPr="00994374">
        <w:rPr>
          <w:rFonts w:ascii="Arial" w:hAnsi="Arial" w:cs="Arial"/>
          <w:sz w:val="20"/>
          <w:szCs w:val="20"/>
          <w:rPrChange w:id="637" w:author="Microsoft Office User" w:date="2024-11-05T10:34:00Z" w16du:dateUtc="2024-11-05T10:34:00Z">
            <w:rPr/>
          </w:rPrChange>
        </w:rPr>
        <w:t>18.</w:t>
      </w:r>
      <w:r w:rsidRPr="00994374">
        <w:rPr>
          <w:rFonts w:ascii="Arial" w:hAnsi="Arial" w:cs="Arial"/>
          <w:sz w:val="20"/>
          <w:szCs w:val="20"/>
          <w:rPrChange w:id="638" w:author="Microsoft Office User" w:date="2024-11-05T10:34:00Z" w16du:dateUtc="2024-11-05T10:34:00Z">
            <w:rPr/>
          </w:rPrChange>
        </w:rPr>
        <w:tab/>
        <w:t xml:space="preserve">Dunphy, C. M., Gouhier, T. C., Chu, N. D. &amp; Vollmer, S. V. Structure and stability of the coral microbiome in space and time. </w:t>
      </w:r>
      <w:r w:rsidRPr="00994374">
        <w:rPr>
          <w:rFonts w:ascii="Arial" w:hAnsi="Arial" w:cs="Arial"/>
          <w:i/>
          <w:iCs/>
          <w:sz w:val="20"/>
          <w:szCs w:val="20"/>
          <w:rPrChange w:id="639" w:author="Microsoft Office User" w:date="2024-11-05T10:34:00Z" w16du:dateUtc="2024-11-05T10:34:00Z">
            <w:rPr>
              <w:i/>
              <w:iCs/>
            </w:rPr>
          </w:rPrChange>
        </w:rPr>
        <w:t>Sci Rep</w:t>
      </w:r>
      <w:r w:rsidRPr="00994374">
        <w:rPr>
          <w:rFonts w:ascii="Arial" w:hAnsi="Arial" w:cs="Arial"/>
          <w:sz w:val="20"/>
          <w:szCs w:val="20"/>
          <w:rPrChange w:id="640" w:author="Microsoft Office User" w:date="2024-11-05T10:34:00Z" w16du:dateUtc="2024-11-05T10:34:00Z">
            <w:rPr/>
          </w:rPrChange>
        </w:rPr>
        <w:t xml:space="preserve"> </w:t>
      </w:r>
      <w:r w:rsidRPr="00994374">
        <w:rPr>
          <w:rFonts w:ascii="Arial" w:hAnsi="Arial" w:cs="Arial"/>
          <w:b/>
          <w:bCs/>
          <w:sz w:val="20"/>
          <w:szCs w:val="20"/>
          <w:rPrChange w:id="641" w:author="Microsoft Office User" w:date="2024-11-05T10:34:00Z" w16du:dateUtc="2024-11-05T10:34:00Z">
            <w:rPr>
              <w:b/>
              <w:bCs/>
            </w:rPr>
          </w:rPrChange>
        </w:rPr>
        <w:t>9</w:t>
      </w:r>
      <w:r w:rsidRPr="00994374">
        <w:rPr>
          <w:rFonts w:ascii="Arial" w:hAnsi="Arial" w:cs="Arial"/>
          <w:sz w:val="20"/>
          <w:szCs w:val="20"/>
          <w:rPrChange w:id="642" w:author="Microsoft Office User" w:date="2024-11-05T10:34:00Z" w16du:dateUtc="2024-11-05T10:34:00Z">
            <w:rPr/>
          </w:rPrChange>
        </w:rPr>
        <w:t>, 6785 (2019).</w:t>
      </w:r>
    </w:p>
    <w:p w14:paraId="10325708" w14:textId="77777777" w:rsidR="002B5FFA" w:rsidRPr="00994374" w:rsidRDefault="002B5FFA" w:rsidP="00994374">
      <w:pPr>
        <w:pStyle w:val="Bibliography"/>
        <w:spacing w:line="240" w:lineRule="auto"/>
        <w:rPr>
          <w:rFonts w:ascii="Arial" w:hAnsi="Arial" w:cs="Arial"/>
          <w:sz w:val="20"/>
          <w:szCs w:val="20"/>
          <w:rPrChange w:id="643" w:author="Microsoft Office User" w:date="2024-11-05T10:34:00Z" w16du:dateUtc="2024-11-05T10:34:00Z">
            <w:rPr/>
          </w:rPrChange>
        </w:rPr>
        <w:pPrChange w:id="644" w:author="Microsoft Office User" w:date="2024-11-05T10:34:00Z" w16du:dateUtc="2024-11-05T10:34:00Z">
          <w:pPr>
            <w:pStyle w:val="Bibliography"/>
          </w:pPr>
        </w:pPrChange>
      </w:pPr>
      <w:r w:rsidRPr="00994374">
        <w:rPr>
          <w:rFonts w:ascii="Arial" w:hAnsi="Arial" w:cs="Arial"/>
          <w:sz w:val="20"/>
          <w:szCs w:val="20"/>
          <w:rPrChange w:id="645" w:author="Microsoft Office User" w:date="2024-11-05T10:34:00Z" w16du:dateUtc="2024-11-05T10:34:00Z">
            <w:rPr/>
          </w:rPrChange>
        </w:rPr>
        <w:t>19.</w:t>
      </w:r>
      <w:r w:rsidRPr="00994374">
        <w:rPr>
          <w:rFonts w:ascii="Arial" w:hAnsi="Arial" w:cs="Arial"/>
          <w:sz w:val="20"/>
          <w:szCs w:val="20"/>
          <w:rPrChange w:id="646" w:author="Microsoft Office User" w:date="2024-11-05T10:34:00Z" w16du:dateUtc="2024-11-05T10:34:00Z">
            <w:rPr/>
          </w:rPrChange>
        </w:rPr>
        <w:tab/>
        <w:t xml:space="preserve">Moberg, F. &amp; Folke, C. Ecological goods and services of coral reef ecosystems. </w:t>
      </w:r>
      <w:r w:rsidRPr="00994374">
        <w:rPr>
          <w:rFonts w:ascii="Arial" w:hAnsi="Arial" w:cs="Arial"/>
          <w:i/>
          <w:iCs/>
          <w:sz w:val="20"/>
          <w:szCs w:val="20"/>
          <w:rPrChange w:id="647" w:author="Microsoft Office User" w:date="2024-11-05T10:34:00Z" w16du:dateUtc="2024-11-05T10:34:00Z">
            <w:rPr>
              <w:i/>
              <w:iCs/>
            </w:rPr>
          </w:rPrChange>
        </w:rPr>
        <w:t>Ecological Economics</w:t>
      </w:r>
      <w:r w:rsidRPr="00994374">
        <w:rPr>
          <w:rFonts w:ascii="Arial" w:hAnsi="Arial" w:cs="Arial"/>
          <w:sz w:val="20"/>
          <w:szCs w:val="20"/>
          <w:rPrChange w:id="648" w:author="Microsoft Office User" w:date="2024-11-05T10:34:00Z" w16du:dateUtc="2024-11-05T10:34:00Z">
            <w:rPr/>
          </w:rPrChange>
        </w:rPr>
        <w:t xml:space="preserve"> </w:t>
      </w:r>
      <w:r w:rsidRPr="00994374">
        <w:rPr>
          <w:rFonts w:ascii="Arial" w:hAnsi="Arial" w:cs="Arial"/>
          <w:b/>
          <w:bCs/>
          <w:sz w:val="20"/>
          <w:szCs w:val="20"/>
          <w:rPrChange w:id="649" w:author="Microsoft Office User" w:date="2024-11-05T10:34:00Z" w16du:dateUtc="2024-11-05T10:34:00Z">
            <w:rPr>
              <w:b/>
              <w:bCs/>
            </w:rPr>
          </w:rPrChange>
        </w:rPr>
        <w:t>29</w:t>
      </w:r>
      <w:r w:rsidRPr="00994374">
        <w:rPr>
          <w:rFonts w:ascii="Arial" w:hAnsi="Arial" w:cs="Arial"/>
          <w:sz w:val="20"/>
          <w:szCs w:val="20"/>
          <w:rPrChange w:id="650" w:author="Microsoft Office User" w:date="2024-11-05T10:34:00Z" w16du:dateUtc="2024-11-05T10:34:00Z">
            <w:rPr/>
          </w:rPrChange>
        </w:rPr>
        <w:t>, 215–233 (1999).</w:t>
      </w:r>
    </w:p>
    <w:p w14:paraId="76418307" w14:textId="77777777" w:rsidR="002B5FFA" w:rsidRPr="00994374" w:rsidRDefault="002B5FFA" w:rsidP="00994374">
      <w:pPr>
        <w:pStyle w:val="Bibliography"/>
        <w:spacing w:line="240" w:lineRule="auto"/>
        <w:rPr>
          <w:rFonts w:ascii="Arial" w:hAnsi="Arial" w:cs="Arial"/>
          <w:sz w:val="20"/>
          <w:szCs w:val="20"/>
          <w:rPrChange w:id="651" w:author="Microsoft Office User" w:date="2024-11-05T10:34:00Z" w16du:dateUtc="2024-11-05T10:34:00Z">
            <w:rPr/>
          </w:rPrChange>
        </w:rPr>
        <w:pPrChange w:id="652" w:author="Microsoft Office User" w:date="2024-11-05T10:34:00Z" w16du:dateUtc="2024-11-05T10:34:00Z">
          <w:pPr>
            <w:pStyle w:val="Bibliography"/>
          </w:pPr>
        </w:pPrChange>
      </w:pPr>
      <w:r w:rsidRPr="00994374">
        <w:rPr>
          <w:rFonts w:ascii="Arial" w:hAnsi="Arial" w:cs="Arial"/>
          <w:sz w:val="20"/>
          <w:szCs w:val="20"/>
          <w:rPrChange w:id="653" w:author="Microsoft Office User" w:date="2024-11-05T10:34:00Z" w16du:dateUtc="2024-11-05T10:34:00Z">
            <w:rPr/>
          </w:rPrChange>
        </w:rPr>
        <w:t>20.</w:t>
      </w:r>
      <w:r w:rsidRPr="00994374">
        <w:rPr>
          <w:rFonts w:ascii="Arial" w:hAnsi="Arial" w:cs="Arial"/>
          <w:sz w:val="20"/>
          <w:szCs w:val="20"/>
          <w:rPrChange w:id="654" w:author="Microsoft Office User" w:date="2024-11-05T10:34:00Z" w16du:dateUtc="2024-11-05T10:34:00Z">
            <w:rPr/>
          </w:rPrChange>
        </w:rPr>
        <w:tab/>
        <w:t xml:space="preserve">Berkelmans, R. &amp; van Oppen, M. J. H. The role of zooxanthellae in the thermal tolerance of corals: a ‘nugget of hope’ for coral reefs in an era of climate change. </w:t>
      </w:r>
      <w:r w:rsidRPr="00994374">
        <w:rPr>
          <w:rFonts w:ascii="Arial" w:hAnsi="Arial" w:cs="Arial"/>
          <w:i/>
          <w:iCs/>
          <w:sz w:val="20"/>
          <w:szCs w:val="20"/>
          <w:rPrChange w:id="655" w:author="Microsoft Office User" w:date="2024-11-05T10:34:00Z" w16du:dateUtc="2024-11-05T10:34:00Z">
            <w:rPr>
              <w:i/>
              <w:iCs/>
            </w:rPr>
          </w:rPrChange>
        </w:rPr>
        <w:t>Proceedings of the Royal Society B: Biological Sciences</w:t>
      </w:r>
      <w:r w:rsidRPr="00994374">
        <w:rPr>
          <w:rFonts w:ascii="Arial" w:hAnsi="Arial" w:cs="Arial"/>
          <w:sz w:val="20"/>
          <w:szCs w:val="20"/>
          <w:rPrChange w:id="656" w:author="Microsoft Office User" w:date="2024-11-05T10:34:00Z" w16du:dateUtc="2024-11-05T10:34:00Z">
            <w:rPr/>
          </w:rPrChange>
        </w:rPr>
        <w:t xml:space="preserve"> </w:t>
      </w:r>
      <w:r w:rsidRPr="00994374">
        <w:rPr>
          <w:rFonts w:ascii="Arial" w:hAnsi="Arial" w:cs="Arial"/>
          <w:b/>
          <w:bCs/>
          <w:sz w:val="20"/>
          <w:szCs w:val="20"/>
          <w:rPrChange w:id="657" w:author="Microsoft Office User" w:date="2024-11-05T10:34:00Z" w16du:dateUtc="2024-11-05T10:34:00Z">
            <w:rPr>
              <w:b/>
              <w:bCs/>
            </w:rPr>
          </w:rPrChange>
        </w:rPr>
        <w:t>273</w:t>
      </w:r>
      <w:r w:rsidRPr="00994374">
        <w:rPr>
          <w:rFonts w:ascii="Arial" w:hAnsi="Arial" w:cs="Arial"/>
          <w:sz w:val="20"/>
          <w:szCs w:val="20"/>
          <w:rPrChange w:id="658" w:author="Microsoft Office User" w:date="2024-11-05T10:34:00Z" w16du:dateUtc="2024-11-05T10:34:00Z">
            <w:rPr/>
          </w:rPrChange>
        </w:rPr>
        <w:t>, 2305–2312 (2006).</w:t>
      </w:r>
    </w:p>
    <w:p w14:paraId="4A4C9B6E" w14:textId="77777777" w:rsidR="002B5FFA" w:rsidRPr="00994374" w:rsidRDefault="002B5FFA" w:rsidP="00994374">
      <w:pPr>
        <w:pStyle w:val="Bibliography"/>
        <w:spacing w:line="240" w:lineRule="auto"/>
        <w:rPr>
          <w:rFonts w:ascii="Arial" w:hAnsi="Arial" w:cs="Arial"/>
          <w:sz w:val="20"/>
          <w:szCs w:val="20"/>
          <w:rPrChange w:id="659" w:author="Microsoft Office User" w:date="2024-11-05T10:34:00Z" w16du:dateUtc="2024-11-05T10:34:00Z">
            <w:rPr/>
          </w:rPrChange>
        </w:rPr>
        <w:pPrChange w:id="660" w:author="Microsoft Office User" w:date="2024-11-05T10:34:00Z" w16du:dateUtc="2024-11-05T10:34:00Z">
          <w:pPr>
            <w:pStyle w:val="Bibliography"/>
          </w:pPr>
        </w:pPrChange>
      </w:pPr>
      <w:r w:rsidRPr="00994374">
        <w:rPr>
          <w:rFonts w:ascii="Arial" w:hAnsi="Arial" w:cs="Arial"/>
          <w:sz w:val="20"/>
          <w:szCs w:val="20"/>
          <w:rPrChange w:id="661" w:author="Microsoft Office User" w:date="2024-11-05T10:34:00Z" w16du:dateUtc="2024-11-05T10:34:00Z">
            <w:rPr/>
          </w:rPrChange>
        </w:rPr>
        <w:lastRenderedPageBreak/>
        <w:t>21.</w:t>
      </w:r>
      <w:r w:rsidRPr="00994374">
        <w:rPr>
          <w:rFonts w:ascii="Arial" w:hAnsi="Arial" w:cs="Arial"/>
          <w:sz w:val="20"/>
          <w:szCs w:val="20"/>
          <w:rPrChange w:id="662" w:author="Microsoft Office User" w:date="2024-11-05T10:34:00Z" w16du:dateUtc="2024-11-05T10:34:00Z">
            <w:rPr/>
          </w:rPrChange>
        </w:rPr>
        <w:tab/>
        <w:t xml:space="preserve">Silverstein, R. N., Cunning, R. &amp; Baker, A. C. Tenacious D: Symbiodinium in clade D remain in reef corals at both high and low temperature extremes despite impairment. </w:t>
      </w:r>
      <w:r w:rsidRPr="00994374">
        <w:rPr>
          <w:rFonts w:ascii="Arial" w:hAnsi="Arial" w:cs="Arial"/>
          <w:i/>
          <w:iCs/>
          <w:sz w:val="20"/>
          <w:szCs w:val="20"/>
          <w:rPrChange w:id="663" w:author="Microsoft Office User" w:date="2024-11-05T10:34:00Z" w16du:dateUtc="2024-11-05T10:34:00Z">
            <w:rPr>
              <w:i/>
              <w:iCs/>
            </w:rPr>
          </w:rPrChange>
        </w:rPr>
        <w:t>Journal of Experimental Biology</w:t>
      </w:r>
      <w:r w:rsidRPr="00994374">
        <w:rPr>
          <w:rFonts w:ascii="Arial" w:hAnsi="Arial" w:cs="Arial"/>
          <w:sz w:val="20"/>
          <w:szCs w:val="20"/>
          <w:rPrChange w:id="664" w:author="Microsoft Office User" w:date="2024-11-05T10:34:00Z" w16du:dateUtc="2024-11-05T10:34:00Z">
            <w:rPr/>
          </w:rPrChange>
        </w:rPr>
        <w:t xml:space="preserve"> </w:t>
      </w:r>
      <w:r w:rsidRPr="00994374">
        <w:rPr>
          <w:rFonts w:ascii="Arial" w:hAnsi="Arial" w:cs="Arial"/>
          <w:b/>
          <w:bCs/>
          <w:sz w:val="20"/>
          <w:szCs w:val="20"/>
          <w:rPrChange w:id="665" w:author="Microsoft Office User" w:date="2024-11-05T10:34:00Z" w16du:dateUtc="2024-11-05T10:34:00Z">
            <w:rPr>
              <w:b/>
              <w:bCs/>
            </w:rPr>
          </w:rPrChange>
        </w:rPr>
        <w:t>220</w:t>
      </w:r>
      <w:r w:rsidRPr="00994374">
        <w:rPr>
          <w:rFonts w:ascii="Arial" w:hAnsi="Arial" w:cs="Arial"/>
          <w:sz w:val="20"/>
          <w:szCs w:val="20"/>
          <w:rPrChange w:id="666" w:author="Microsoft Office User" w:date="2024-11-05T10:34:00Z" w16du:dateUtc="2024-11-05T10:34:00Z">
            <w:rPr/>
          </w:rPrChange>
        </w:rPr>
        <w:t>, 1192–1196 (2017).</w:t>
      </w:r>
    </w:p>
    <w:p w14:paraId="77F39669" w14:textId="77777777" w:rsidR="002B5FFA" w:rsidRPr="00994374" w:rsidRDefault="002B5FFA" w:rsidP="00994374">
      <w:pPr>
        <w:pStyle w:val="Bibliography"/>
        <w:spacing w:line="240" w:lineRule="auto"/>
        <w:rPr>
          <w:rFonts w:ascii="Arial" w:hAnsi="Arial" w:cs="Arial"/>
          <w:sz w:val="20"/>
          <w:szCs w:val="20"/>
          <w:rPrChange w:id="667" w:author="Microsoft Office User" w:date="2024-11-05T10:34:00Z" w16du:dateUtc="2024-11-05T10:34:00Z">
            <w:rPr/>
          </w:rPrChange>
        </w:rPr>
        <w:pPrChange w:id="668" w:author="Microsoft Office User" w:date="2024-11-05T10:34:00Z" w16du:dateUtc="2024-11-05T10:34:00Z">
          <w:pPr>
            <w:pStyle w:val="Bibliography"/>
          </w:pPr>
        </w:pPrChange>
      </w:pPr>
      <w:r w:rsidRPr="00994374">
        <w:rPr>
          <w:rFonts w:ascii="Arial" w:hAnsi="Arial" w:cs="Arial"/>
          <w:sz w:val="20"/>
          <w:szCs w:val="20"/>
          <w:rPrChange w:id="669" w:author="Microsoft Office User" w:date="2024-11-05T10:34:00Z" w16du:dateUtc="2024-11-05T10:34:00Z">
            <w:rPr/>
          </w:rPrChange>
        </w:rPr>
        <w:t>22.</w:t>
      </w:r>
      <w:r w:rsidRPr="00994374">
        <w:rPr>
          <w:rFonts w:ascii="Arial" w:hAnsi="Arial" w:cs="Arial"/>
          <w:sz w:val="20"/>
          <w:szCs w:val="20"/>
          <w:rPrChange w:id="670" w:author="Microsoft Office User" w:date="2024-11-05T10:34:00Z" w16du:dateUtc="2024-11-05T10:34:00Z">
            <w:rPr/>
          </w:rPrChange>
        </w:rPr>
        <w:tab/>
        <w:t xml:space="preserve">Hartmann, A. C., Baird, A. H., Knowlton, N. &amp; Huang, D. The Paradox of Environmental Symbiont Acquisition in Obligate Mutualisms. </w:t>
      </w:r>
      <w:r w:rsidRPr="00994374">
        <w:rPr>
          <w:rFonts w:ascii="Arial" w:hAnsi="Arial" w:cs="Arial"/>
          <w:i/>
          <w:iCs/>
          <w:sz w:val="20"/>
          <w:szCs w:val="20"/>
          <w:rPrChange w:id="671" w:author="Microsoft Office User" w:date="2024-11-05T10:34:00Z" w16du:dateUtc="2024-11-05T10:34:00Z">
            <w:rPr>
              <w:i/>
              <w:iCs/>
            </w:rPr>
          </w:rPrChange>
        </w:rPr>
        <w:t>Current Biology</w:t>
      </w:r>
      <w:r w:rsidRPr="00994374">
        <w:rPr>
          <w:rFonts w:ascii="Arial" w:hAnsi="Arial" w:cs="Arial"/>
          <w:sz w:val="20"/>
          <w:szCs w:val="20"/>
          <w:rPrChange w:id="672" w:author="Microsoft Office User" w:date="2024-11-05T10:34:00Z" w16du:dateUtc="2024-11-05T10:34:00Z">
            <w:rPr/>
          </w:rPrChange>
        </w:rPr>
        <w:t xml:space="preserve"> </w:t>
      </w:r>
      <w:r w:rsidRPr="00994374">
        <w:rPr>
          <w:rFonts w:ascii="Arial" w:hAnsi="Arial" w:cs="Arial"/>
          <w:b/>
          <w:bCs/>
          <w:sz w:val="20"/>
          <w:szCs w:val="20"/>
          <w:rPrChange w:id="673" w:author="Microsoft Office User" w:date="2024-11-05T10:34:00Z" w16du:dateUtc="2024-11-05T10:34:00Z">
            <w:rPr>
              <w:b/>
              <w:bCs/>
            </w:rPr>
          </w:rPrChange>
        </w:rPr>
        <w:t>27</w:t>
      </w:r>
      <w:r w:rsidRPr="00994374">
        <w:rPr>
          <w:rFonts w:ascii="Arial" w:hAnsi="Arial" w:cs="Arial"/>
          <w:sz w:val="20"/>
          <w:szCs w:val="20"/>
          <w:rPrChange w:id="674" w:author="Microsoft Office User" w:date="2024-11-05T10:34:00Z" w16du:dateUtc="2024-11-05T10:34:00Z">
            <w:rPr/>
          </w:rPrChange>
        </w:rPr>
        <w:t>, 3711-3716.e3 (2017).</w:t>
      </w:r>
    </w:p>
    <w:p w14:paraId="56DE36F9" w14:textId="77777777" w:rsidR="002B5FFA" w:rsidRPr="00994374" w:rsidRDefault="002B5FFA" w:rsidP="00994374">
      <w:pPr>
        <w:pStyle w:val="Bibliography"/>
        <w:spacing w:line="240" w:lineRule="auto"/>
        <w:rPr>
          <w:rFonts w:ascii="Arial" w:hAnsi="Arial" w:cs="Arial"/>
          <w:sz w:val="20"/>
          <w:szCs w:val="20"/>
          <w:rPrChange w:id="675" w:author="Microsoft Office User" w:date="2024-11-05T10:34:00Z" w16du:dateUtc="2024-11-05T10:34:00Z">
            <w:rPr/>
          </w:rPrChange>
        </w:rPr>
        <w:pPrChange w:id="676" w:author="Microsoft Office User" w:date="2024-11-05T10:34:00Z" w16du:dateUtc="2024-11-05T10:34:00Z">
          <w:pPr>
            <w:pStyle w:val="Bibliography"/>
          </w:pPr>
        </w:pPrChange>
      </w:pPr>
      <w:r w:rsidRPr="00994374">
        <w:rPr>
          <w:rFonts w:ascii="Arial" w:hAnsi="Arial" w:cs="Arial"/>
          <w:sz w:val="20"/>
          <w:szCs w:val="20"/>
          <w:rPrChange w:id="677" w:author="Microsoft Office User" w:date="2024-11-05T10:34:00Z" w16du:dateUtc="2024-11-05T10:34:00Z">
            <w:rPr/>
          </w:rPrChange>
        </w:rPr>
        <w:t>23.</w:t>
      </w:r>
      <w:r w:rsidRPr="00994374">
        <w:rPr>
          <w:rFonts w:ascii="Arial" w:hAnsi="Arial" w:cs="Arial"/>
          <w:sz w:val="20"/>
          <w:szCs w:val="20"/>
          <w:rPrChange w:id="678" w:author="Microsoft Office User" w:date="2024-11-05T10:34:00Z" w16du:dateUtc="2024-11-05T10:34:00Z">
            <w:rPr/>
          </w:rPrChange>
        </w:rPr>
        <w:tab/>
        <w:t xml:space="preserve">Bonacolta, A. M. </w:t>
      </w:r>
      <w:r w:rsidRPr="00994374">
        <w:rPr>
          <w:rFonts w:ascii="Arial" w:hAnsi="Arial" w:cs="Arial"/>
          <w:i/>
          <w:iCs/>
          <w:sz w:val="20"/>
          <w:szCs w:val="20"/>
          <w:rPrChange w:id="679" w:author="Microsoft Office User" w:date="2024-11-05T10:34:00Z" w16du:dateUtc="2024-11-05T10:34:00Z">
            <w:rPr>
              <w:i/>
              <w:iCs/>
            </w:rPr>
          </w:rPrChange>
        </w:rPr>
        <w:t>et al.</w:t>
      </w:r>
      <w:r w:rsidRPr="00994374">
        <w:rPr>
          <w:rFonts w:ascii="Arial" w:hAnsi="Arial" w:cs="Arial"/>
          <w:sz w:val="20"/>
          <w:szCs w:val="20"/>
          <w:rPrChange w:id="680" w:author="Microsoft Office User" w:date="2024-11-05T10:34:00Z" w16du:dateUtc="2024-11-05T10:34:00Z">
            <w:rPr/>
          </w:rPrChange>
        </w:rPr>
        <w:t xml:space="preserve"> Beyond the Symbiodiniaceae: diversity and role of microeukaryotic coral symbionts. </w:t>
      </w:r>
      <w:r w:rsidRPr="00994374">
        <w:rPr>
          <w:rFonts w:ascii="Arial" w:hAnsi="Arial" w:cs="Arial"/>
          <w:i/>
          <w:iCs/>
          <w:sz w:val="20"/>
          <w:szCs w:val="20"/>
          <w:rPrChange w:id="681" w:author="Microsoft Office User" w:date="2024-11-05T10:34:00Z" w16du:dateUtc="2024-11-05T10:34:00Z">
            <w:rPr>
              <w:i/>
              <w:iCs/>
            </w:rPr>
          </w:rPrChange>
        </w:rPr>
        <w:t>Coral Reefs</w:t>
      </w:r>
      <w:r w:rsidRPr="00994374">
        <w:rPr>
          <w:rFonts w:ascii="Arial" w:hAnsi="Arial" w:cs="Arial"/>
          <w:sz w:val="20"/>
          <w:szCs w:val="20"/>
          <w:rPrChange w:id="682" w:author="Microsoft Office User" w:date="2024-11-05T10:34:00Z" w16du:dateUtc="2024-11-05T10:34:00Z">
            <w:rPr/>
          </w:rPrChange>
        </w:rPr>
        <w:t xml:space="preserve"> </w:t>
      </w:r>
      <w:r w:rsidRPr="00994374">
        <w:rPr>
          <w:rFonts w:ascii="Arial" w:hAnsi="Arial" w:cs="Arial"/>
          <w:b/>
          <w:bCs/>
          <w:sz w:val="20"/>
          <w:szCs w:val="20"/>
          <w:rPrChange w:id="683" w:author="Microsoft Office User" w:date="2024-11-05T10:34:00Z" w16du:dateUtc="2024-11-05T10:34:00Z">
            <w:rPr>
              <w:b/>
              <w:bCs/>
            </w:rPr>
          </w:rPrChange>
        </w:rPr>
        <w:t>42</w:t>
      </w:r>
      <w:r w:rsidRPr="00994374">
        <w:rPr>
          <w:rFonts w:ascii="Arial" w:hAnsi="Arial" w:cs="Arial"/>
          <w:sz w:val="20"/>
          <w:szCs w:val="20"/>
          <w:rPrChange w:id="684" w:author="Microsoft Office User" w:date="2024-11-05T10:34:00Z" w16du:dateUtc="2024-11-05T10:34:00Z">
            <w:rPr/>
          </w:rPrChange>
        </w:rPr>
        <w:t>, 567–577 (2023).</w:t>
      </w:r>
    </w:p>
    <w:p w14:paraId="25EFDFFA" w14:textId="77777777" w:rsidR="002B5FFA" w:rsidRPr="00994374" w:rsidRDefault="002B5FFA" w:rsidP="00994374">
      <w:pPr>
        <w:pStyle w:val="Bibliography"/>
        <w:spacing w:line="240" w:lineRule="auto"/>
        <w:rPr>
          <w:rFonts w:ascii="Arial" w:hAnsi="Arial" w:cs="Arial"/>
          <w:sz w:val="20"/>
          <w:szCs w:val="20"/>
          <w:rPrChange w:id="685" w:author="Microsoft Office User" w:date="2024-11-05T10:34:00Z" w16du:dateUtc="2024-11-05T10:34:00Z">
            <w:rPr/>
          </w:rPrChange>
        </w:rPr>
        <w:pPrChange w:id="686" w:author="Microsoft Office User" w:date="2024-11-05T10:34:00Z" w16du:dateUtc="2024-11-05T10:34:00Z">
          <w:pPr>
            <w:pStyle w:val="Bibliography"/>
          </w:pPr>
        </w:pPrChange>
      </w:pPr>
      <w:r w:rsidRPr="00994374">
        <w:rPr>
          <w:rFonts w:ascii="Arial" w:hAnsi="Arial" w:cs="Arial"/>
          <w:sz w:val="20"/>
          <w:szCs w:val="20"/>
          <w:rPrChange w:id="687" w:author="Microsoft Office User" w:date="2024-11-05T10:34:00Z" w16du:dateUtc="2024-11-05T10:34:00Z">
            <w:rPr/>
          </w:rPrChange>
        </w:rPr>
        <w:t>24.</w:t>
      </w:r>
      <w:r w:rsidRPr="00994374">
        <w:rPr>
          <w:rFonts w:ascii="Arial" w:hAnsi="Arial" w:cs="Arial"/>
          <w:sz w:val="20"/>
          <w:szCs w:val="20"/>
          <w:rPrChange w:id="688" w:author="Microsoft Office User" w:date="2024-11-05T10:34:00Z" w16du:dateUtc="2024-11-05T10:34:00Z">
            <w:rPr/>
          </w:rPrChange>
        </w:rPr>
        <w:tab/>
        <w:t xml:space="preserve">van de Water, J. A. J. M. </w:t>
      </w:r>
      <w:r w:rsidRPr="00994374">
        <w:rPr>
          <w:rFonts w:ascii="Arial" w:hAnsi="Arial" w:cs="Arial"/>
          <w:i/>
          <w:iCs/>
          <w:sz w:val="20"/>
          <w:szCs w:val="20"/>
          <w:rPrChange w:id="689" w:author="Microsoft Office User" w:date="2024-11-05T10:34:00Z" w16du:dateUtc="2024-11-05T10:34:00Z">
            <w:rPr>
              <w:i/>
              <w:iCs/>
            </w:rPr>
          </w:rPrChange>
        </w:rPr>
        <w:t>et al.</w:t>
      </w:r>
      <w:r w:rsidRPr="00994374">
        <w:rPr>
          <w:rFonts w:ascii="Arial" w:hAnsi="Arial" w:cs="Arial"/>
          <w:sz w:val="20"/>
          <w:szCs w:val="20"/>
          <w:rPrChange w:id="690" w:author="Microsoft Office User" w:date="2024-11-05T10:34:00Z" w16du:dateUtc="2024-11-05T10:34:00Z">
            <w:rPr/>
          </w:rPrChange>
        </w:rPr>
        <w:t xml:space="preserve"> Antimicrobial and stress responses to increased temperature and bacterial pathogen challenge in the holobiont of a reef-building coral. </w:t>
      </w:r>
      <w:r w:rsidRPr="00994374">
        <w:rPr>
          <w:rFonts w:ascii="Arial" w:hAnsi="Arial" w:cs="Arial"/>
          <w:i/>
          <w:iCs/>
          <w:sz w:val="20"/>
          <w:szCs w:val="20"/>
          <w:rPrChange w:id="691" w:author="Microsoft Office User" w:date="2024-11-05T10:34:00Z" w16du:dateUtc="2024-11-05T10:34:00Z">
            <w:rPr>
              <w:i/>
              <w:iCs/>
            </w:rPr>
          </w:rPrChange>
        </w:rPr>
        <w:t>Molecular Ecology</w:t>
      </w:r>
      <w:r w:rsidRPr="00994374">
        <w:rPr>
          <w:rFonts w:ascii="Arial" w:hAnsi="Arial" w:cs="Arial"/>
          <w:sz w:val="20"/>
          <w:szCs w:val="20"/>
          <w:rPrChange w:id="692" w:author="Microsoft Office User" w:date="2024-11-05T10:34:00Z" w16du:dateUtc="2024-11-05T10:34:00Z">
            <w:rPr/>
          </w:rPrChange>
        </w:rPr>
        <w:t xml:space="preserve"> </w:t>
      </w:r>
      <w:r w:rsidRPr="00994374">
        <w:rPr>
          <w:rFonts w:ascii="Arial" w:hAnsi="Arial" w:cs="Arial"/>
          <w:b/>
          <w:bCs/>
          <w:sz w:val="20"/>
          <w:szCs w:val="20"/>
          <w:rPrChange w:id="693" w:author="Microsoft Office User" w:date="2024-11-05T10:34:00Z" w16du:dateUtc="2024-11-05T10:34:00Z">
            <w:rPr>
              <w:b/>
              <w:bCs/>
            </w:rPr>
          </w:rPrChange>
        </w:rPr>
        <w:t>27</w:t>
      </w:r>
      <w:r w:rsidRPr="00994374">
        <w:rPr>
          <w:rFonts w:ascii="Arial" w:hAnsi="Arial" w:cs="Arial"/>
          <w:sz w:val="20"/>
          <w:szCs w:val="20"/>
          <w:rPrChange w:id="694" w:author="Microsoft Office User" w:date="2024-11-05T10:34:00Z" w16du:dateUtc="2024-11-05T10:34:00Z">
            <w:rPr/>
          </w:rPrChange>
        </w:rPr>
        <w:t>, 1065–1080 (2018).</w:t>
      </w:r>
    </w:p>
    <w:p w14:paraId="7E703469" w14:textId="77777777" w:rsidR="002B5FFA" w:rsidRPr="00994374" w:rsidRDefault="002B5FFA" w:rsidP="00994374">
      <w:pPr>
        <w:pStyle w:val="Bibliography"/>
        <w:spacing w:line="240" w:lineRule="auto"/>
        <w:rPr>
          <w:rFonts w:ascii="Arial" w:hAnsi="Arial" w:cs="Arial"/>
          <w:sz w:val="20"/>
          <w:szCs w:val="20"/>
          <w:rPrChange w:id="695" w:author="Microsoft Office User" w:date="2024-11-05T10:34:00Z" w16du:dateUtc="2024-11-05T10:34:00Z">
            <w:rPr/>
          </w:rPrChange>
        </w:rPr>
        <w:pPrChange w:id="696" w:author="Microsoft Office User" w:date="2024-11-05T10:34:00Z" w16du:dateUtc="2024-11-05T10:34:00Z">
          <w:pPr>
            <w:pStyle w:val="Bibliography"/>
          </w:pPr>
        </w:pPrChange>
      </w:pPr>
      <w:r w:rsidRPr="00994374">
        <w:rPr>
          <w:rFonts w:ascii="Arial" w:hAnsi="Arial" w:cs="Arial"/>
          <w:sz w:val="20"/>
          <w:szCs w:val="20"/>
          <w:rPrChange w:id="697" w:author="Microsoft Office User" w:date="2024-11-05T10:34:00Z" w16du:dateUtc="2024-11-05T10:34:00Z">
            <w:rPr/>
          </w:rPrChange>
        </w:rPr>
        <w:t>25.</w:t>
      </w:r>
      <w:r w:rsidRPr="00994374">
        <w:rPr>
          <w:rFonts w:ascii="Arial" w:hAnsi="Arial" w:cs="Arial"/>
          <w:sz w:val="20"/>
          <w:szCs w:val="20"/>
          <w:rPrChange w:id="698" w:author="Microsoft Office User" w:date="2024-11-05T10:34:00Z" w16du:dateUtc="2024-11-05T10:34:00Z">
            <w:rPr/>
          </w:rPrChange>
        </w:rPr>
        <w:tab/>
        <w:t xml:space="preserve">Welsh, R. M. </w:t>
      </w:r>
      <w:r w:rsidRPr="00994374">
        <w:rPr>
          <w:rFonts w:ascii="Arial" w:hAnsi="Arial" w:cs="Arial"/>
          <w:i/>
          <w:iCs/>
          <w:sz w:val="20"/>
          <w:szCs w:val="20"/>
          <w:rPrChange w:id="699" w:author="Microsoft Office User" w:date="2024-11-05T10:34:00Z" w16du:dateUtc="2024-11-05T10:34:00Z">
            <w:rPr>
              <w:i/>
              <w:iCs/>
            </w:rPr>
          </w:rPrChange>
        </w:rPr>
        <w:t>et al.</w:t>
      </w:r>
      <w:r w:rsidRPr="00994374">
        <w:rPr>
          <w:rFonts w:ascii="Arial" w:hAnsi="Arial" w:cs="Arial"/>
          <w:sz w:val="20"/>
          <w:szCs w:val="20"/>
          <w:rPrChange w:id="700" w:author="Microsoft Office User" w:date="2024-11-05T10:34:00Z" w16du:dateUtc="2024-11-05T10:34:00Z">
            <w:rPr/>
          </w:rPrChange>
        </w:rPr>
        <w:t xml:space="preserve"> Bacterial predation in a marine host-associated microbiome. </w:t>
      </w:r>
      <w:r w:rsidRPr="00994374">
        <w:rPr>
          <w:rFonts w:ascii="Arial" w:hAnsi="Arial" w:cs="Arial"/>
          <w:i/>
          <w:iCs/>
          <w:sz w:val="20"/>
          <w:szCs w:val="20"/>
          <w:rPrChange w:id="701" w:author="Microsoft Office User" w:date="2024-11-05T10:34:00Z" w16du:dateUtc="2024-11-05T10:34:00Z">
            <w:rPr>
              <w:i/>
              <w:iCs/>
            </w:rPr>
          </w:rPrChange>
        </w:rPr>
        <w:t>ISME J</w:t>
      </w:r>
      <w:r w:rsidRPr="00994374">
        <w:rPr>
          <w:rFonts w:ascii="Arial" w:hAnsi="Arial" w:cs="Arial"/>
          <w:sz w:val="20"/>
          <w:szCs w:val="20"/>
          <w:rPrChange w:id="702" w:author="Microsoft Office User" w:date="2024-11-05T10:34:00Z" w16du:dateUtc="2024-11-05T10:34:00Z">
            <w:rPr/>
          </w:rPrChange>
        </w:rPr>
        <w:t xml:space="preserve"> </w:t>
      </w:r>
      <w:r w:rsidRPr="00994374">
        <w:rPr>
          <w:rFonts w:ascii="Arial" w:hAnsi="Arial" w:cs="Arial"/>
          <w:b/>
          <w:bCs/>
          <w:sz w:val="20"/>
          <w:szCs w:val="20"/>
          <w:rPrChange w:id="703" w:author="Microsoft Office User" w:date="2024-11-05T10:34:00Z" w16du:dateUtc="2024-11-05T10:34:00Z">
            <w:rPr>
              <w:b/>
              <w:bCs/>
            </w:rPr>
          </w:rPrChange>
        </w:rPr>
        <w:t>10</w:t>
      </w:r>
      <w:r w:rsidRPr="00994374">
        <w:rPr>
          <w:rFonts w:ascii="Arial" w:hAnsi="Arial" w:cs="Arial"/>
          <w:sz w:val="20"/>
          <w:szCs w:val="20"/>
          <w:rPrChange w:id="704" w:author="Microsoft Office User" w:date="2024-11-05T10:34:00Z" w16du:dateUtc="2024-11-05T10:34:00Z">
            <w:rPr/>
          </w:rPrChange>
        </w:rPr>
        <w:t>, 1540–1544 (2016).</w:t>
      </w:r>
    </w:p>
    <w:p w14:paraId="3197A1FF" w14:textId="77777777" w:rsidR="002B5FFA" w:rsidRPr="00994374" w:rsidRDefault="002B5FFA" w:rsidP="00994374">
      <w:pPr>
        <w:pStyle w:val="Bibliography"/>
        <w:spacing w:line="240" w:lineRule="auto"/>
        <w:rPr>
          <w:rFonts w:ascii="Arial" w:hAnsi="Arial" w:cs="Arial"/>
          <w:sz w:val="20"/>
          <w:szCs w:val="20"/>
          <w:rPrChange w:id="705" w:author="Microsoft Office User" w:date="2024-11-05T10:34:00Z" w16du:dateUtc="2024-11-05T10:34:00Z">
            <w:rPr/>
          </w:rPrChange>
        </w:rPr>
        <w:pPrChange w:id="706" w:author="Microsoft Office User" w:date="2024-11-05T10:34:00Z" w16du:dateUtc="2024-11-05T10:34:00Z">
          <w:pPr>
            <w:pStyle w:val="Bibliography"/>
          </w:pPr>
        </w:pPrChange>
      </w:pPr>
      <w:r w:rsidRPr="00994374">
        <w:rPr>
          <w:rFonts w:ascii="Arial" w:hAnsi="Arial" w:cs="Arial"/>
          <w:sz w:val="20"/>
          <w:szCs w:val="20"/>
          <w:rPrChange w:id="707" w:author="Microsoft Office User" w:date="2024-11-05T10:34:00Z" w16du:dateUtc="2024-11-05T10:34:00Z">
            <w:rPr/>
          </w:rPrChange>
        </w:rPr>
        <w:t>26.</w:t>
      </w:r>
      <w:r w:rsidRPr="00994374">
        <w:rPr>
          <w:rFonts w:ascii="Arial" w:hAnsi="Arial" w:cs="Arial"/>
          <w:sz w:val="20"/>
          <w:szCs w:val="20"/>
          <w:rPrChange w:id="708" w:author="Microsoft Office User" w:date="2024-11-05T10:34:00Z" w16du:dateUtc="2024-11-05T10:34:00Z">
            <w:rPr/>
          </w:rPrChange>
        </w:rPr>
        <w:tab/>
        <w:t xml:space="preserve">Li, J., Kuang, W., Long, L. &amp; Zhang, S. Production of quorum-sensing signals by bacteria in the coral mucus layer. </w:t>
      </w:r>
      <w:r w:rsidRPr="00994374">
        <w:rPr>
          <w:rFonts w:ascii="Arial" w:hAnsi="Arial" w:cs="Arial"/>
          <w:i/>
          <w:iCs/>
          <w:sz w:val="20"/>
          <w:szCs w:val="20"/>
          <w:rPrChange w:id="709" w:author="Microsoft Office User" w:date="2024-11-05T10:34:00Z" w16du:dateUtc="2024-11-05T10:34:00Z">
            <w:rPr>
              <w:i/>
              <w:iCs/>
            </w:rPr>
          </w:rPrChange>
        </w:rPr>
        <w:t>Coral Reefs</w:t>
      </w:r>
      <w:r w:rsidRPr="00994374">
        <w:rPr>
          <w:rFonts w:ascii="Arial" w:hAnsi="Arial" w:cs="Arial"/>
          <w:sz w:val="20"/>
          <w:szCs w:val="20"/>
          <w:rPrChange w:id="710" w:author="Microsoft Office User" w:date="2024-11-05T10:34:00Z" w16du:dateUtc="2024-11-05T10:34:00Z">
            <w:rPr/>
          </w:rPrChange>
        </w:rPr>
        <w:t xml:space="preserve"> </w:t>
      </w:r>
      <w:r w:rsidRPr="00994374">
        <w:rPr>
          <w:rFonts w:ascii="Arial" w:hAnsi="Arial" w:cs="Arial"/>
          <w:b/>
          <w:bCs/>
          <w:sz w:val="20"/>
          <w:szCs w:val="20"/>
          <w:rPrChange w:id="711" w:author="Microsoft Office User" w:date="2024-11-05T10:34:00Z" w16du:dateUtc="2024-11-05T10:34:00Z">
            <w:rPr>
              <w:b/>
              <w:bCs/>
            </w:rPr>
          </w:rPrChange>
        </w:rPr>
        <w:t>36</w:t>
      </w:r>
      <w:r w:rsidRPr="00994374">
        <w:rPr>
          <w:rFonts w:ascii="Arial" w:hAnsi="Arial" w:cs="Arial"/>
          <w:sz w:val="20"/>
          <w:szCs w:val="20"/>
          <w:rPrChange w:id="712" w:author="Microsoft Office User" w:date="2024-11-05T10:34:00Z" w16du:dateUtc="2024-11-05T10:34:00Z">
            <w:rPr/>
          </w:rPrChange>
        </w:rPr>
        <w:t>, 1235–1241 (2017).</w:t>
      </w:r>
    </w:p>
    <w:p w14:paraId="212E853C" w14:textId="77777777" w:rsidR="002B5FFA" w:rsidRPr="00994374" w:rsidRDefault="002B5FFA" w:rsidP="00994374">
      <w:pPr>
        <w:pStyle w:val="Bibliography"/>
        <w:spacing w:line="240" w:lineRule="auto"/>
        <w:rPr>
          <w:rFonts w:ascii="Arial" w:hAnsi="Arial" w:cs="Arial"/>
          <w:sz w:val="20"/>
          <w:szCs w:val="20"/>
          <w:rPrChange w:id="713" w:author="Microsoft Office User" w:date="2024-11-05T10:34:00Z" w16du:dateUtc="2024-11-05T10:34:00Z">
            <w:rPr/>
          </w:rPrChange>
        </w:rPr>
        <w:pPrChange w:id="714" w:author="Microsoft Office User" w:date="2024-11-05T10:34:00Z" w16du:dateUtc="2024-11-05T10:34:00Z">
          <w:pPr>
            <w:pStyle w:val="Bibliography"/>
          </w:pPr>
        </w:pPrChange>
      </w:pPr>
      <w:r w:rsidRPr="00994374">
        <w:rPr>
          <w:rFonts w:ascii="Arial" w:hAnsi="Arial" w:cs="Arial"/>
          <w:sz w:val="20"/>
          <w:szCs w:val="20"/>
          <w:rPrChange w:id="715" w:author="Microsoft Office User" w:date="2024-11-05T10:34:00Z" w16du:dateUtc="2024-11-05T10:34:00Z">
            <w:rPr/>
          </w:rPrChange>
        </w:rPr>
        <w:t>27.</w:t>
      </w:r>
      <w:r w:rsidRPr="00994374">
        <w:rPr>
          <w:rFonts w:ascii="Arial" w:hAnsi="Arial" w:cs="Arial"/>
          <w:sz w:val="20"/>
          <w:szCs w:val="20"/>
          <w:rPrChange w:id="716" w:author="Microsoft Office User" w:date="2024-11-05T10:34:00Z" w16du:dateUtc="2024-11-05T10:34:00Z">
            <w:rPr/>
          </w:rPrChange>
        </w:rPr>
        <w:tab/>
        <w:t xml:space="preserve">Casey, J. M., Ainsworth, T. D., Choat, J. H. &amp; Connolly, S. R. Farming behaviour of reef fishes increases the prevalence of coral disease associated microbes and black band disease. </w:t>
      </w:r>
      <w:r w:rsidRPr="00994374">
        <w:rPr>
          <w:rFonts w:ascii="Arial" w:hAnsi="Arial" w:cs="Arial"/>
          <w:i/>
          <w:iCs/>
          <w:sz w:val="20"/>
          <w:szCs w:val="20"/>
          <w:rPrChange w:id="717" w:author="Microsoft Office User" w:date="2024-11-05T10:34:00Z" w16du:dateUtc="2024-11-05T10:34:00Z">
            <w:rPr>
              <w:i/>
              <w:iCs/>
            </w:rPr>
          </w:rPrChange>
        </w:rPr>
        <w:t>Proceedings of the Royal Society B: Biological Sciences</w:t>
      </w:r>
      <w:r w:rsidRPr="00994374">
        <w:rPr>
          <w:rFonts w:ascii="Arial" w:hAnsi="Arial" w:cs="Arial"/>
          <w:sz w:val="20"/>
          <w:szCs w:val="20"/>
          <w:rPrChange w:id="718" w:author="Microsoft Office User" w:date="2024-11-05T10:34:00Z" w16du:dateUtc="2024-11-05T10:34:00Z">
            <w:rPr/>
          </w:rPrChange>
        </w:rPr>
        <w:t xml:space="preserve"> </w:t>
      </w:r>
      <w:r w:rsidRPr="00994374">
        <w:rPr>
          <w:rFonts w:ascii="Arial" w:hAnsi="Arial" w:cs="Arial"/>
          <w:b/>
          <w:bCs/>
          <w:sz w:val="20"/>
          <w:szCs w:val="20"/>
          <w:rPrChange w:id="719" w:author="Microsoft Office User" w:date="2024-11-05T10:34:00Z" w16du:dateUtc="2024-11-05T10:34:00Z">
            <w:rPr>
              <w:b/>
              <w:bCs/>
            </w:rPr>
          </w:rPrChange>
        </w:rPr>
        <w:t>281</w:t>
      </w:r>
      <w:r w:rsidRPr="00994374">
        <w:rPr>
          <w:rFonts w:ascii="Arial" w:hAnsi="Arial" w:cs="Arial"/>
          <w:sz w:val="20"/>
          <w:szCs w:val="20"/>
          <w:rPrChange w:id="720" w:author="Microsoft Office User" w:date="2024-11-05T10:34:00Z" w16du:dateUtc="2024-11-05T10:34:00Z">
            <w:rPr/>
          </w:rPrChange>
        </w:rPr>
        <w:t>, 20141032 (2014).</w:t>
      </w:r>
    </w:p>
    <w:p w14:paraId="10BA2139" w14:textId="77777777" w:rsidR="002B5FFA" w:rsidRPr="00994374" w:rsidRDefault="002B5FFA" w:rsidP="00994374">
      <w:pPr>
        <w:pStyle w:val="Bibliography"/>
        <w:spacing w:line="240" w:lineRule="auto"/>
        <w:rPr>
          <w:rFonts w:ascii="Arial" w:hAnsi="Arial" w:cs="Arial"/>
          <w:sz w:val="20"/>
          <w:szCs w:val="20"/>
          <w:rPrChange w:id="721" w:author="Microsoft Office User" w:date="2024-11-05T10:34:00Z" w16du:dateUtc="2024-11-05T10:34:00Z">
            <w:rPr/>
          </w:rPrChange>
        </w:rPr>
        <w:pPrChange w:id="722" w:author="Microsoft Office User" w:date="2024-11-05T10:34:00Z" w16du:dateUtc="2024-11-05T10:34:00Z">
          <w:pPr>
            <w:pStyle w:val="Bibliography"/>
          </w:pPr>
        </w:pPrChange>
      </w:pPr>
      <w:r w:rsidRPr="00994374">
        <w:rPr>
          <w:rFonts w:ascii="Arial" w:hAnsi="Arial" w:cs="Arial"/>
          <w:sz w:val="20"/>
          <w:szCs w:val="20"/>
          <w:rPrChange w:id="723" w:author="Microsoft Office User" w:date="2024-11-05T10:34:00Z" w16du:dateUtc="2024-11-05T10:34:00Z">
            <w:rPr/>
          </w:rPrChange>
        </w:rPr>
        <w:t>28.</w:t>
      </w:r>
      <w:r w:rsidRPr="00994374">
        <w:rPr>
          <w:rFonts w:ascii="Arial" w:hAnsi="Arial" w:cs="Arial"/>
          <w:sz w:val="20"/>
          <w:szCs w:val="20"/>
          <w:rPrChange w:id="724" w:author="Microsoft Office User" w:date="2024-11-05T10:34:00Z" w16du:dateUtc="2024-11-05T10:34:00Z">
            <w:rPr/>
          </w:rPrChange>
        </w:rPr>
        <w:tab/>
        <w:t xml:space="preserve">Rosales, S. M. </w:t>
      </w:r>
      <w:r w:rsidRPr="00994374">
        <w:rPr>
          <w:rFonts w:ascii="Arial" w:hAnsi="Arial" w:cs="Arial"/>
          <w:i/>
          <w:iCs/>
          <w:sz w:val="20"/>
          <w:szCs w:val="20"/>
          <w:rPrChange w:id="725" w:author="Microsoft Office User" w:date="2024-11-05T10:34:00Z" w16du:dateUtc="2024-11-05T10:34:00Z">
            <w:rPr>
              <w:i/>
              <w:iCs/>
            </w:rPr>
          </w:rPrChange>
        </w:rPr>
        <w:t>et al.</w:t>
      </w:r>
      <w:r w:rsidRPr="00994374">
        <w:rPr>
          <w:rFonts w:ascii="Arial" w:hAnsi="Arial" w:cs="Arial"/>
          <w:sz w:val="20"/>
          <w:szCs w:val="20"/>
          <w:rPrChange w:id="726" w:author="Microsoft Office User" w:date="2024-11-05T10:34:00Z" w16du:dateUtc="2024-11-05T10:34:00Z">
            <w:rPr/>
          </w:rPrChange>
        </w:rPr>
        <w:t xml:space="preserve"> Microbiome differences in disease-resistant vs. susceptible Acropora corals subjected to disease challenge assays. </w:t>
      </w:r>
      <w:r w:rsidRPr="00994374">
        <w:rPr>
          <w:rFonts w:ascii="Arial" w:hAnsi="Arial" w:cs="Arial"/>
          <w:i/>
          <w:iCs/>
          <w:sz w:val="20"/>
          <w:szCs w:val="20"/>
          <w:rPrChange w:id="727" w:author="Microsoft Office User" w:date="2024-11-05T10:34:00Z" w16du:dateUtc="2024-11-05T10:34:00Z">
            <w:rPr>
              <w:i/>
              <w:iCs/>
            </w:rPr>
          </w:rPrChange>
        </w:rPr>
        <w:t>Sci Rep</w:t>
      </w:r>
      <w:r w:rsidRPr="00994374">
        <w:rPr>
          <w:rFonts w:ascii="Arial" w:hAnsi="Arial" w:cs="Arial"/>
          <w:sz w:val="20"/>
          <w:szCs w:val="20"/>
          <w:rPrChange w:id="728" w:author="Microsoft Office User" w:date="2024-11-05T10:34:00Z" w16du:dateUtc="2024-11-05T10:34:00Z">
            <w:rPr/>
          </w:rPrChange>
        </w:rPr>
        <w:t xml:space="preserve"> </w:t>
      </w:r>
      <w:r w:rsidRPr="00994374">
        <w:rPr>
          <w:rFonts w:ascii="Arial" w:hAnsi="Arial" w:cs="Arial"/>
          <w:b/>
          <w:bCs/>
          <w:sz w:val="20"/>
          <w:szCs w:val="20"/>
          <w:rPrChange w:id="729" w:author="Microsoft Office User" w:date="2024-11-05T10:34:00Z" w16du:dateUtc="2024-11-05T10:34:00Z">
            <w:rPr>
              <w:b/>
              <w:bCs/>
            </w:rPr>
          </w:rPrChange>
        </w:rPr>
        <w:t>9</w:t>
      </w:r>
      <w:r w:rsidRPr="00994374">
        <w:rPr>
          <w:rFonts w:ascii="Arial" w:hAnsi="Arial" w:cs="Arial"/>
          <w:sz w:val="20"/>
          <w:szCs w:val="20"/>
          <w:rPrChange w:id="730" w:author="Microsoft Office User" w:date="2024-11-05T10:34:00Z" w16du:dateUtc="2024-11-05T10:34:00Z">
            <w:rPr/>
          </w:rPrChange>
        </w:rPr>
        <w:t>, 18279 (2019).</w:t>
      </w:r>
    </w:p>
    <w:p w14:paraId="4F9933B0" w14:textId="77777777" w:rsidR="002B5FFA" w:rsidRPr="00994374" w:rsidRDefault="002B5FFA" w:rsidP="00994374">
      <w:pPr>
        <w:pStyle w:val="Bibliography"/>
        <w:spacing w:line="240" w:lineRule="auto"/>
        <w:rPr>
          <w:rFonts w:ascii="Arial" w:hAnsi="Arial" w:cs="Arial"/>
          <w:sz w:val="20"/>
          <w:szCs w:val="20"/>
          <w:rPrChange w:id="731" w:author="Microsoft Office User" w:date="2024-11-05T10:34:00Z" w16du:dateUtc="2024-11-05T10:34:00Z">
            <w:rPr/>
          </w:rPrChange>
        </w:rPr>
        <w:pPrChange w:id="732" w:author="Microsoft Office User" w:date="2024-11-05T10:34:00Z" w16du:dateUtc="2024-11-05T10:34:00Z">
          <w:pPr>
            <w:pStyle w:val="Bibliography"/>
          </w:pPr>
        </w:pPrChange>
      </w:pPr>
      <w:r w:rsidRPr="00994374">
        <w:rPr>
          <w:rFonts w:ascii="Arial" w:hAnsi="Arial" w:cs="Arial"/>
          <w:sz w:val="20"/>
          <w:szCs w:val="20"/>
          <w:rPrChange w:id="733" w:author="Microsoft Office User" w:date="2024-11-05T10:34:00Z" w16du:dateUtc="2024-11-05T10:34:00Z">
            <w:rPr/>
          </w:rPrChange>
        </w:rPr>
        <w:t>29.</w:t>
      </w:r>
      <w:r w:rsidRPr="00994374">
        <w:rPr>
          <w:rFonts w:ascii="Arial" w:hAnsi="Arial" w:cs="Arial"/>
          <w:sz w:val="20"/>
          <w:szCs w:val="20"/>
          <w:rPrChange w:id="734" w:author="Microsoft Office User" w:date="2024-11-05T10:34:00Z" w16du:dateUtc="2024-11-05T10:34:00Z">
            <w:rPr/>
          </w:rPrChange>
        </w:rPr>
        <w:tab/>
        <w:t xml:space="preserve">Caldwell, J. M. </w:t>
      </w:r>
      <w:r w:rsidRPr="00994374">
        <w:rPr>
          <w:rFonts w:ascii="Arial" w:hAnsi="Arial" w:cs="Arial"/>
          <w:i/>
          <w:iCs/>
          <w:sz w:val="20"/>
          <w:szCs w:val="20"/>
          <w:rPrChange w:id="735" w:author="Microsoft Office User" w:date="2024-11-05T10:34:00Z" w16du:dateUtc="2024-11-05T10:34:00Z">
            <w:rPr>
              <w:i/>
              <w:iCs/>
            </w:rPr>
          </w:rPrChange>
        </w:rPr>
        <w:t>et al.</w:t>
      </w:r>
      <w:r w:rsidRPr="00994374">
        <w:rPr>
          <w:rFonts w:ascii="Arial" w:hAnsi="Arial" w:cs="Arial"/>
          <w:sz w:val="20"/>
          <w:szCs w:val="20"/>
          <w:rPrChange w:id="736" w:author="Microsoft Office User" w:date="2024-11-05T10:34:00Z" w16du:dateUtc="2024-11-05T10:34:00Z">
            <w:rPr/>
          </w:rPrChange>
        </w:rPr>
        <w:t xml:space="preserve"> Hawaiʻi Coral Disease database (HICORDIS): species-specific coral health data from across the Hawaiian archipelago. </w:t>
      </w:r>
      <w:r w:rsidRPr="00994374">
        <w:rPr>
          <w:rFonts w:ascii="Arial" w:hAnsi="Arial" w:cs="Arial"/>
          <w:i/>
          <w:iCs/>
          <w:sz w:val="20"/>
          <w:szCs w:val="20"/>
          <w:rPrChange w:id="737" w:author="Microsoft Office User" w:date="2024-11-05T10:34:00Z" w16du:dateUtc="2024-11-05T10:34:00Z">
            <w:rPr>
              <w:i/>
              <w:iCs/>
            </w:rPr>
          </w:rPrChange>
        </w:rPr>
        <w:t>Data in Brief</w:t>
      </w:r>
      <w:r w:rsidRPr="00994374">
        <w:rPr>
          <w:rFonts w:ascii="Arial" w:hAnsi="Arial" w:cs="Arial"/>
          <w:sz w:val="20"/>
          <w:szCs w:val="20"/>
          <w:rPrChange w:id="738" w:author="Microsoft Office User" w:date="2024-11-05T10:34:00Z" w16du:dateUtc="2024-11-05T10:34:00Z">
            <w:rPr/>
          </w:rPrChange>
        </w:rPr>
        <w:t xml:space="preserve"> </w:t>
      </w:r>
      <w:r w:rsidRPr="00994374">
        <w:rPr>
          <w:rFonts w:ascii="Arial" w:hAnsi="Arial" w:cs="Arial"/>
          <w:b/>
          <w:bCs/>
          <w:sz w:val="20"/>
          <w:szCs w:val="20"/>
          <w:rPrChange w:id="739" w:author="Microsoft Office User" w:date="2024-11-05T10:34:00Z" w16du:dateUtc="2024-11-05T10:34:00Z">
            <w:rPr>
              <w:b/>
              <w:bCs/>
            </w:rPr>
          </w:rPrChange>
        </w:rPr>
        <w:t>8</w:t>
      </w:r>
      <w:r w:rsidRPr="00994374">
        <w:rPr>
          <w:rFonts w:ascii="Arial" w:hAnsi="Arial" w:cs="Arial"/>
          <w:sz w:val="20"/>
          <w:szCs w:val="20"/>
          <w:rPrChange w:id="740" w:author="Microsoft Office User" w:date="2024-11-05T10:34:00Z" w16du:dateUtc="2024-11-05T10:34:00Z">
            <w:rPr/>
          </w:rPrChange>
        </w:rPr>
        <w:t>, 1054–1058 (2016).</w:t>
      </w:r>
    </w:p>
    <w:p w14:paraId="4360D8AE" w14:textId="77777777" w:rsidR="002B5FFA" w:rsidRPr="00994374" w:rsidRDefault="002B5FFA" w:rsidP="00994374">
      <w:pPr>
        <w:pStyle w:val="Bibliography"/>
        <w:spacing w:line="240" w:lineRule="auto"/>
        <w:rPr>
          <w:rFonts w:ascii="Arial" w:hAnsi="Arial" w:cs="Arial"/>
          <w:sz w:val="20"/>
          <w:szCs w:val="20"/>
          <w:rPrChange w:id="741" w:author="Microsoft Office User" w:date="2024-11-05T10:34:00Z" w16du:dateUtc="2024-11-05T10:34:00Z">
            <w:rPr/>
          </w:rPrChange>
        </w:rPr>
        <w:pPrChange w:id="742" w:author="Microsoft Office User" w:date="2024-11-05T10:34:00Z" w16du:dateUtc="2024-11-05T10:34:00Z">
          <w:pPr>
            <w:pStyle w:val="Bibliography"/>
          </w:pPr>
        </w:pPrChange>
      </w:pPr>
      <w:r w:rsidRPr="00994374">
        <w:rPr>
          <w:rFonts w:ascii="Arial" w:hAnsi="Arial" w:cs="Arial"/>
          <w:sz w:val="20"/>
          <w:szCs w:val="20"/>
          <w:rPrChange w:id="743" w:author="Microsoft Office User" w:date="2024-11-05T10:34:00Z" w16du:dateUtc="2024-11-05T10:34:00Z">
            <w:rPr/>
          </w:rPrChange>
        </w:rPr>
        <w:t>30.</w:t>
      </w:r>
      <w:r w:rsidRPr="00994374">
        <w:rPr>
          <w:rFonts w:ascii="Arial" w:hAnsi="Arial" w:cs="Arial"/>
          <w:sz w:val="20"/>
          <w:szCs w:val="20"/>
          <w:rPrChange w:id="744" w:author="Microsoft Office User" w:date="2024-11-05T10:34:00Z" w16du:dateUtc="2024-11-05T10:34:00Z">
            <w:rPr/>
          </w:rPrChange>
        </w:rPr>
        <w:tab/>
        <w:t xml:space="preserve">Madin, J. S. </w:t>
      </w:r>
      <w:r w:rsidRPr="00994374">
        <w:rPr>
          <w:rFonts w:ascii="Arial" w:hAnsi="Arial" w:cs="Arial"/>
          <w:i/>
          <w:iCs/>
          <w:sz w:val="20"/>
          <w:szCs w:val="20"/>
          <w:rPrChange w:id="745" w:author="Microsoft Office User" w:date="2024-11-05T10:34:00Z" w16du:dateUtc="2024-11-05T10:34:00Z">
            <w:rPr>
              <w:i/>
              <w:iCs/>
            </w:rPr>
          </w:rPrChange>
        </w:rPr>
        <w:t>et al.</w:t>
      </w:r>
      <w:r w:rsidRPr="00994374">
        <w:rPr>
          <w:rFonts w:ascii="Arial" w:hAnsi="Arial" w:cs="Arial"/>
          <w:sz w:val="20"/>
          <w:szCs w:val="20"/>
          <w:rPrChange w:id="746" w:author="Microsoft Office User" w:date="2024-11-05T10:34:00Z" w16du:dateUtc="2024-11-05T10:34:00Z">
            <w:rPr/>
          </w:rPrChange>
        </w:rPr>
        <w:t xml:space="preserve"> The Coral Trait Database, a curated database of trait information for coral species from the global oceans. </w:t>
      </w:r>
      <w:r w:rsidRPr="00994374">
        <w:rPr>
          <w:rFonts w:ascii="Arial" w:hAnsi="Arial" w:cs="Arial"/>
          <w:i/>
          <w:iCs/>
          <w:sz w:val="20"/>
          <w:szCs w:val="20"/>
          <w:rPrChange w:id="747" w:author="Microsoft Office User" w:date="2024-11-05T10:34:00Z" w16du:dateUtc="2024-11-05T10:34:00Z">
            <w:rPr>
              <w:i/>
              <w:iCs/>
            </w:rPr>
          </w:rPrChange>
        </w:rPr>
        <w:t>Sci Data</w:t>
      </w:r>
      <w:r w:rsidRPr="00994374">
        <w:rPr>
          <w:rFonts w:ascii="Arial" w:hAnsi="Arial" w:cs="Arial"/>
          <w:sz w:val="20"/>
          <w:szCs w:val="20"/>
          <w:rPrChange w:id="748" w:author="Microsoft Office User" w:date="2024-11-05T10:34:00Z" w16du:dateUtc="2024-11-05T10:34:00Z">
            <w:rPr/>
          </w:rPrChange>
        </w:rPr>
        <w:t xml:space="preserve"> </w:t>
      </w:r>
      <w:r w:rsidRPr="00994374">
        <w:rPr>
          <w:rFonts w:ascii="Arial" w:hAnsi="Arial" w:cs="Arial"/>
          <w:b/>
          <w:bCs/>
          <w:sz w:val="20"/>
          <w:szCs w:val="20"/>
          <w:rPrChange w:id="749" w:author="Microsoft Office User" w:date="2024-11-05T10:34:00Z" w16du:dateUtc="2024-11-05T10:34:00Z">
            <w:rPr>
              <w:b/>
              <w:bCs/>
            </w:rPr>
          </w:rPrChange>
        </w:rPr>
        <w:t>3</w:t>
      </w:r>
      <w:r w:rsidRPr="00994374">
        <w:rPr>
          <w:rFonts w:ascii="Arial" w:hAnsi="Arial" w:cs="Arial"/>
          <w:sz w:val="20"/>
          <w:szCs w:val="20"/>
          <w:rPrChange w:id="750" w:author="Microsoft Office User" w:date="2024-11-05T10:34:00Z" w16du:dateUtc="2024-11-05T10:34:00Z">
            <w:rPr/>
          </w:rPrChange>
        </w:rPr>
        <w:t>, 160017 (2016).</w:t>
      </w:r>
    </w:p>
    <w:p w14:paraId="75655AB5" w14:textId="77777777" w:rsidR="002B5FFA" w:rsidRPr="00994374" w:rsidRDefault="002B5FFA" w:rsidP="00994374">
      <w:pPr>
        <w:pStyle w:val="Bibliography"/>
        <w:spacing w:line="240" w:lineRule="auto"/>
        <w:rPr>
          <w:rFonts w:ascii="Arial" w:hAnsi="Arial" w:cs="Arial"/>
          <w:sz w:val="20"/>
          <w:szCs w:val="20"/>
          <w:rPrChange w:id="751" w:author="Microsoft Office User" w:date="2024-11-05T10:34:00Z" w16du:dateUtc="2024-11-05T10:34:00Z">
            <w:rPr/>
          </w:rPrChange>
        </w:rPr>
        <w:pPrChange w:id="752" w:author="Microsoft Office User" w:date="2024-11-05T10:34:00Z" w16du:dateUtc="2024-11-05T10:34:00Z">
          <w:pPr>
            <w:pStyle w:val="Bibliography"/>
          </w:pPr>
        </w:pPrChange>
      </w:pPr>
      <w:r w:rsidRPr="00994374">
        <w:rPr>
          <w:rFonts w:ascii="Arial" w:hAnsi="Arial" w:cs="Arial"/>
          <w:sz w:val="20"/>
          <w:szCs w:val="20"/>
          <w:rPrChange w:id="753" w:author="Microsoft Office User" w:date="2024-11-05T10:34:00Z" w16du:dateUtc="2024-11-05T10:34:00Z">
            <w:rPr/>
          </w:rPrChange>
        </w:rPr>
        <w:t>31.</w:t>
      </w:r>
      <w:r w:rsidRPr="00994374">
        <w:rPr>
          <w:rFonts w:ascii="Arial" w:hAnsi="Arial" w:cs="Arial"/>
          <w:sz w:val="20"/>
          <w:szCs w:val="20"/>
          <w:rPrChange w:id="754" w:author="Microsoft Office User" w:date="2024-11-05T10:34:00Z" w16du:dateUtc="2024-11-05T10:34:00Z">
            <w:rPr/>
          </w:rPrChange>
        </w:rPr>
        <w:tab/>
        <w:t xml:space="preserve">Huang, D. &amp; Roy, K. The future of evolutionary diversity in reef corals. </w:t>
      </w:r>
      <w:r w:rsidRPr="00994374">
        <w:rPr>
          <w:rFonts w:ascii="Arial" w:hAnsi="Arial" w:cs="Arial"/>
          <w:i/>
          <w:iCs/>
          <w:sz w:val="20"/>
          <w:szCs w:val="20"/>
          <w:rPrChange w:id="755" w:author="Microsoft Office User" w:date="2024-11-05T10:34:00Z" w16du:dateUtc="2024-11-05T10:34:00Z">
            <w:rPr>
              <w:i/>
              <w:iCs/>
            </w:rPr>
          </w:rPrChange>
        </w:rPr>
        <w:t>Philosophical Transactions of the Royal Society B: Biological Sciences</w:t>
      </w:r>
      <w:r w:rsidRPr="00994374">
        <w:rPr>
          <w:rFonts w:ascii="Arial" w:hAnsi="Arial" w:cs="Arial"/>
          <w:sz w:val="20"/>
          <w:szCs w:val="20"/>
          <w:rPrChange w:id="756" w:author="Microsoft Office User" w:date="2024-11-05T10:34:00Z" w16du:dateUtc="2024-11-05T10:34:00Z">
            <w:rPr/>
          </w:rPrChange>
        </w:rPr>
        <w:t xml:space="preserve"> </w:t>
      </w:r>
      <w:r w:rsidRPr="00994374">
        <w:rPr>
          <w:rFonts w:ascii="Arial" w:hAnsi="Arial" w:cs="Arial"/>
          <w:b/>
          <w:bCs/>
          <w:sz w:val="20"/>
          <w:szCs w:val="20"/>
          <w:rPrChange w:id="757" w:author="Microsoft Office User" w:date="2024-11-05T10:34:00Z" w16du:dateUtc="2024-11-05T10:34:00Z">
            <w:rPr>
              <w:b/>
              <w:bCs/>
            </w:rPr>
          </w:rPrChange>
        </w:rPr>
        <w:t>370</w:t>
      </w:r>
      <w:r w:rsidRPr="00994374">
        <w:rPr>
          <w:rFonts w:ascii="Arial" w:hAnsi="Arial" w:cs="Arial"/>
          <w:sz w:val="20"/>
          <w:szCs w:val="20"/>
          <w:rPrChange w:id="758" w:author="Microsoft Office User" w:date="2024-11-05T10:34:00Z" w16du:dateUtc="2024-11-05T10:34:00Z">
            <w:rPr/>
          </w:rPrChange>
        </w:rPr>
        <w:t>, 20140010 (2015).</w:t>
      </w:r>
    </w:p>
    <w:p w14:paraId="4C55C73E" w14:textId="77777777" w:rsidR="002B5FFA" w:rsidRPr="00994374" w:rsidRDefault="002B5FFA" w:rsidP="00994374">
      <w:pPr>
        <w:pStyle w:val="Bibliography"/>
        <w:spacing w:line="240" w:lineRule="auto"/>
        <w:rPr>
          <w:rFonts w:ascii="Arial" w:hAnsi="Arial" w:cs="Arial"/>
          <w:sz w:val="20"/>
          <w:szCs w:val="20"/>
          <w:rPrChange w:id="759" w:author="Microsoft Office User" w:date="2024-11-05T10:34:00Z" w16du:dateUtc="2024-11-05T10:34:00Z">
            <w:rPr/>
          </w:rPrChange>
        </w:rPr>
        <w:pPrChange w:id="760" w:author="Microsoft Office User" w:date="2024-11-05T10:34:00Z" w16du:dateUtc="2024-11-05T10:34:00Z">
          <w:pPr>
            <w:pStyle w:val="Bibliography"/>
          </w:pPr>
        </w:pPrChange>
      </w:pPr>
      <w:r w:rsidRPr="00994374">
        <w:rPr>
          <w:rFonts w:ascii="Arial" w:hAnsi="Arial" w:cs="Arial"/>
          <w:sz w:val="20"/>
          <w:szCs w:val="20"/>
          <w:rPrChange w:id="761" w:author="Microsoft Office User" w:date="2024-11-05T10:34:00Z" w16du:dateUtc="2024-11-05T10:34:00Z">
            <w:rPr/>
          </w:rPrChange>
        </w:rPr>
        <w:t>32.</w:t>
      </w:r>
      <w:r w:rsidRPr="00994374">
        <w:rPr>
          <w:rFonts w:ascii="Arial" w:hAnsi="Arial" w:cs="Arial"/>
          <w:sz w:val="20"/>
          <w:szCs w:val="20"/>
          <w:rPrChange w:id="762" w:author="Microsoft Office User" w:date="2024-11-05T10:34:00Z" w16du:dateUtc="2024-11-05T10:34:00Z">
            <w:rPr/>
          </w:rPrChange>
        </w:rPr>
        <w:tab/>
        <w:t xml:space="preserve">Wada, N. </w:t>
      </w:r>
      <w:r w:rsidRPr="00994374">
        <w:rPr>
          <w:rFonts w:ascii="Arial" w:hAnsi="Arial" w:cs="Arial"/>
          <w:i/>
          <w:iCs/>
          <w:sz w:val="20"/>
          <w:szCs w:val="20"/>
          <w:rPrChange w:id="763" w:author="Microsoft Office User" w:date="2024-11-05T10:34:00Z" w16du:dateUtc="2024-11-05T10:34:00Z">
            <w:rPr>
              <w:i/>
              <w:iCs/>
            </w:rPr>
          </w:rPrChange>
        </w:rPr>
        <w:t>et al.</w:t>
      </w:r>
      <w:r w:rsidRPr="00994374">
        <w:rPr>
          <w:rFonts w:ascii="Arial" w:hAnsi="Arial" w:cs="Arial"/>
          <w:sz w:val="20"/>
          <w:szCs w:val="20"/>
          <w:rPrChange w:id="764" w:author="Microsoft Office User" w:date="2024-11-05T10:34:00Z" w16du:dateUtc="2024-11-05T10:34:00Z">
            <w:rPr/>
          </w:rPrChange>
        </w:rPr>
        <w:t xml:space="preserve"> High-resolution spatial and genomic characterization of coral-associated microbial aggregates in the coral Stylophora pistillata. </w:t>
      </w:r>
      <w:r w:rsidRPr="00994374">
        <w:rPr>
          <w:rFonts w:ascii="Arial" w:hAnsi="Arial" w:cs="Arial"/>
          <w:i/>
          <w:iCs/>
          <w:sz w:val="20"/>
          <w:szCs w:val="20"/>
          <w:rPrChange w:id="765" w:author="Microsoft Office User" w:date="2024-11-05T10:34:00Z" w16du:dateUtc="2024-11-05T10:34:00Z">
            <w:rPr>
              <w:i/>
              <w:iCs/>
            </w:rPr>
          </w:rPrChange>
        </w:rPr>
        <w:t>Science Advances</w:t>
      </w:r>
      <w:r w:rsidRPr="00994374">
        <w:rPr>
          <w:rFonts w:ascii="Arial" w:hAnsi="Arial" w:cs="Arial"/>
          <w:sz w:val="20"/>
          <w:szCs w:val="20"/>
          <w:rPrChange w:id="766" w:author="Microsoft Office User" w:date="2024-11-05T10:34:00Z" w16du:dateUtc="2024-11-05T10:34:00Z">
            <w:rPr/>
          </w:rPrChange>
        </w:rPr>
        <w:t xml:space="preserve"> </w:t>
      </w:r>
      <w:r w:rsidRPr="00994374">
        <w:rPr>
          <w:rFonts w:ascii="Arial" w:hAnsi="Arial" w:cs="Arial"/>
          <w:b/>
          <w:bCs/>
          <w:sz w:val="20"/>
          <w:szCs w:val="20"/>
          <w:rPrChange w:id="767" w:author="Microsoft Office User" w:date="2024-11-05T10:34:00Z" w16du:dateUtc="2024-11-05T10:34:00Z">
            <w:rPr>
              <w:b/>
              <w:bCs/>
            </w:rPr>
          </w:rPrChange>
        </w:rPr>
        <w:t>8</w:t>
      </w:r>
      <w:r w:rsidRPr="00994374">
        <w:rPr>
          <w:rFonts w:ascii="Arial" w:hAnsi="Arial" w:cs="Arial"/>
          <w:sz w:val="20"/>
          <w:szCs w:val="20"/>
          <w:rPrChange w:id="768" w:author="Microsoft Office User" w:date="2024-11-05T10:34:00Z" w16du:dateUtc="2024-11-05T10:34:00Z">
            <w:rPr/>
          </w:rPrChange>
        </w:rPr>
        <w:t>, eabo2431 (2022).</w:t>
      </w:r>
    </w:p>
    <w:p w14:paraId="11C9682C" w14:textId="77777777" w:rsidR="002B5FFA" w:rsidRPr="00994374" w:rsidRDefault="002B5FFA" w:rsidP="00994374">
      <w:pPr>
        <w:pStyle w:val="Bibliography"/>
        <w:spacing w:line="240" w:lineRule="auto"/>
        <w:rPr>
          <w:rFonts w:ascii="Arial" w:hAnsi="Arial" w:cs="Arial"/>
          <w:sz w:val="20"/>
          <w:szCs w:val="20"/>
          <w:rPrChange w:id="769" w:author="Microsoft Office User" w:date="2024-11-05T10:34:00Z" w16du:dateUtc="2024-11-05T10:34:00Z">
            <w:rPr/>
          </w:rPrChange>
        </w:rPr>
        <w:pPrChange w:id="770" w:author="Microsoft Office User" w:date="2024-11-05T10:34:00Z" w16du:dateUtc="2024-11-05T10:34:00Z">
          <w:pPr>
            <w:pStyle w:val="Bibliography"/>
          </w:pPr>
        </w:pPrChange>
      </w:pPr>
      <w:r w:rsidRPr="00994374">
        <w:rPr>
          <w:rFonts w:ascii="Arial" w:hAnsi="Arial" w:cs="Arial"/>
          <w:sz w:val="20"/>
          <w:szCs w:val="20"/>
          <w:rPrChange w:id="771" w:author="Microsoft Office User" w:date="2024-11-05T10:34:00Z" w16du:dateUtc="2024-11-05T10:34:00Z">
            <w:rPr/>
          </w:rPrChange>
        </w:rPr>
        <w:t>33.</w:t>
      </w:r>
      <w:r w:rsidRPr="00994374">
        <w:rPr>
          <w:rFonts w:ascii="Arial" w:hAnsi="Arial" w:cs="Arial"/>
          <w:sz w:val="20"/>
          <w:szCs w:val="20"/>
          <w:rPrChange w:id="772" w:author="Microsoft Office User" w:date="2024-11-05T10:34:00Z" w16du:dateUtc="2024-11-05T10:34:00Z">
            <w:rPr/>
          </w:rPrChange>
        </w:rPr>
        <w:tab/>
        <w:t xml:space="preserve">Bourne, D., Iida, Y., Uthicke, S. &amp; Smith-Keune, C. Changes in coral-associated microbial communities during a bleaching event. </w:t>
      </w:r>
      <w:r w:rsidRPr="00994374">
        <w:rPr>
          <w:rFonts w:ascii="Arial" w:hAnsi="Arial" w:cs="Arial"/>
          <w:i/>
          <w:iCs/>
          <w:sz w:val="20"/>
          <w:szCs w:val="20"/>
          <w:rPrChange w:id="773" w:author="Microsoft Office User" w:date="2024-11-05T10:34:00Z" w16du:dateUtc="2024-11-05T10:34:00Z">
            <w:rPr>
              <w:i/>
              <w:iCs/>
            </w:rPr>
          </w:rPrChange>
        </w:rPr>
        <w:t>ISME J</w:t>
      </w:r>
      <w:r w:rsidRPr="00994374">
        <w:rPr>
          <w:rFonts w:ascii="Arial" w:hAnsi="Arial" w:cs="Arial"/>
          <w:sz w:val="20"/>
          <w:szCs w:val="20"/>
          <w:rPrChange w:id="774" w:author="Microsoft Office User" w:date="2024-11-05T10:34:00Z" w16du:dateUtc="2024-11-05T10:34:00Z">
            <w:rPr/>
          </w:rPrChange>
        </w:rPr>
        <w:t xml:space="preserve"> </w:t>
      </w:r>
      <w:r w:rsidRPr="00994374">
        <w:rPr>
          <w:rFonts w:ascii="Arial" w:hAnsi="Arial" w:cs="Arial"/>
          <w:b/>
          <w:bCs/>
          <w:sz w:val="20"/>
          <w:szCs w:val="20"/>
          <w:rPrChange w:id="775" w:author="Microsoft Office User" w:date="2024-11-05T10:34:00Z" w16du:dateUtc="2024-11-05T10:34:00Z">
            <w:rPr>
              <w:b/>
              <w:bCs/>
            </w:rPr>
          </w:rPrChange>
        </w:rPr>
        <w:t>2</w:t>
      </w:r>
      <w:r w:rsidRPr="00994374">
        <w:rPr>
          <w:rFonts w:ascii="Arial" w:hAnsi="Arial" w:cs="Arial"/>
          <w:sz w:val="20"/>
          <w:szCs w:val="20"/>
          <w:rPrChange w:id="776" w:author="Microsoft Office User" w:date="2024-11-05T10:34:00Z" w16du:dateUtc="2024-11-05T10:34:00Z">
            <w:rPr/>
          </w:rPrChange>
        </w:rPr>
        <w:t>, 350–363 (2008).</w:t>
      </w:r>
    </w:p>
    <w:p w14:paraId="76AE20DF" w14:textId="77777777" w:rsidR="002B5FFA" w:rsidRPr="00994374" w:rsidRDefault="002B5FFA" w:rsidP="00994374">
      <w:pPr>
        <w:pStyle w:val="Bibliography"/>
        <w:spacing w:line="240" w:lineRule="auto"/>
        <w:rPr>
          <w:rFonts w:ascii="Arial" w:hAnsi="Arial" w:cs="Arial"/>
          <w:sz w:val="20"/>
          <w:szCs w:val="20"/>
          <w:rPrChange w:id="777" w:author="Microsoft Office User" w:date="2024-11-05T10:34:00Z" w16du:dateUtc="2024-11-05T10:34:00Z">
            <w:rPr/>
          </w:rPrChange>
        </w:rPr>
        <w:pPrChange w:id="778" w:author="Microsoft Office User" w:date="2024-11-05T10:34:00Z" w16du:dateUtc="2024-11-05T10:34:00Z">
          <w:pPr>
            <w:pStyle w:val="Bibliography"/>
          </w:pPr>
        </w:pPrChange>
      </w:pPr>
      <w:r w:rsidRPr="00994374">
        <w:rPr>
          <w:rFonts w:ascii="Arial" w:hAnsi="Arial" w:cs="Arial"/>
          <w:sz w:val="20"/>
          <w:szCs w:val="20"/>
          <w:rPrChange w:id="779" w:author="Microsoft Office User" w:date="2024-11-05T10:34:00Z" w16du:dateUtc="2024-11-05T10:34:00Z">
            <w:rPr/>
          </w:rPrChange>
        </w:rPr>
        <w:t>34.</w:t>
      </w:r>
      <w:r w:rsidRPr="00994374">
        <w:rPr>
          <w:rFonts w:ascii="Arial" w:hAnsi="Arial" w:cs="Arial"/>
          <w:sz w:val="20"/>
          <w:szCs w:val="20"/>
          <w:rPrChange w:id="780" w:author="Microsoft Office User" w:date="2024-11-05T10:34:00Z" w16du:dateUtc="2024-11-05T10:34:00Z">
            <w:rPr/>
          </w:rPrChange>
        </w:rPr>
        <w:tab/>
        <w:t xml:space="preserve">Pogoreutz, C. &amp; Ziegler, M. Frenemies on the reef? Resolving the coral-Endozoicomonas association. </w:t>
      </w:r>
      <w:r w:rsidRPr="00994374">
        <w:rPr>
          <w:rFonts w:ascii="Arial" w:hAnsi="Arial" w:cs="Arial"/>
          <w:i/>
          <w:iCs/>
          <w:sz w:val="20"/>
          <w:szCs w:val="20"/>
          <w:rPrChange w:id="781" w:author="Microsoft Office User" w:date="2024-11-05T10:34:00Z" w16du:dateUtc="2024-11-05T10:34:00Z">
            <w:rPr>
              <w:i/>
              <w:iCs/>
            </w:rPr>
          </w:rPrChange>
        </w:rPr>
        <w:t>Trends Microbiol</w:t>
      </w:r>
      <w:r w:rsidRPr="00994374">
        <w:rPr>
          <w:rFonts w:ascii="Arial" w:hAnsi="Arial" w:cs="Arial"/>
          <w:sz w:val="20"/>
          <w:szCs w:val="20"/>
          <w:rPrChange w:id="782" w:author="Microsoft Office User" w:date="2024-11-05T10:34:00Z" w16du:dateUtc="2024-11-05T10:34:00Z">
            <w:rPr/>
          </w:rPrChange>
        </w:rPr>
        <w:t xml:space="preserve"> </w:t>
      </w:r>
      <w:r w:rsidRPr="00994374">
        <w:rPr>
          <w:rFonts w:ascii="Arial" w:hAnsi="Arial" w:cs="Arial"/>
          <w:b/>
          <w:bCs/>
          <w:sz w:val="20"/>
          <w:szCs w:val="20"/>
          <w:rPrChange w:id="783" w:author="Microsoft Office User" w:date="2024-11-05T10:34:00Z" w16du:dateUtc="2024-11-05T10:34:00Z">
            <w:rPr>
              <w:b/>
              <w:bCs/>
            </w:rPr>
          </w:rPrChange>
        </w:rPr>
        <w:t>32</w:t>
      </w:r>
      <w:r w:rsidRPr="00994374">
        <w:rPr>
          <w:rFonts w:ascii="Arial" w:hAnsi="Arial" w:cs="Arial"/>
          <w:sz w:val="20"/>
          <w:szCs w:val="20"/>
          <w:rPrChange w:id="784" w:author="Microsoft Office User" w:date="2024-11-05T10:34:00Z" w16du:dateUtc="2024-11-05T10:34:00Z">
            <w:rPr/>
          </w:rPrChange>
        </w:rPr>
        <w:t>, 422–434 (2024).</w:t>
      </w:r>
    </w:p>
    <w:p w14:paraId="112FF065" w14:textId="77777777" w:rsidR="002B5FFA" w:rsidRPr="00994374" w:rsidRDefault="002B5FFA" w:rsidP="00994374">
      <w:pPr>
        <w:pStyle w:val="Bibliography"/>
        <w:spacing w:line="240" w:lineRule="auto"/>
        <w:rPr>
          <w:rFonts w:ascii="Arial" w:hAnsi="Arial" w:cs="Arial"/>
          <w:sz w:val="20"/>
          <w:szCs w:val="20"/>
          <w:rPrChange w:id="785" w:author="Microsoft Office User" w:date="2024-11-05T10:34:00Z" w16du:dateUtc="2024-11-05T10:34:00Z">
            <w:rPr/>
          </w:rPrChange>
        </w:rPr>
        <w:pPrChange w:id="786" w:author="Microsoft Office User" w:date="2024-11-05T10:34:00Z" w16du:dateUtc="2024-11-05T10:34:00Z">
          <w:pPr>
            <w:pStyle w:val="Bibliography"/>
          </w:pPr>
        </w:pPrChange>
      </w:pPr>
      <w:r w:rsidRPr="00994374">
        <w:rPr>
          <w:rFonts w:ascii="Arial" w:hAnsi="Arial" w:cs="Arial"/>
          <w:sz w:val="20"/>
          <w:szCs w:val="20"/>
          <w:rPrChange w:id="787" w:author="Microsoft Office User" w:date="2024-11-05T10:34:00Z" w16du:dateUtc="2024-11-05T10:34:00Z">
            <w:rPr/>
          </w:rPrChange>
        </w:rPr>
        <w:t>35.</w:t>
      </w:r>
      <w:r w:rsidRPr="00994374">
        <w:rPr>
          <w:rFonts w:ascii="Arial" w:hAnsi="Arial" w:cs="Arial"/>
          <w:sz w:val="20"/>
          <w:szCs w:val="20"/>
          <w:rPrChange w:id="788" w:author="Microsoft Office User" w:date="2024-11-05T10:34:00Z" w16du:dateUtc="2024-11-05T10:34:00Z">
            <w:rPr/>
          </w:rPrChange>
        </w:rPr>
        <w:tab/>
        <w:t xml:space="preserve">Neave, M. J., Michell, C. T., Apprill, A. &amp; Voolstra, C. R. Endozoicomonas genomes reveal functional adaptation and plasticity in bacterial strains symbiotically associated with diverse marine hosts. </w:t>
      </w:r>
      <w:r w:rsidRPr="00994374">
        <w:rPr>
          <w:rFonts w:ascii="Arial" w:hAnsi="Arial" w:cs="Arial"/>
          <w:i/>
          <w:iCs/>
          <w:sz w:val="20"/>
          <w:szCs w:val="20"/>
          <w:rPrChange w:id="789" w:author="Microsoft Office User" w:date="2024-11-05T10:34:00Z" w16du:dateUtc="2024-11-05T10:34:00Z">
            <w:rPr>
              <w:i/>
              <w:iCs/>
            </w:rPr>
          </w:rPrChange>
        </w:rPr>
        <w:t>Sci Rep</w:t>
      </w:r>
      <w:r w:rsidRPr="00994374">
        <w:rPr>
          <w:rFonts w:ascii="Arial" w:hAnsi="Arial" w:cs="Arial"/>
          <w:sz w:val="20"/>
          <w:szCs w:val="20"/>
          <w:rPrChange w:id="790" w:author="Microsoft Office User" w:date="2024-11-05T10:34:00Z" w16du:dateUtc="2024-11-05T10:34:00Z">
            <w:rPr/>
          </w:rPrChange>
        </w:rPr>
        <w:t xml:space="preserve"> </w:t>
      </w:r>
      <w:r w:rsidRPr="00994374">
        <w:rPr>
          <w:rFonts w:ascii="Arial" w:hAnsi="Arial" w:cs="Arial"/>
          <w:b/>
          <w:bCs/>
          <w:sz w:val="20"/>
          <w:szCs w:val="20"/>
          <w:rPrChange w:id="791" w:author="Microsoft Office User" w:date="2024-11-05T10:34:00Z" w16du:dateUtc="2024-11-05T10:34:00Z">
            <w:rPr>
              <w:b/>
              <w:bCs/>
            </w:rPr>
          </w:rPrChange>
        </w:rPr>
        <w:t>7</w:t>
      </w:r>
      <w:r w:rsidRPr="00994374">
        <w:rPr>
          <w:rFonts w:ascii="Arial" w:hAnsi="Arial" w:cs="Arial"/>
          <w:sz w:val="20"/>
          <w:szCs w:val="20"/>
          <w:rPrChange w:id="792" w:author="Microsoft Office User" w:date="2024-11-05T10:34:00Z" w16du:dateUtc="2024-11-05T10:34:00Z">
            <w:rPr/>
          </w:rPrChange>
        </w:rPr>
        <w:t>, 40579 (2017).</w:t>
      </w:r>
    </w:p>
    <w:p w14:paraId="7725FD06" w14:textId="77777777" w:rsidR="002B5FFA" w:rsidRPr="00994374" w:rsidRDefault="002B5FFA" w:rsidP="00994374">
      <w:pPr>
        <w:pStyle w:val="Bibliography"/>
        <w:spacing w:line="240" w:lineRule="auto"/>
        <w:rPr>
          <w:rFonts w:ascii="Arial" w:hAnsi="Arial" w:cs="Arial"/>
          <w:sz w:val="20"/>
          <w:szCs w:val="20"/>
          <w:rPrChange w:id="793" w:author="Microsoft Office User" w:date="2024-11-05T10:34:00Z" w16du:dateUtc="2024-11-05T10:34:00Z">
            <w:rPr/>
          </w:rPrChange>
        </w:rPr>
        <w:pPrChange w:id="794" w:author="Microsoft Office User" w:date="2024-11-05T10:34:00Z" w16du:dateUtc="2024-11-05T10:34:00Z">
          <w:pPr>
            <w:pStyle w:val="Bibliography"/>
          </w:pPr>
        </w:pPrChange>
      </w:pPr>
      <w:r w:rsidRPr="00994374">
        <w:rPr>
          <w:rFonts w:ascii="Arial" w:hAnsi="Arial" w:cs="Arial"/>
          <w:sz w:val="20"/>
          <w:szCs w:val="20"/>
          <w:rPrChange w:id="795" w:author="Microsoft Office User" w:date="2024-11-05T10:34:00Z" w16du:dateUtc="2024-11-05T10:34:00Z">
            <w:rPr/>
          </w:rPrChange>
        </w:rPr>
        <w:t>36.</w:t>
      </w:r>
      <w:r w:rsidRPr="00994374">
        <w:rPr>
          <w:rFonts w:ascii="Arial" w:hAnsi="Arial" w:cs="Arial"/>
          <w:sz w:val="20"/>
          <w:szCs w:val="20"/>
          <w:rPrChange w:id="796" w:author="Microsoft Office User" w:date="2024-11-05T10:34:00Z" w16du:dateUtc="2024-11-05T10:34:00Z">
            <w:rPr/>
          </w:rPrChange>
        </w:rPr>
        <w:tab/>
        <w:t xml:space="preserve">Tandon, K. </w:t>
      </w:r>
      <w:r w:rsidRPr="00994374">
        <w:rPr>
          <w:rFonts w:ascii="Arial" w:hAnsi="Arial" w:cs="Arial"/>
          <w:i/>
          <w:iCs/>
          <w:sz w:val="20"/>
          <w:szCs w:val="20"/>
          <w:rPrChange w:id="797" w:author="Microsoft Office User" w:date="2024-11-05T10:34:00Z" w16du:dateUtc="2024-11-05T10:34:00Z">
            <w:rPr>
              <w:i/>
              <w:iCs/>
            </w:rPr>
          </w:rPrChange>
        </w:rPr>
        <w:t>et al.</w:t>
      </w:r>
      <w:r w:rsidRPr="00994374">
        <w:rPr>
          <w:rFonts w:ascii="Arial" w:hAnsi="Arial" w:cs="Arial"/>
          <w:sz w:val="20"/>
          <w:szCs w:val="20"/>
          <w:rPrChange w:id="798" w:author="Microsoft Office User" w:date="2024-11-05T10:34:00Z" w16du:dateUtc="2024-11-05T10:34:00Z">
            <w:rPr/>
          </w:rPrChange>
        </w:rPr>
        <w:t xml:space="preserve"> Comparative genomics: Dominant coral-bacterium Endozoicomonas acroporae metabolizes dimethylsulfoniopropionate (DMSP). </w:t>
      </w:r>
      <w:r w:rsidRPr="00994374">
        <w:rPr>
          <w:rFonts w:ascii="Arial" w:hAnsi="Arial" w:cs="Arial"/>
          <w:i/>
          <w:iCs/>
          <w:sz w:val="20"/>
          <w:szCs w:val="20"/>
          <w:rPrChange w:id="799" w:author="Microsoft Office User" w:date="2024-11-05T10:34:00Z" w16du:dateUtc="2024-11-05T10:34:00Z">
            <w:rPr>
              <w:i/>
              <w:iCs/>
            </w:rPr>
          </w:rPrChange>
        </w:rPr>
        <w:t>ISME J</w:t>
      </w:r>
      <w:r w:rsidRPr="00994374">
        <w:rPr>
          <w:rFonts w:ascii="Arial" w:hAnsi="Arial" w:cs="Arial"/>
          <w:sz w:val="20"/>
          <w:szCs w:val="20"/>
          <w:rPrChange w:id="800" w:author="Microsoft Office User" w:date="2024-11-05T10:34:00Z" w16du:dateUtc="2024-11-05T10:34:00Z">
            <w:rPr/>
          </w:rPrChange>
        </w:rPr>
        <w:t xml:space="preserve"> </w:t>
      </w:r>
      <w:r w:rsidRPr="00994374">
        <w:rPr>
          <w:rFonts w:ascii="Arial" w:hAnsi="Arial" w:cs="Arial"/>
          <w:b/>
          <w:bCs/>
          <w:sz w:val="20"/>
          <w:szCs w:val="20"/>
          <w:rPrChange w:id="801" w:author="Microsoft Office User" w:date="2024-11-05T10:34:00Z" w16du:dateUtc="2024-11-05T10:34:00Z">
            <w:rPr>
              <w:b/>
              <w:bCs/>
            </w:rPr>
          </w:rPrChange>
        </w:rPr>
        <w:t>14</w:t>
      </w:r>
      <w:r w:rsidRPr="00994374">
        <w:rPr>
          <w:rFonts w:ascii="Arial" w:hAnsi="Arial" w:cs="Arial"/>
          <w:sz w:val="20"/>
          <w:szCs w:val="20"/>
          <w:rPrChange w:id="802" w:author="Microsoft Office User" w:date="2024-11-05T10:34:00Z" w16du:dateUtc="2024-11-05T10:34:00Z">
            <w:rPr/>
          </w:rPrChange>
        </w:rPr>
        <w:t>, 1290–1303 (2020).</w:t>
      </w:r>
    </w:p>
    <w:p w14:paraId="0768C113" w14:textId="77777777" w:rsidR="002B5FFA" w:rsidRPr="00994374" w:rsidRDefault="002B5FFA" w:rsidP="00994374">
      <w:pPr>
        <w:pStyle w:val="Bibliography"/>
        <w:spacing w:line="240" w:lineRule="auto"/>
        <w:rPr>
          <w:rFonts w:ascii="Arial" w:hAnsi="Arial" w:cs="Arial"/>
          <w:sz w:val="20"/>
          <w:szCs w:val="20"/>
          <w:rPrChange w:id="803" w:author="Microsoft Office User" w:date="2024-11-05T10:34:00Z" w16du:dateUtc="2024-11-05T10:34:00Z">
            <w:rPr/>
          </w:rPrChange>
        </w:rPr>
        <w:pPrChange w:id="804" w:author="Microsoft Office User" w:date="2024-11-05T10:34:00Z" w16du:dateUtc="2024-11-05T10:34:00Z">
          <w:pPr>
            <w:pStyle w:val="Bibliography"/>
          </w:pPr>
        </w:pPrChange>
      </w:pPr>
      <w:r w:rsidRPr="00994374">
        <w:rPr>
          <w:rFonts w:ascii="Arial" w:hAnsi="Arial" w:cs="Arial"/>
          <w:sz w:val="20"/>
          <w:szCs w:val="20"/>
          <w:rPrChange w:id="805" w:author="Microsoft Office User" w:date="2024-11-05T10:34:00Z" w16du:dateUtc="2024-11-05T10:34:00Z">
            <w:rPr/>
          </w:rPrChange>
        </w:rPr>
        <w:t>37.</w:t>
      </w:r>
      <w:r w:rsidRPr="00994374">
        <w:rPr>
          <w:rFonts w:ascii="Arial" w:hAnsi="Arial" w:cs="Arial"/>
          <w:sz w:val="20"/>
          <w:szCs w:val="20"/>
          <w:rPrChange w:id="806" w:author="Microsoft Office User" w:date="2024-11-05T10:34:00Z" w16du:dateUtc="2024-11-05T10:34:00Z">
            <w:rPr/>
          </w:rPrChange>
        </w:rPr>
        <w:tab/>
        <w:t xml:space="preserve">Ochsenkühn, M. A. </w:t>
      </w:r>
      <w:r w:rsidRPr="00994374">
        <w:rPr>
          <w:rFonts w:ascii="Arial" w:hAnsi="Arial" w:cs="Arial"/>
          <w:i/>
          <w:iCs/>
          <w:sz w:val="20"/>
          <w:szCs w:val="20"/>
          <w:rPrChange w:id="807" w:author="Microsoft Office User" w:date="2024-11-05T10:34:00Z" w16du:dateUtc="2024-11-05T10:34:00Z">
            <w:rPr>
              <w:i/>
              <w:iCs/>
            </w:rPr>
          </w:rPrChange>
        </w:rPr>
        <w:t>et al.</w:t>
      </w:r>
      <w:r w:rsidRPr="00994374">
        <w:rPr>
          <w:rFonts w:ascii="Arial" w:hAnsi="Arial" w:cs="Arial"/>
          <w:sz w:val="20"/>
          <w:szCs w:val="20"/>
          <w:rPrChange w:id="808" w:author="Microsoft Office User" w:date="2024-11-05T10:34:00Z" w16du:dateUtc="2024-11-05T10:34:00Z">
            <w:rPr/>
          </w:rPrChange>
        </w:rPr>
        <w:t xml:space="preserve"> Endozoicomonas provides corals with steroid hormones during thermal stress. 2023.09.19.558257 Preprint at https://doi.org/10.1101/2023.09.19.558257 (2023).</w:t>
      </w:r>
    </w:p>
    <w:p w14:paraId="58C3ACF9" w14:textId="77777777" w:rsidR="002B5FFA" w:rsidRPr="00994374" w:rsidRDefault="002B5FFA" w:rsidP="00994374">
      <w:pPr>
        <w:pStyle w:val="Bibliography"/>
        <w:spacing w:line="240" w:lineRule="auto"/>
        <w:rPr>
          <w:rFonts w:ascii="Arial" w:hAnsi="Arial" w:cs="Arial"/>
          <w:sz w:val="20"/>
          <w:szCs w:val="20"/>
          <w:rPrChange w:id="809" w:author="Microsoft Office User" w:date="2024-11-05T10:34:00Z" w16du:dateUtc="2024-11-05T10:34:00Z">
            <w:rPr/>
          </w:rPrChange>
        </w:rPr>
        <w:pPrChange w:id="810" w:author="Microsoft Office User" w:date="2024-11-05T10:34:00Z" w16du:dateUtc="2024-11-05T10:34:00Z">
          <w:pPr>
            <w:pStyle w:val="Bibliography"/>
          </w:pPr>
        </w:pPrChange>
      </w:pPr>
      <w:r w:rsidRPr="00994374">
        <w:rPr>
          <w:rFonts w:ascii="Arial" w:hAnsi="Arial" w:cs="Arial"/>
          <w:sz w:val="20"/>
          <w:szCs w:val="20"/>
          <w:rPrChange w:id="811" w:author="Microsoft Office User" w:date="2024-11-05T10:34:00Z" w16du:dateUtc="2024-11-05T10:34:00Z">
            <w:rPr/>
          </w:rPrChange>
        </w:rPr>
        <w:t>38.</w:t>
      </w:r>
      <w:r w:rsidRPr="00994374">
        <w:rPr>
          <w:rFonts w:ascii="Arial" w:hAnsi="Arial" w:cs="Arial"/>
          <w:sz w:val="20"/>
          <w:szCs w:val="20"/>
          <w:rPrChange w:id="812" w:author="Microsoft Office User" w:date="2024-11-05T10:34:00Z" w16du:dateUtc="2024-11-05T10:34:00Z">
            <w:rPr/>
          </w:rPrChange>
        </w:rPr>
        <w:tab/>
        <w:t xml:space="preserve">Gignoux-Wolfsohn, S. A., Aronson, F. M. &amp; Vollmer, S. V. Complex interactions between potentially pathogenic, opportunistic, and resident bacteria emerge during infection on a reef-building coral. </w:t>
      </w:r>
      <w:r w:rsidRPr="00994374">
        <w:rPr>
          <w:rFonts w:ascii="Arial" w:hAnsi="Arial" w:cs="Arial"/>
          <w:i/>
          <w:iCs/>
          <w:sz w:val="20"/>
          <w:szCs w:val="20"/>
          <w:rPrChange w:id="813" w:author="Microsoft Office User" w:date="2024-11-05T10:34:00Z" w16du:dateUtc="2024-11-05T10:34:00Z">
            <w:rPr>
              <w:i/>
              <w:iCs/>
            </w:rPr>
          </w:rPrChange>
        </w:rPr>
        <w:t>FEMS Microbiol Ecol</w:t>
      </w:r>
      <w:r w:rsidRPr="00994374">
        <w:rPr>
          <w:rFonts w:ascii="Arial" w:hAnsi="Arial" w:cs="Arial"/>
          <w:sz w:val="20"/>
          <w:szCs w:val="20"/>
          <w:rPrChange w:id="814" w:author="Microsoft Office User" w:date="2024-11-05T10:34:00Z" w16du:dateUtc="2024-11-05T10:34:00Z">
            <w:rPr/>
          </w:rPrChange>
        </w:rPr>
        <w:t xml:space="preserve"> </w:t>
      </w:r>
      <w:r w:rsidRPr="00994374">
        <w:rPr>
          <w:rFonts w:ascii="Arial" w:hAnsi="Arial" w:cs="Arial"/>
          <w:b/>
          <w:bCs/>
          <w:sz w:val="20"/>
          <w:szCs w:val="20"/>
          <w:rPrChange w:id="815" w:author="Microsoft Office User" w:date="2024-11-05T10:34:00Z" w16du:dateUtc="2024-11-05T10:34:00Z">
            <w:rPr>
              <w:b/>
              <w:bCs/>
            </w:rPr>
          </w:rPrChange>
        </w:rPr>
        <w:t>93</w:t>
      </w:r>
      <w:r w:rsidRPr="00994374">
        <w:rPr>
          <w:rFonts w:ascii="Arial" w:hAnsi="Arial" w:cs="Arial"/>
          <w:sz w:val="20"/>
          <w:szCs w:val="20"/>
          <w:rPrChange w:id="816" w:author="Microsoft Office User" w:date="2024-11-05T10:34:00Z" w16du:dateUtc="2024-11-05T10:34:00Z">
            <w:rPr/>
          </w:rPrChange>
        </w:rPr>
        <w:t>, (2017).</w:t>
      </w:r>
    </w:p>
    <w:p w14:paraId="65CFB9B3" w14:textId="77777777" w:rsidR="002B5FFA" w:rsidRPr="00994374" w:rsidRDefault="002B5FFA" w:rsidP="00994374">
      <w:pPr>
        <w:pStyle w:val="Bibliography"/>
        <w:spacing w:line="240" w:lineRule="auto"/>
        <w:rPr>
          <w:rFonts w:ascii="Arial" w:hAnsi="Arial" w:cs="Arial"/>
          <w:sz w:val="20"/>
          <w:szCs w:val="20"/>
          <w:rPrChange w:id="817" w:author="Microsoft Office User" w:date="2024-11-05T10:34:00Z" w16du:dateUtc="2024-11-05T10:34:00Z">
            <w:rPr/>
          </w:rPrChange>
        </w:rPr>
        <w:pPrChange w:id="818" w:author="Microsoft Office User" w:date="2024-11-05T10:34:00Z" w16du:dateUtc="2024-11-05T10:34:00Z">
          <w:pPr>
            <w:pStyle w:val="Bibliography"/>
          </w:pPr>
        </w:pPrChange>
      </w:pPr>
      <w:r w:rsidRPr="00994374">
        <w:rPr>
          <w:rFonts w:ascii="Arial" w:hAnsi="Arial" w:cs="Arial"/>
          <w:sz w:val="20"/>
          <w:szCs w:val="20"/>
          <w:rPrChange w:id="819" w:author="Microsoft Office User" w:date="2024-11-05T10:34:00Z" w16du:dateUtc="2024-11-05T10:34:00Z">
            <w:rPr/>
          </w:rPrChange>
        </w:rPr>
        <w:t>39.</w:t>
      </w:r>
      <w:r w:rsidRPr="00994374">
        <w:rPr>
          <w:rFonts w:ascii="Arial" w:hAnsi="Arial" w:cs="Arial"/>
          <w:sz w:val="20"/>
          <w:szCs w:val="20"/>
          <w:rPrChange w:id="820" w:author="Microsoft Office User" w:date="2024-11-05T10:34:00Z" w16du:dateUtc="2024-11-05T10:34:00Z">
            <w:rPr/>
          </w:rPrChange>
        </w:rPr>
        <w:tab/>
        <w:t xml:space="preserve">Meyer, J. L., Paul, V. J. &amp; Teplitski, M. Community Shifts in the Surface Microbiomes of the Coral Porites astreoides with Unusual Lesions. </w:t>
      </w:r>
      <w:r w:rsidRPr="00994374">
        <w:rPr>
          <w:rFonts w:ascii="Arial" w:hAnsi="Arial" w:cs="Arial"/>
          <w:i/>
          <w:iCs/>
          <w:sz w:val="20"/>
          <w:szCs w:val="20"/>
          <w:rPrChange w:id="821" w:author="Microsoft Office User" w:date="2024-11-05T10:34:00Z" w16du:dateUtc="2024-11-05T10:34:00Z">
            <w:rPr>
              <w:i/>
              <w:iCs/>
            </w:rPr>
          </w:rPrChange>
        </w:rPr>
        <w:t>PLOS ONE</w:t>
      </w:r>
      <w:r w:rsidRPr="00994374">
        <w:rPr>
          <w:rFonts w:ascii="Arial" w:hAnsi="Arial" w:cs="Arial"/>
          <w:sz w:val="20"/>
          <w:szCs w:val="20"/>
          <w:rPrChange w:id="822" w:author="Microsoft Office User" w:date="2024-11-05T10:34:00Z" w16du:dateUtc="2024-11-05T10:34:00Z">
            <w:rPr/>
          </w:rPrChange>
        </w:rPr>
        <w:t xml:space="preserve"> </w:t>
      </w:r>
      <w:r w:rsidRPr="00994374">
        <w:rPr>
          <w:rFonts w:ascii="Arial" w:hAnsi="Arial" w:cs="Arial"/>
          <w:b/>
          <w:bCs/>
          <w:sz w:val="20"/>
          <w:szCs w:val="20"/>
          <w:rPrChange w:id="823" w:author="Microsoft Office User" w:date="2024-11-05T10:34:00Z" w16du:dateUtc="2024-11-05T10:34:00Z">
            <w:rPr>
              <w:b/>
              <w:bCs/>
            </w:rPr>
          </w:rPrChange>
        </w:rPr>
        <w:t>9</w:t>
      </w:r>
      <w:r w:rsidRPr="00994374">
        <w:rPr>
          <w:rFonts w:ascii="Arial" w:hAnsi="Arial" w:cs="Arial"/>
          <w:sz w:val="20"/>
          <w:szCs w:val="20"/>
          <w:rPrChange w:id="824" w:author="Microsoft Office User" w:date="2024-11-05T10:34:00Z" w16du:dateUtc="2024-11-05T10:34:00Z">
            <w:rPr/>
          </w:rPrChange>
        </w:rPr>
        <w:t>, e100316 (2014).</w:t>
      </w:r>
    </w:p>
    <w:p w14:paraId="6D1401C9" w14:textId="77777777" w:rsidR="002B5FFA" w:rsidRPr="00994374" w:rsidRDefault="002B5FFA" w:rsidP="00994374">
      <w:pPr>
        <w:pStyle w:val="Bibliography"/>
        <w:spacing w:line="240" w:lineRule="auto"/>
        <w:rPr>
          <w:rFonts w:ascii="Arial" w:hAnsi="Arial" w:cs="Arial"/>
          <w:sz w:val="20"/>
          <w:szCs w:val="20"/>
          <w:rPrChange w:id="825" w:author="Microsoft Office User" w:date="2024-11-05T10:34:00Z" w16du:dateUtc="2024-11-05T10:34:00Z">
            <w:rPr/>
          </w:rPrChange>
        </w:rPr>
        <w:pPrChange w:id="826" w:author="Microsoft Office User" w:date="2024-11-05T10:34:00Z" w16du:dateUtc="2024-11-05T10:34:00Z">
          <w:pPr>
            <w:pStyle w:val="Bibliography"/>
          </w:pPr>
        </w:pPrChange>
      </w:pPr>
      <w:r w:rsidRPr="00994374">
        <w:rPr>
          <w:rFonts w:ascii="Arial" w:hAnsi="Arial" w:cs="Arial"/>
          <w:sz w:val="20"/>
          <w:szCs w:val="20"/>
          <w:rPrChange w:id="827" w:author="Microsoft Office User" w:date="2024-11-05T10:34:00Z" w16du:dateUtc="2024-11-05T10:34:00Z">
            <w:rPr/>
          </w:rPrChange>
        </w:rPr>
        <w:t>40.</w:t>
      </w:r>
      <w:r w:rsidRPr="00994374">
        <w:rPr>
          <w:rFonts w:ascii="Arial" w:hAnsi="Arial" w:cs="Arial"/>
          <w:sz w:val="20"/>
          <w:szCs w:val="20"/>
          <w:rPrChange w:id="828" w:author="Microsoft Office User" w:date="2024-11-05T10:34:00Z" w16du:dateUtc="2024-11-05T10:34:00Z">
            <w:rPr/>
          </w:rPrChange>
        </w:rPr>
        <w:tab/>
        <w:t xml:space="preserve">Marchioro, G. M. </w:t>
      </w:r>
      <w:r w:rsidRPr="00994374">
        <w:rPr>
          <w:rFonts w:ascii="Arial" w:hAnsi="Arial" w:cs="Arial"/>
          <w:i/>
          <w:iCs/>
          <w:sz w:val="20"/>
          <w:szCs w:val="20"/>
          <w:rPrChange w:id="829" w:author="Microsoft Office User" w:date="2024-11-05T10:34:00Z" w16du:dateUtc="2024-11-05T10:34:00Z">
            <w:rPr>
              <w:i/>
              <w:iCs/>
            </w:rPr>
          </w:rPrChange>
        </w:rPr>
        <w:t>et al.</w:t>
      </w:r>
      <w:r w:rsidRPr="00994374">
        <w:rPr>
          <w:rFonts w:ascii="Arial" w:hAnsi="Arial" w:cs="Arial"/>
          <w:sz w:val="20"/>
          <w:szCs w:val="20"/>
          <w:rPrChange w:id="830" w:author="Microsoft Office User" w:date="2024-11-05T10:34:00Z" w16du:dateUtc="2024-11-05T10:34:00Z">
            <w:rPr/>
          </w:rPrChange>
        </w:rPr>
        <w:t xml:space="preserve"> Microbiome dynamics in the tissue and mucus of acroporid corals differ in relation to host and environmental parameters. </w:t>
      </w:r>
      <w:r w:rsidRPr="00994374">
        <w:rPr>
          <w:rFonts w:ascii="Arial" w:hAnsi="Arial" w:cs="Arial"/>
          <w:i/>
          <w:iCs/>
          <w:sz w:val="20"/>
          <w:szCs w:val="20"/>
          <w:rPrChange w:id="831" w:author="Microsoft Office User" w:date="2024-11-05T10:34:00Z" w16du:dateUtc="2024-11-05T10:34:00Z">
            <w:rPr>
              <w:i/>
              <w:iCs/>
            </w:rPr>
          </w:rPrChange>
        </w:rPr>
        <w:t>PeerJ</w:t>
      </w:r>
      <w:r w:rsidRPr="00994374">
        <w:rPr>
          <w:rFonts w:ascii="Arial" w:hAnsi="Arial" w:cs="Arial"/>
          <w:sz w:val="20"/>
          <w:szCs w:val="20"/>
          <w:rPrChange w:id="832" w:author="Microsoft Office User" w:date="2024-11-05T10:34:00Z" w16du:dateUtc="2024-11-05T10:34:00Z">
            <w:rPr/>
          </w:rPrChange>
        </w:rPr>
        <w:t xml:space="preserve"> </w:t>
      </w:r>
      <w:r w:rsidRPr="00994374">
        <w:rPr>
          <w:rFonts w:ascii="Arial" w:hAnsi="Arial" w:cs="Arial"/>
          <w:b/>
          <w:bCs/>
          <w:sz w:val="20"/>
          <w:szCs w:val="20"/>
          <w:rPrChange w:id="833" w:author="Microsoft Office User" w:date="2024-11-05T10:34:00Z" w16du:dateUtc="2024-11-05T10:34:00Z">
            <w:rPr>
              <w:b/>
              <w:bCs/>
            </w:rPr>
          </w:rPrChange>
        </w:rPr>
        <w:t>8</w:t>
      </w:r>
      <w:r w:rsidRPr="00994374">
        <w:rPr>
          <w:rFonts w:ascii="Arial" w:hAnsi="Arial" w:cs="Arial"/>
          <w:sz w:val="20"/>
          <w:szCs w:val="20"/>
          <w:rPrChange w:id="834" w:author="Microsoft Office User" w:date="2024-11-05T10:34:00Z" w16du:dateUtc="2024-11-05T10:34:00Z">
            <w:rPr/>
          </w:rPrChange>
        </w:rPr>
        <w:t>, e9644 (2020).</w:t>
      </w:r>
    </w:p>
    <w:p w14:paraId="33955C3B" w14:textId="77777777" w:rsidR="002B5FFA" w:rsidRPr="00994374" w:rsidRDefault="002B5FFA" w:rsidP="00994374">
      <w:pPr>
        <w:pStyle w:val="Bibliography"/>
        <w:spacing w:line="240" w:lineRule="auto"/>
        <w:rPr>
          <w:rFonts w:ascii="Arial" w:hAnsi="Arial" w:cs="Arial"/>
          <w:sz w:val="20"/>
          <w:szCs w:val="20"/>
          <w:rPrChange w:id="835" w:author="Microsoft Office User" w:date="2024-11-05T10:34:00Z" w16du:dateUtc="2024-11-05T10:34:00Z">
            <w:rPr/>
          </w:rPrChange>
        </w:rPr>
        <w:pPrChange w:id="836" w:author="Microsoft Office User" w:date="2024-11-05T10:34:00Z" w16du:dateUtc="2024-11-05T10:34:00Z">
          <w:pPr>
            <w:pStyle w:val="Bibliography"/>
          </w:pPr>
        </w:pPrChange>
      </w:pPr>
      <w:r w:rsidRPr="00994374">
        <w:rPr>
          <w:rFonts w:ascii="Arial" w:hAnsi="Arial" w:cs="Arial"/>
          <w:sz w:val="20"/>
          <w:szCs w:val="20"/>
          <w:rPrChange w:id="837" w:author="Microsoft Office User" w:date="2024-11-05T10:34:00Z" w16du:dateUtc="2024-11-05T10:34:00Z">
            <w:rPr/>
          </w:rPrChange>
        </w:rPr>
        <w:t>41.</w:t>
      </w:r>
      <w:r w:rsidRPr="00994374">
        <w:rPr>
          <w:rFonts w:ascii="Arial" w:hAnsi="Arial" w:cs="Arial"/>
          <w:sz w:val="20"/>
          <w:szCs w:val="20"/>
          <w:rPrChange w:id="838" w:author="Microsoft Office User" w:date="2024-11-05T10:34:00Z" w16du:dateUtc="2024-11-05T10:34:00Z">
            <w:rPr/>
          </w:rPrChange>
        </w:rPr>
        <w:tab/>
        <w:t xml:space="preserve">Sabrina Pankey, M. </w:t>
      </w:r>
      <w:r w:rsidRPr="00994374">
        <w:rPr>
          <w:rFonts w:ascii="Arial" w:hAnsi="Arial" w:cs="Arial"/>
          <w:i/>
          <w:iCs/>
          <w:sz w:val="20"/>
          <w:szCs w:val="20"/>
          <w:rPrChange w:id="839" w:author="Microsoft Office User" w:date="2024-11-05T10:34:00Z" w16du:dateUtc="2024-11-05T10:34:00Z">
            <w:rPr>
              <w:i/>
              <w:iCs/>
            </w:rPr>
          </w:rPrChange>
        </w:rPr>
        <w:t>et al.</w:t>
      </w:r>
      <w:r w:rsidRPr="00994374">
        <w:rPr>
          <w:rFonts w:ascii="Arial" w:hAnsi="Arial" w:cs="Arial"/>
          <w:sz w:val="20"/>
          <w:szCs w:val="20"/>
          <w:rPrChange w:id="840" w:author="Microsoft Office User" w:date="2024-11-05T10:34:00Z" w16du:dateUtc="2024-11-05T10:34:00Z">
            <w:rPr/>
          </w:rPrChange>
        </w:rPr>
        <w:t xml:space="preserve"> Cophylogeny and convergence shape holobiont evolution in sponge–microbe symbioses. </w:t>
      </w:r>
      <w:r w:rsidRPr="00994374">
        <w:rPr>
          <w:rFonts w:ascii="Arial" w:hAnsi="Arial" w:cs="Arial"/>
          <w:i/>
          <w:iCs/>
          <w:sz w:val="20"/>
          <w:szCs w:val="20"/>
          <w:rPrChange w:id="841" w:author="Microsoft Office User" w:date="2024-11-05T10:34:00Z" w16du:dateUtc="2024-11-05T10:34:00Z">
            <w:rPr>
              <w:i/>
              <w:iCs/>
            </w:rPr>
          </w:rPrChange>
        </w:rPr>
        <w:t>Nat Ecol Evol</w:t>
      </w:r>
      <w:r w:rsidRPr="00994374">
        <w:rPr>
          <w:rFonts w:ascii="Arial" w:hAnsi="Arial" w:cs="Arial"/>
          <w:sz w:val="20"/>
          <w:szCs w:val="20"/>
          <w:rPrChange w:id="842" w:author="Microsoft Office User" w:date="2024-11-05T10:34:00Z" w16du:dateUtc="2024-11-05T10:34:00Z">
            <w:rPr/>
          </w:rPrChange>
        </w:rPr>
        <w:t xml:space="preserve"> </w:t>
      </w:r>
      <w:r w:rsidRPr="00994374">
        <w:rPr>
          <w:rFonts w:ascii="Arial" w:hAnsi="Arial" w:cs="Arial"/>
          <w:b/>
          <w:bCs/>
          <w:sz w:val="20"/>
          <w:szCs w:val="20"/>
          <w:rPrChange w:id="843" w:author="Microsoft Office User" w:date="2024-11-05T10:34:00Z" w16du:dateUtc="2024-11-05T10:34:00Z">
            <w:rPr>
              <w:b/>
              <w:bCs/>
            </w:rPr>
          </w:rPrChange>
        </w:rPr>
        <w:t>6</w:t>
      </w:r>
      <w:r w:rsidRPr="00994374">
        <w:rPr>
          <w:rFonts w:ascii="Arial" w:hAnsi="Arial" w:cs="Arial"/>
          <w:sz w:val="20"/>
          <w:szCs w:val="20"/>
          <w:rPrChange w:id="844" w:author="Microsoft Office User" w:date="2024-11-05T10:34:00Z" w16du:dateUtc="2024-11-05T10:34:00Z">
            <w:rPr/>
          </w:rPrChange>
        </w:rPr>
        <w:t>, 750–762 (2022).</w:t>
      </w:r>
    </w:p>
    <w:p w14:paraId="03FFFF9B" w14:textId="77777777" w:rsidR="002B5FFA" w:rsidRPr="00994374" w:rsidRDefault="002B5FFA" w:rsidP="00994374">
      <w:pPr>
        <w:pStyle w:val="Bibliography"/>
        <w:spacing w:line="240" w:lineRule="auto"/>
        <w:rPr>
          <w:rFonts w:ascii="Arial" w:hAnsi="Arial" w:cs="Arial"/>
          <w:sz w:val="20"/>
          <w:szCs w:val="20"/>
          <w:rPrChange w:id="845" w:author="Microsoft Office User" w:date="2024-11-05T10:34:00Z" w16du:dateUtc="2024-11-05T10:34:00Z">
            <w:rPr/>
          </w:rPrChange>
        </w:rPr>
        <w:pPrChange w:id="846" w:author="Microsoft Office User" w:date="2024-11-05T10:34:00Z" w16du:dateUtc="2024-11-05T10:34:00Z">
          <w:pPr>
            <w:pStyle w:val="Bibliography"/>
          </w:pPr>
        </w:pPrChange>
      </w:pPr>
      <w:r w:rsidRPr="00994374">
        <w:rPr>
          <w:rFonts w:ascii="Arial" w:hAnsi="Arial" w:cs="Arial"/>
          <w:sz w:val="20"/>
          <w:szCs w:val="20"/>
          <w:rPrChange w:id="847" w:author="Microsoft Office User" w:date="2024-11-05T10:34:00Z" w16du:dateUtc="2024-11-05T10:34:00Z">
            <w:rPr/>
          </w:rPrChange>
        </w:rPr>
        <w:t>42.</w:t>
      </w:r>
      <w:r w:rsidRPr="00994374">
        <w:rPr>
          <w:rFonts w:ascii="Arial" w:hAnsi="Arial" w:cs="Arial"/>
          <w:sz w:val="20"/>
          <w:szCs w:val="20"/>
          <w:rPrChange w:id="848" w:author="Microsoft Office User" w:date="2024-11-05T10:34:00Z" w16du:dateUtc="2024-11-05T10:34:00Z">
            <w:rPr/>
          </w:rPrChange>
        </w:rPr>
        <w:tab/>
        <w:t xml:space="preserve">Weisz, J. B., Hentschel, U., Lindquist, N. &amp; Martens, C. S. Linking abundance and diversity of sponge-associated microbial communities to metabolic differences in host sponges. </w:t>
      </w:r>
      <w:r w:rsidRPr="00994374">
        <w:rPr>
          <w:rFonts w:ascii="Arial" w:hAnsi="Arial" w:cs="Arial"/>
          <w:i/>
          <w:iCs/>
          <w:sz w:val="20"/>
          <w:szCs w:val="20"/>
          <w:rPrChange w:id="849" w:author="Microsoft Office User" w:date="2024-11-05T10:34:00Z" w16du:dateUtc="2024-11-05T10:34:00Z">
            <w:rPr>
              <w:i/>
              <w:iCs/>
            </w:rPr>
          </w:rPrChange>
        </w:rPr>
        <w:t>Mar Biol</w:t>
      </w:r>
      <w:r w:rsidRPr="00994374">
        <w:rPr>
          <w:rFonts w:ascii="Arial" w:hAnsi="Arial" w:cs="Arial"/>
          <w:sz w:val="20"/>
          <w:szCs w:val="20"/>
          <w:rPrChange w:id="850" w:author="Microsoft Office User" w:date="2024-11-05T10:34:00Z" w16du:dateUtc="2024-11-05T10:34:00Z">
            <w:rPr/>
          </w:rPrChange>
        </w:rPr>
        <w:t xml:space="preserve"> </w:t>
      </w:r>
      <w:r w:rsidRPr="00994374">
        <w:rPr>
          <w:rFonts w:ascii="Arial" w:hAnsi="Arial" w:cs="Arial"/>
          <w:b/>
          <w:bCs/>
          <w:sz w:val="20"/>
          <w:szCs w:val="20"/>
          <w:rPrChange w:id="851" w:author="Microsoft Office User" w:date="2024-11-05T10:34:00Z" w16du:dateUtc="2024-11-05T10:34:00Z">
            <w:rPr>
              <w:b/>
              <w:bCs/>
            </w:rPr>
          </w:rPrChange>
        </w:rPr>
        <w:t>152</w:t>
      </w:r>
      <w:r w:rsidRPr="00994374">
        <w:rPr>
          <w:rFonts w:ascii="Arial" w:hAnsi="Arial" w:cs="Arial"/>
          <w:sz w:val="20"/>
          <w:szCs w:val="20"/>
          <w:rPrChange w:id="852" w:author="Microsoft Office User" w:date="2024-11-05T10:34:00Z" w16du:dateUtc="2024-11-05T10:34:00Z">
            <w:rPr/>
          </w:rPrChange>
        </w:rPr>
        <w:t>, 475–483 (2007).</w:t>
      </w:r>
    </w:p>
    <w:p w14:paraId="0EFD8B51" w14:textId="77777777" w:rsidR="002B5FFA" w:rsidRPr="00994374" w:rsidRDefault="002B5FFA" w:rsidP="00994374">
      <w:pPr>
        <w:pStyle w:val="Bibliography"/>
        <w:spacing w:line="240" w:lineRule="auto"/>
        <w:rPr>
          <w:rFonts w:ascii="Arial" w:hAnsi="Arial" w:cs="Arial"/>
          <w:sz w:val="20"/>
          <w:szCs w:val="20"/>
          <w:rPrChange w:id="853" w:author="Microsoft Office User" w:date="2024-11-05T10:34:00Z" w16du:dateUtc="2024-11-05T10:34:00Z">
            <w:rPr/>
          </w:rPrChange>
        </w:rPr>
        <w:pPrChange w:id="854" w:author="Microsoft Office User" w:date="2024-11-05T10:34:00Z" w16du:dateUtc="2024-11-05T10:34:00Z">
          <w:pPr>
            <w:pStyle w:val="Bibliography"/>
          </w:pPr>
        </w:pPrChange>
      </w:pPr>
      <w:r w:rsidRPr="00994374">
        <w:rPr>
          <w:rFonts w:ascii="Arial" w:hAnsi="Arial" w:cs="Arial"/>
          <w:sz w:val="20"/>
          <w:szCs w:val="20"/>
          <w:rPrChange w:id="855" w:author="Microsoft Office User" w:date="2024-11-05T10:34:00Z" w16du:dateUtc="2024-11-05T10:34:00Z">
            <w:rPr/>
          </w:rPrChange>
        </w:rPr>
        <w:t>43.</w:t>
      </w:r>
      <w:r w:rsidRPr="00994374">
        <w:rPr>
          <w:rFonts w:ascii="Arial" w:hAnsi="Arial" w:cs="Arial"/>
          <w:sz w:val="20"/>
          <w:szCs w:val="20"/>
          <w:rPrChange w:id="856" w:author="Microsoft Office User" w:date="2024-11-05T10:34:00Z" w16du:dateUtc="2024-11-05T10:34:00Z">
            <w:rPr/>
          </w:rPrChange>
        </w:rPr>
        <w:tab/>
        <w:t xml:space="preserve">Poppell, E. </w:t>
      </w:r>
      <w:r w:rsidRPr="00994374">
        <w:rPr>
          <w:rFonts w:ascii="Arial" w:hAnsi="Arial" w:cs="Arial"/>
          <w:i/>
          <w:iCs/>
          <w:sz w:val="20"/>
          <w:szCs w:val="20"/>
          <w:rPrChange w:id="857" w:author="Microsoft Office User" w:date="2024-11-05T10:34:00Z" w16du:dateUtc="2024-11-05T10:34:00Z">
            <w:rPr>
              <w:i/>
              <w:iCs/>
            </w:rPr>
          </w:rPrChange>
        </w:rPr>
        <w:t>et al.</w:t>
      </w:r>
      <w:r w:rsidRPr="00994374">
        <w:rPr>
          <w:rFonts w:ascii="Arial" w:hAnsi="Arial" w:cs="Arial"/>
          <w:sz w:val="20"/>
          <w:szCs w:val="20"/>
          <w:rPrChange w:id="858" w:author="Microsoft Office User" w:date="2024-11-05T10:34:00Z" w16du:dateUtc="2024-11-05T10:34:00Z">
            <w:rPr/>
          </w:rPrChange>
        </w:rPr>
        <w:t xml:space="preserve"> Sponge heterotrophic capacity and bacterial community structure in high- and low-microbial abundance sponges. </w:t>
      </w:r>
      <w:r w:rsidRPr="00994374">
        <w:rPr>
          <w:rFonts w:ascii="Arial" w:hAnsi="Arial" w:cs="Arial"/>
          <w:i/>
          <w:iCs/>
          <w:sz w:val="20"/>
          <w:szCs w:val="20"/>
          <w:rPrChange w:id="859" w:author="Microsoft Office User" w:date="2024-11-05T10:34:00Z" w16du:dateUtc="2024-11-05T10:34:00Z">
            <w:rPr>
              <w:i/>
              <w:iCs/>
            </w:rPr>
          </w:rPrChange>
        </w:rPr>
        <w:t>Marine Ecology</w:t>
      </w:r>
      <w:r w:rsidRPr="00994374">
        <w:rPr>
          <w:rFonts w:ascii="Arial" w:hAnsi="Arial" w:cs="Arial"/>
          <w:sz w:val="20"/>
          <w:szCs w:val="20"/>
          <w:rPrChange w:id="860" w:author="Microsoft Office User" w:date="2024-11-05T10:34:00Z" w16du:dateUtc="2024-11-05T10:34:00Z">
            <w:rPr/>
          </w:rPrChange>
        </w:rPr>
        <w:t xml:space="preserve"> </w:t>
      </w:r>
      <w:r w:rsidRPr="00994374">
        <w:rPr>
          <w:rFonts w:ascii="Arial" w:hAnsi="Arial" w:cs="Arial"/>
          <w:b/>
          <w:bCs/>
          <w:sz w:val="20"/>
          <w:szCs w:val="20"/>
          <w:rPrChange w:id="861" w:author="Microsoft Office User" w:date="2024-11-05T10:34:00Z" w16du:dateUtc="2024-11-05T10:34:00Z">
            <w:rPr>
              <w:b/>
              <w:bCs/>
            </w:rPr>
          </w:rPrChange>
        </w:rPr>
        <w:t>35</w:t>
      </w:r>
      <w:r w:rsidRPr="00994374">
        <w:rPr>
          <w:rFonts w:ascii="Arial" w:hAnsi="Arial" w:cs="Arial"/>
          <w:sz w:val="20"/>
          <w:szCs w:val="20"/>
          <w:rPrChange w:id="862" w:author="Microsoft Office User" w:date="2024-11-05T10:34:00Z" w16du:dateUtc="2024-11-05T10:34:00Z">
            <w:rPr/>
          </w:rPrChange>
        </w:rPr>
        <w:t>, 414–424 (2014).</w:t>
      </w:r>
    </w:p>
    <w:p w14:paraId="2FD66A22" w14:textId="77777777" w:rsidR="002B5FFA" w:rsidRPr="00994374" w:rsidRDefault="002B5FFA" w:rsidP="00994374">
      <w:pPr>
        <w:pStyle w:val="Bibliography"/>
        <w:spacing w:line="240" w:lineRule="auto"/>
        <w:rPr>
          <w:rFonts w:ascii="Arial" w:hAnsi="Arial" w:cs="Arial"/>
          <w:sz w:val="20"/>
          <w:szCs w:val="20"/>
          <w:rPrChange w:id="863" w:author="Microsoft Office User" w:date="2024-11-05T10:34:00Z" w16du:dateUtc="2024-11-05T10:34:00Z">
            <w:rPr/>
          </w:rPrChange>
        </w:rPr>
        <w:pPrChange w:id="864" w:author="Microsoft Office User" w:date="2024-11-05T10:34:00Z" w16du:dateUtc="2024-11-05T10:34:00Z">
          <w:pPr>
            <w:pStyle w:val="Bibliography"/>
          </w:pPr>
        </w:pPrChange>
      </w:pPr>
      <w:r w:rsidRPr="00994374">
        <w:rPr>
          <w:rFonts w:ascii="Arial" w:hAnsi="Arial" w:cs="Arial"/>
          <w:sz w:val="20"/>
          <w:szCs w:val="20"/>
          <w:rPrChange w:id="865" w:author="Microsoft Office User" w:date="2024-11-05T10:34:00Z" w16du:dateUtc="2024-11-05T10:34:00Z">
            <w:rPr/>
          </w:rPrChange>
        </w:rPr>
        <w:lastRenderedPageBreak/>
        <w:t>44.</w:t>
      </w:r>
      <w:r w:rsidRPr="00994374">
        <w:rPr>
          <w:rFonts w:ascii="Arial" w:hAnsi="Arial" w:cs="Arial"/>
          <w:sz w:val="20"/>
          <w:szCs w:val="20"/>
          <w:rPrChange w:id="866" w:author="Microsoft Office User" w:date="2024-11-05T10:34:00Z" w16du:dateUtc="2024-11-05T10:34:00Z">
            <w:rPr/>
          </w:rPrChange>
        </w:rPr>
        <w:tab/>
        <w:t xml:space="preserve">Ganot, P. </w:t>
      </w:r>
      <w:r w:rsidRPr="00994374">
        <w:rPr>
          <w:rFonts w:ascii="Arial" w:hAnsi="Arial" w:cs="Arial"/>
          <w:i/>
          <w:iCs/>
          <w:sz w:val="20"/>
          <w:szCs w:val="20"/>
          <w:rPrChange w:id="867" w:author="Microsoft Office User" w:date="2024-11-05T10:34:00Z" w16du:dateUtc="2024-11-05T10:34:00Z">
            <w:rPr>
              <w:i/>
              <w:iCs/>
            </w:rPr>
          </w:rPrChange>
        </w:rPr>
        <w:t>et al.</w:t>
      </w:r>
      <w:r w:rsidRPr="00994374">
        <w:rPr>
          <w:rFonts w:ascii="Arial" w:hAnsi="Arial" w:cs="Arial"/>
          <w:sz w:val="20"/>
          <w:szCs w:val="20"/>
          <w:rPrChange w:id="868" w:author="Microsoft Office User" w:date="2024-11-05T10:34:00Z" w16du:dateUtc="2024-11-05T10:34:00Z">
            <w:rPr/>
          </w:rPrChange>
        </w:rPr>
        <w:t xml:space="preserve"> Structural molecular components of septate junctions in cnidarians point to the origin of epithelial junctions in eukaryotes. </w:t>
      </w:r>
      <w:r w:rsidRPr="00994374">
        <w:rPr>
          <w:rFonts w:ascii="Arial" w:hAnsi="Arial" w:cs="Arial"/>
          <w:i/>
          <w:iCs/>
          <w:sz w:val="20"/>
          <w:szCs w:val="20"/>
          <w:rPrChange w:id="869" w:author="Microsoft Office User" w:date="2024-11-05T10:34:00Z" w16du:dateUtc="2024-11-05T10:34:00Z">
            <w:rPr>
              <w:i/>
              <w:iCs/>
            </w:rPr>
          </w:rPrChange>
        </w:rPr>
        <w:t>Mol Biol Evol</w:t>
      </w:r>
      <w:r w:rsidRPr="00994374">
        <w:rPr>
          <w:rFonts w:ascii="Arial" w:hAnsi="Arial" w:cs="Arial"/>
          <w:sz w:val="20"/>
          <w:szCs w:val="20"/>
          <w:rPrChange w:id="870" w:author="Microsoft Office User" w:date="2024-11-05T10:34:00Z" w16du:dateUtc="2024-11-05T10:34:00Z">
            <w:rPr/>
          </w:rPrChange>
        </w:rPr>
        <w:t xml:space="preserve"> </w:t>
      </w:r>
      <w:r w:rsidRPr="00994374">
        <w:rPr>
          <w:rFonts w:ascii="Arial" w:hAnsi="Arial" w:cs="Arial"/>
          <w:b/>
          <w:bCs/>
          <w:sz w:val="20"/>
          <w:szCs w:val="20"/>
          <w:rPrChange w:id="871" w:author="Microsoft Office User" w:date="2024-11-05T10:34:00Z" w16du:dateUtc="2024-11-05T10:34:00Z">
            <w:rPr>
              <w:b/>
              <w:bCs/>
            </w:rPr>
          </w:rPrChange>
        </w:rPr>
        <w:t>32</w:t>
      </w:r>
      <w:r w:rsidRPr="00994374">
        <w:rPr>
          <w:rFonts w:ascii="Arial" w:hAnsi="Arial" w:cs="Arial"/>
          <w:sz w:val="20"/>
          <w:szCs w:val="20"/>
          <w:rPrChange w:id="872" w:author="Microsoft Office User" w:date="2024-11-05T10:34:00Z" w16du:dateUtc="2024-11-05T10:34:00Z">
            <w:rPr/>
          </w:rPrChange>
        </w:rPr>
        <w:t>, 44–62 (2015).</w:t>
      </w:r>
    </w:p>
    <w:p w14:paraId="4FB26DAC" w14:textId="77777777" w:rsidR="002B5FFA" w:rsidRPr="00994374" w:rsidRDefault="002B5FFA" w:rsidP="00994374">
      <w:pPr>
        <w:pStyle w:val="Bibliography"/>
        <w:spacing w:line="240" w:lineRule="auto"/>
        <w:rPr>
          <w:rFonts w:ascii="Arial" w:hAnsi="Arial" w:cs="Arial"/>
          <w:sz w:val="20"/>
          <w:szCs w:val="20"/>
          <w:rPrChange w:id="873" w:author="Microsoft Office User" w:date="2024-11-05T10:34:00Z" w16du:dateUtc="2024-11-05T10:34:00Z">
            <w:rPr/>
          </w:rPrChange>
        </w:rPr>
        <w:pPrChange w:id="874" w:author="Microsoft Office User" w:date="2024-11-05T10:34:00Z" w16du:dateUtc="2024-11-05T10:34:00Z">
          <w:pPr>
            <w:pStyle w:val="Bibliography"/>
          </w:pPr>
        </w:pPrChange>
      </w:pPr>
      <w:r w:rsidRPr="00994374">
        <w:rPr>
          <w:rFonts w:ascii="Arial" w:hAnsi="Arial" w:cs="Arial"/>
          <w:sz w:val="20"/>
          <w:szCs w:val="20"/>
          <w:rPrChange w:id="875" w:author="Microsoft Office User" w:date="2024-11-05T10:34:00Z" w16du:dateUtc="2024-11-05T10:34:00Z">
            <w:rPr/>
          </w:rPrChange>
        </w:rPr>
        <w:t>45.</w:t>
      </w:r>
      <w:r w:rsidRPr="00994374">
        <w:rPr>
          <w:rFonts w:ascii="Arial" w:hAnsi="Arial" w:cs="Arial"/>
          <w:sz w:val="20"/>
          <w:szCs w:val="20"/>
          <w:rPrChange w:id="876" w:author="Microsoft Office User" w:date="2024-11-05T10:34:00Z" w16du:dateUtc="2024-11-05T10:34:00Z">
            <w:rPr/>
          </w:rPrChange>
        </w:rPr>
        <w:tab/>
        <w:t xml:space="preserve">Palmer, C. V., Bythell, J. C. &amp; Willis, B. L. Levels of immunity parameters underpin bleaching and disease susceptibility of reef corals. </w:t>
      </w:r>
      <w:r w:rsidRPr="00994374">
        <w:rPr>
          <w:rFonts w:ascii="Arial" w:hAnsi="Arial" w:cs="Arial"/>
          <w:i/>
          <w:iCs/>
          <w:sz w:val="20"/>
          <w:szCs w:val="20"/>
          <w:rPrChange w:id="877" w:author="Microsoft Office User" w:date="2024-11-05T10:34:00Z" w16du:dateUtc="2024-11-05T10:34:00Z">
            <w:rPr>
              <w:i/>
              <w:iCs/>
            </w:rPr>
          </w:rPrChange>
        </w:rPr>
        <w:t>FASEB J</w:t>
      </w:r>
      <w:r w:rsidRPr="00994374">
        <w:rPr>
          <w:rFonts w:ascii="Arial" w:hAnsi="Arial" w:cs="Arial"/>
          <w:sz w:val="20"/>
          <w:szCs w:val="20"/>
          <w:rPrChange w:id="878" w:author="Microsoft Office User" w:date="2024-11-05T10:34:00Z" w16du:dateUtc="2024-11-05T10:34:00Z">
            <w:rPr/>
          </w:rPrChange>
        </w:rPr>
        <w:t xml:space="preserve"> </w:t>
      </w:r>
      <w:r w:rsidRPr="00994374">
        <w:rPr>
          <w:rFonts w:ascii="Arial" w:hAnsi="Arial" w:cs="Arial"/>
          <w:b/>
          <w:bCs/>
          <w:sz w:val="20"/>
          <w:szCs w:val="20"/>
          <w:rPrChange w:id="879" w:author="Microsoft Office User" w:date="2024-11-05T10:34:00Z" w16du:dateUtc="2024-11-05T10:34:00Z">
            <w:rPr>
              <w:b/>
              <w:bCs/>
            </w:rPr>
          </w:rPrChange>
        </w:rPr>
        <w:t>24</w:t>
      </w:r>
      <w:r w:rsidRPr="00994374">
        <w:rPr>
          <w:rFonts w:ascii="Arial" w:hAnsi="Arial" w:cs="Arial"/>
          <w:sz w:val="20"/>
          <w:szCs w:val="20"/>
          <w:rPrChange w:id="880" w:author="Microsoft Office User" w:date="2024-11-05T10:34:00Z" w16du:dateUtc="2024-11-05T10:34:00Z">
            <w:rPr/>
          </w:rPrChange>
        </w:rPr>
        <w:t>, 1935–1946 (2010).</w:t>
      </w:r>
    </w:p>
    <w:p w14:paraId="0B2638BA" w14:textId="77777777" w:rsidR="002B5FFA" w:rsidRPr="00994374" w:rsidRDefault="002B5FFA" w:rsidP="00994374">
      <w:pPr>
        <w:pStyle w:val="Bibliography"/>
        <w:spacing w:line="240" w:lineRule="auto"/>
        <w:rPr>
          <w:rFonts w:ascii="Arial" w:hAnsi="Arial" w:cs="Arial"/>
          <w:sz w:val="20"/>
          <w:szCs w:val="20"/>
          <w:rPrChange w:id="881" w:author="Microsoft Office User" w:date="2024-11-05T10:34:00Z" w16du:dateUtc="2024-11-05T10:34:00Z">
            <w:rPr/>
          </w:rPrChange>
        </w:rPr>
        <w:pPrChange w:id="882" w:author="Microsoft Office User" w:date="2024-11-05T10:34:00Z" w16du:dateUtc="2024-11-05T10:34:00Z">
          <w:pPr>
            <w:pStyle w:val="Bibliography"/>
          </w:pPr>
        </w:pPrChange>
      </w:pPr>
      <w:r w:rsidRPr="00994374">
        <w:rPr>
          <w:rFonts w:ascii="Arial" w:hAnsi="Arial" w:cs="Arial"/>
          <w:sz w:val="20"/>
          <w:szCs w:val="20"/>
          <w:rPrChange w:id="883" w:author="Microsoft Office User" w:date="2024-11-05T10:34:00Z" w16du:dateUtc="2024-11-05T10:34:00Z">
            <w:rPr/>
          </w:rPrChange>
        </w:rPr>
        <w:t>46.</w:t>
      </w:r>
      <w:r w:rsidRPr="00994374">
        <w:rPr>
          <w:rFonts w:ascii="Arial" w:hAnsi="Arial" w:cs="Arial"/>
          <w:sz w:val="20"/>
          <w:szCs w:val="20"/>
          <w:rPrChange w:id="884" w:author="Microsoft Office User" w:date="2024-11-05T10:34:00Z" w16du:dateUtc="2024-11-05T10:34:00Z">
            <w:rPr/>
          </w:rPrChange>
        </w:rPr>
        <w:tab/>
        <w:t xml:space="preserve">Metcalf, C. J. E. &amp; Koskella, B. Protective microbiomes can limit the evolution of host pathogen defense. </w:t>
      </w:r>
      <w:r w:rsidRPr="00994374">
        <w:rPr>
          <w:rFonts w:ascii="Arial" w:hAnsi="Arial" w:cs="Arial"/>
          <w:i/>
          <w:iCs/>
          <w:sz w:val="20"/>
          <w:szCs w:val="20"/>
          <w:rPrChange w:id="885" w:author="Microsoft Office User" w:date="2024-11-05T10:34:00Z" w16du:dateUtc="2024-11-05T10:34:00Z">
            <w:rPr>
              <w:i/>
              <w:iCs/>
            </w:rPr>
          </w:rPrChange>
        </w:rPr>
        <w:t>Evolution Letters</w:t>
      </w:r>
      <w:r w:rsidRPr="00994374">
        <w:rPr>
          <w:rFonts w:ascii="Arial" w:hAnsi="Arial" w:cs="Arial"/>
          <w:sz w:val="20"/>
          <w:szCs w:val="20"/>
          <w:rPrChange w:id="886" w:author="Microsoft Office User" w:date="2024-11-05T10:34:00Z" w16du:dateUtc="2024-11-05T10:34:00Z">
            <w:rPr/>
          </w:rPrChange>
        </w:rPr>
        <w:t xml:space="preserve"> </w:t>
      </w:r>
      <w:r w:rsidRPr="00994374">
        <w:rPr>
          <w:rFonts w:ascii="Arial" w:hAnsi="Arial" w:cs="Arial"/>
          <w:b/>
          <w:bCs/>
          <w:sz w:val="20"/>
          <w:szCs w:val="20"/>
          <w:rPrChange w:id="887" w:author="Microsoft Office User" w:date="2024-11-05T10:34:00Z" w16du:dateUtc="2024-11-05T10:34:00Z">
            <w:rPr>
              <w:b/>
              <w:bCs/>
            </w:rPr>
          </w:rPrChange>
        </w:rPr>
        <w:t>3</w:t>
      </w:r>
      <w:r w:rsidRPr="00994374">
        <w:rPr>
          <w:rFonts w:ascii="Arial" w:hAnsi="Arial" w:cs="Arial"/>
          <w:sz w:val="20"/>
          <w:szCs w:val="20"/>
          <w:rPrChange w:id="888" w:author="Microsoft Office User" w:date="2024-11-05T10:34:00Z" w16du:dateUtc="2024-11-05T10:34:00Z">
            <w:rPr/>
          </w:rPrChange>
        </w:rPr>
        <w:t>, 534–543 (2019).</w:t>
      </w:r>
    </w:p>
    <w:p w14:paraId="545AF7DC" w14:textId="77777777" w:rsidR="002B5FFA" w:rsidRPr="00994374" w:rsidRDefault="002B5FFA" w:rsidP="00994374">
      <w:pPr>
        <w:pStyle w:val="Bibliography"/>
        <w:spacing w:line="240" w:lineRule="auto"/>
        <w:rPr>
          <w:rFonts w:ascii="Arial" w:hAnsi="Arial" w:cs="Arial"/>
          <w:sz w:val="20"/>
          <w:szCs w:val="20"/>
          <w:rPrChange w:id="889" w:author="Microsoft Office User" w:date="2024-11-05T10:34:00Z" w16du:dateUtc="2024-11-05T10:34:00Z">
            <w:rPr/>
          </w:rPrChange>
        </w:rPr>
        <w:pPrChange w:id="890" w:author="Microsoft Office User" w:date="2024-11-05T10:34:00Z" w16du:dateUtc="2024-11-05T10:34:00Z">
          <w:pPr>
            <w:pStyle w:val="Bibliography"/>
          </w:pPr>
        </w:pPrChange>
      </w:pPr>
      <w:r w:rsidRPr="00994374">
        <w:rPr>
          <w:rFonts w:ascii="Arial" w:hAnsi="Arial" w:cs="Arial"/>
          <w:sz w:val="20"/>
          <w:szCs w:val="20"/>
          <w:rPrChange w:id="891" w:author="Microsoft Office User" w:date="2024-11-05T10:34:00Z" w16du:dateUtc="2024-11-05T10:34:00Z">
            <w:rPr/>
          </w:rPrChange>
        </w:rPr>
        <w:t>47.</w:t>
      </w:r>
      <w:r w:rsidRPr="00994374">
        <w:rPr>
          <w:rFonts w:ascii="Arial" w:hAnsi="Arial" w:cs="Arial"/>
          <w:sz w:val="20"/>
          <w:szCs w:val="20"/>
          <w:rPrChange w:id="892" w:author="Microsoft Office User" w:date="2024-11-05T10:34:00Z" w16du:dateUtc="2024-11-05T10:34:00Z">
            <w:rPr/>
          </w:rPrChange>
        </w:rPr>
        <w:tab/>
        <w:t xml:space="preserve">Poole, A. Z. &amp; Weis, V. M. TIR-domain-containing protein repertoire of nine anthozoan species reveals coral–specific expansions and uncharacterized proteins. </w:t>
      </w:r>
      <w:r w:rsidRPr="00994374">
        <w:rPr>
          <w:rFonts w:ascii="Arial" w:hAnsi="Arial" w:cs="Arial"/>
          <w:i/>
          <w:iCs/>
          <w:sz w:val="20"/>
          <w:szCs w:val="20"/>
          <w:rPrChange w:id="893" w:author="Microsoft Office User" w:date="2024-11-05T10:34:00Z" w16du:dateUtc="2024-11-05T10:34:00Z">
            <w:rPr>
              <w:i/>
              <w:iCs/>
            </w:rPr>
          </w:rPrChange>
        </w:rPr>
        <w:t>Developmental &amp; Comparative Immunology</w:t>
      </w:r>
      <w:r w:rsidRPr="00994374">
        <w:rPr>
          <w:rFonts w:ascii="Arial" w:hAnsi="Arial" w:cs="Arial"/>
          <w:sz w:val="20"/>
          <w:szCs w:val="20"/>
          <w:rPrChange w:id="894" w:author="Microsoft Office User" w:date="2024-11-05T10:34:00Z" w16du:dateUtc="2024-11-05T10:34:00Z">
            <w:rPr/>
          </w:rPrChange>
        </w:rPr>
        <w:t xml:space="preserve"> </w:t>
      </w:r>
      <w:r w:rsidRPr="00994374">
        <w:rPr>
          <w:rFonts w:ascii="Arial" w:hAnsi="Arial" w:cs="Arial"/>
          <w:b/>
          <w:bCs/>
          <w:sz w:val="20"/>
          <w:szCs w:val="20"/>
          <w:rPrChange w:id="895" w:author="Microsoft Office User" w:date="2024-11-05T10:34:00Z" w16du:dateUtc="2024-11-05T10:34:00Z">
            <w:rPr>
              <w:b/>
              <w:bCs/>
            </w:rPr>
          </w:rPrChange>
        </w:rPr>
        <w:t>46</w:t>
      </w:r>
      <w:r w:rsidRPr="00994374">
        <w:rPr>
          <w:rFonts w:ascii="Arial" w:hAnsi="Arial" w:cs="Arial"/>
          <w:sz w:val="20"/>
          <w:szCs w:val="20"/>
          <w:rPrChange w:id="896" w:author="Microsoft Office User" w:date="2024-11-05T10:34:00Z" w16du:dateUtc="2024-11-05T10:34:00Z">
            <w:rPr/>
          </w:rPrChange>
        </w:rPr>
        <w:t>, 480–488 (2014).</w:t>
      </w:r>
    </w:p>
    <w:p w14:paraId="40E386EB" w14:textId="77777777" w:rsidR="002B5FFA" w:rsidRPr="00994374" w:rsidRDefault="002B5FFA" w:rsidP="00994374">
      <w:pPr>
        <w:pStyle w:val="Bibliography"/>
        <w:spacing w:line="240" w:lineRule="auto"/>
        <w:rPr>
          <w:rFonts w:ascii="Arial" w:hAnsi="Arial" w:cs="Arial"/>
          <w:sz w:val="20"/>
          <w:szCs w:val="20"/>
          <w:rPrChange w:id="897" w:author="Microsoft Office User" w:date="2024-11-05T10:34:00Z" w16du:dateUtc="2024-11-05T10:34:00Z">
            <w:rPr/>
          </w:rPrChange>
        </w:rPr>
        <w:pPrChange w:id="898" w:author="Microsoft Office User" w:date="2024-11-05T10:34:00Z" w16du:dateUtc="2024-11-05T10:34:00Z">
          <w:pPr>
            <w:pStyle w:val="Bibliography"/>
          </w:pPr>
        </w:pPrChange>
      </w:pPr>
      <w:r w:rsidRPr="00994374">
        <w:rPr>
          <w:rFonts w:ascii="Arial" w:hAnsi="Arial" w:cs="Arial"/>
          <w:sz w:val="20"/>
          <w:szCs w:val="20"/>
          <w:rPrChange w:id="899" w:author="Microsoft Office User" w:date="2024-11-05T10:34:00Z" w16du:dateUtc="2024-11-05T10:34:00Z">
            <w:rPr/>
          </w:rPrChange>
        </w:rPr>
        <w:t>48.</w:t>
      </w:r>
      <w:r w:rsidRPr="00994374">
        <w:rPr>
          <w:rFonts w:ascii="Arial" w:hAnsi="Arial" w:cs="Arial"/>
          <w:sz w:val="20"/>
          <w:szCs w:val="20"/>
          <w:rPrChange w:id="900" w:author="Microsoft Office User" w:date="2024-11-05T10:34:00Z" w16du:dateUtc="2024-11-05T10:34:00Z">
            <w:rPr/>
          </w:rPrChange>
        </w:rPr>
        <w:tab/>
        <w:t xml:space="preserve">Brown, T. </w:t>
      </w:r>
      <w:r w:rsidRPr="00994374">
        <w:rPr>
          <w:rFonts w:ascii="Arial" w:hAnsi="Arial" w:cs="Arial"/>
          <w:i/>
          <w:iCs/>
          <w:sz w:val="20"/>
          <w:szCs w:val="20"/>
          <w:rPrChange w:id="901" w:author="Microsoft Office User" w:date="2024-11-05T10:34:00Z" w16du:dateUtc="2024-11-05T10:34:00Z">
            <w:rPr>
              <w:i/>
              <w:iCs/>
            </w:rPr>
          </w:rPrChange>
        </w:rPr>
        <w:t>et al.</w:t>
      </w:r>
      <w:r w:rsidRPr="00994374">
        <w:rPr>
          <w:rFonts w:ascii="Arial" w:hAnsi="Arial" w:cs="Arial"/>
          <w:sz w:val="20"/>
          <w:szCs w:val="20"/>
          <w:rPrChange w:id="902" w:author="Microsoft Office User" w:date="2024-11-05T10:34:00Z" w16du:dateUtc="2024-11-05T10:34:00Z">
            <w:rPr/>
          </w:rPrChange>
        </w:rPr>
        <w:t xml:space="preserve"> Anatomically-specific coupling between innate immune gene repertoire and microbiome structure during coral evolution. 2023.04.26.538298 Preprint at https://doi.org/10.1101/2023.04.26.538298 (2023).</w:t>
      </w:r>
    </w:p>
    <w:p w14:paraId="73BBB099" w14:textId="77777777" w:rsidR="002B5FFA" w:rsidRPr="00994374" w:rsidRDefault="002B5FFA" w:rsidP="00994374">
      <w:pPr>
        <w:pStyle w:val="Bibliography"/>
        <w:spacing w:line="240" w:lineRule="auto"/>
        <w:rPr>
          <w:rFonts w:ascii="Arial" w:hAnsi="Arial" w:cs="Arial"/>
          <w:sz w:val="20"/>
          <w:szCs w:val="20"/>
          <w:rPrChange w:id="903" w:author="Microsoft Office User" w:date="2024-11-05T10:34:00Z" w16du:dateUtc="2024-11-05T10:34:00Z">
            <w:rPr/>
          </w:rPrChange>
        </w:rPr>
        <w:pPrChange w:id="904" w:author="Microsoft Office User" w:date="2024-11-05T10:34:00Z" w16du:dateUtc="2024-11-05T10:34:00Z">
          <w:pPr>
            <w:pStyle w:val="Bibliography"/>
          </w:pPr>
        </w:pPrChange>
      </w:pPr>
      <w:r w:rsidRPr="00994374">
        <w:rPr>
          <w:rFonts w:ascii="Arial" w:hAnsi="Arial" w:cs="Arial"/>
          <w:sz w:val="20"/>
          <w:szCs w:val="20"/>
          <w:rPrChange w:id="905" w:author="Microsoft Office User" w:date="2024-11-05T10:34:00Z" w16du:dateUtc="2024-11-05T10:34:00Z">
            <w:rPr/>
          </w:rPrChange>
        </w:rPr>
        <w:t>49.</w:t>
      </w:r>
      <w:r w:rsidRPr="00994374">
        <w:rPr>
          <w:rFonts w:ascii="Arial" w:hAnsi="Arial" w:cs="Arial"/>
          <w:sz w:val="20"/>
          <w:szCs w:val="20"/>
          <w:rPrChange w:id="906" w:author="Microsoft Office User" w:date="2024-11-05T10:34:00Z" w16du:dateUtc="2024-11-05T10:34:00Z">
            <w:rPr/>
          </w:rPrChange>
        </w:rPr>
        <w:tab/>
        <w:t xml:space="preserve">Ide, K. </w:t>
      </w:r>
      <w:r w:rsidRPr="00994374">
        <w:rPr>
          <w:rFonts w:ascii="Arial" w:hAnsi="Arial" w:cs="Arial"/>
          <w:i/>
          <w:iCs/>
          <w:sz w:val="20"/>
          <w:szCs w:val="20"/>
          <w:rPrChange w:id="907" w:author="Microsoft Office User" w:date="2024-11-05T10:34:00Z" w16du:dateUtc="2024-11-05T10:34:00Z">
            <w:rPr>
              <w:i/>
              <w:iCs/>
            </w:rPr>
          </w:rPrChange>
        </w:rPr>
        <w:t>et al.</w:t>
      </w:r>
      <w:r w:rsidRPr="00994374">
        <w:rPr>
          <w:rFonts w:ascii="Arial" w:hAnsi="Arial" w:cs="Arial"/>
          <w:sz w:val="20"/>
          <w:szCs w:val="20"/>
          <w:rPrChange w:id="908" w:author="Microsoft Office User" w:date="2024-11-05T10:34:00Z" w16du:dateUtc="2024-11-05T10:34:00Z">
            <w:rPr/>
          </w:rPrChange>
        </w:rPr>
        <w:t xml:space="preserve"> Targeted single-cell genomics reveals novel host adaptation strategies of the symbiotic bacteria Endozoicomonas in Acropora tenuis coral. </w:t>
      </w:r>
      <w:r w:rsidRPr="00994374">
        <w:rPr>
          <w:rFonts w:ascii="Arial" w:hAnsi="Arial" w:cs="Arial"/>
          <w:i/>
          <w:iCs/>
          <w:sz w:val="20"/>
          <w:szCs w:val="20"/>
          <w:rPrChange w:id="909" w:author="Microsoft Office User" w:date="2024-11-05T10:34:00Z" w16du:dateUtc="2024-11-05T10:34:00Z">
            <w:rPr>
              <w:i/>
              <w:iCs/>
            </w:rPr>
          </w:rPrChange>
        </w:rPr>
        <w:t>Microbiome</w:t>
      </w:r>
      <w:r w:rsidRPr="00994374">
        <w:rPr>
          <w:rFonts w:ascii="Arial" w:hAnsi="Arial" w:cs="Arial"/>
          <w:sz w:val="20"/>
          <w:szCs w:val="20"/>
          <w:rPrChange w:id="910" w:author="Microsoft Office User" w:date="2024-11-05T10:34:00Z" w16du:dateUtc="2024-11-05T10:34:00Z">
            <w:rPr/>
          </w:rPrChange>
        </w:rPr>
        <w:t xml:space="preserve"> </w:t>
      </w:r>
      <w:r w:rsidRPr="00994374">
        <w:rPr>
          <w:rFonts w:ascii="Arial" w:hAnsi="Arial" w:cs="Arial"/>
          <w:b/>
          <w:bCs/>
          <w:sz w:val="20"/>
          <w:szCs w:val="20"/>
          <w:rPrChange w:id="911" w:author="Microsoft Office User" w:date="2024-11-05T10:34:00Z" w16du:dateUtc="2024-11-05T10:34:00Z">
            <w:rPr>
              <w:b/>
              <w:bCs/>
            </w:rPr>
          </w:rPrChange>
        </w:rPr>
        <w:t>10</w:t>
      </w:r>
      <w:r w:rsidRPr="00994374">
        <w:rPr>
          <w:rFonts w:ascii="Arial" w:hAnsi="Arial" w:cs="Arial"/>
          <w:sz w:val="20"/>
          <w:szCs w:val="20"/>
          <w:rPrChange w:id="912" w:author="Microsoft Office User" w:date="2024-11-05T10:34:00Z" w16du:dateUtc="2024-11-05T10:34:00Z">
            <w:rPr/>
          </w:rPrChange>
        </w:rPr>
        <w:t>, 220 (2022).</w:t>
      </w:r>
    </w:p>
    <w:p w14:paraId="0272C583" w14:textId="77777777" w:rsidR="002B5FFA" w:rsidRPr="00994374" w:rsidRDefault="002B5FFA" w:rsidP="00994374">
      <w:pPr>
        <w:pStyle w:val="Bibliography"/>
        <w:spacing w:line="240" w:lineRule="auto"/>
        <w:rPr>
          <w:rFonts w:ascii="Arial" w:hAnsi="Arial" w:cs="Arial"/>
          <w:sz w:val="20"/>
          <w:szCs w:val="20"/>
          <w:rPrChange w:id="913" w:author="Microsoft Office User" w:date="2024-11-05T10:34:00Z" w16du:dateUtc="2024-11-05T10:34:00Z">
            <w:rPr/>
          </w:rPrChange>
        </w:rPr>
        <w:pPrChange w:id="914" w:author="Microsoft Office User" w:date="2024-11-05T10:34:00Z" w16du:dateUtc="2024-11-05T10:34:00Z">
          <w:pPr>
            <w:pStyle w:val="Bibliography"/>
          </w:pPr>
        </w:pPrChange>
      </w:pPr>
      <w:r w:rsidRPr="00994374">
        <w:rPr>
          <w:rFonts w:ascii="Arial" w:hAnsi="Arial" w:cs="Arial"/>
          <w:sz w:val="20"/>
          <w:szCs w:val="20"/>
          <w:rPrChange w:id="915" w:author="Microsoft Office User" w:date="2024-11-05T10:34:00Z" w16du:dateUtc="2024-11-05T10:34:00Z">
            <w:rPr/>
          </w:rPrChange>
        </w:rPr>
        <w:t>50.</w:t>
      </w:r>
      <w:r w:rsidRPr="00994374">
        <w:rPr>
          <w:rFonts w:ascii="Arial" w:hAnsi="Arial" w:cs="Arial"/>
          <w:sz w:val="20"/>
          <w:szCs w:val="20"/>
          <w:rPrChange w:id="916" w:author="Microsoft Office User" w:date="2024-11-05T10:34:00Z" w16du:dateUtc="2024-11-05T10:34:00Z">
            <w:rPr/>
          </w:rPrChange>
        </w:rPr>
        <w:tab/>
        <w:t xml:space="preserve">Morais, J., Cardoso, A. P. L. R. &amp; Santos, B. A. A global synthesis of the current knowledge on the taxonomic and geographic distribution of major coral diseases. </w:t>
      </w:r>
      <w:r w:rsidRPr="00994374">
        <w:rPr>
          <w:rFonts w:ascii="Arial" w:hAnsi="Arial" w:cs="Arial"/>
          <w:i/>
          <w:iCs/>
          <w:sz w:val="20"/>
          <w:szCs w:val="20"/>
          <w:rPrChange w:id="917" w:author="Microsoft Office User" w:date="2024-11-05T10:34:00Z" w16du:dateUtc="2024-11-05T10:34:00Z">
            <w:rPr>
              <w:i/>
              <w:iCs/>
            </w:rPr>
          </w:rPrChange>
        </w:rPr>
        <w:t>Environmental Advances</w:t>
      </w:r>
      <w:r w:rsidRPr="00994374">
        <w:rPr>
          <w:rFonts w:ascii="Arial" w:hAnsi="Arial" w:cs="Arial"/>
          <w:sz w:val="20"/>
          <w:szCs w:val="20"/>
          <w:rPrChange w:id="918" w:author="Microsoft Office User" w:date="2024-11-05T10:34:00Z" w16du:dateUtc="2024-11-05T10:34:00Z">
            <w:rPr/>
          </w:rPrChange>
        </w:rPr>
        <w:t xml:space="preserve"> </w:t>
      </w:r>
      <w:r w:rsidRPr="00994374">
        <w:rPr>
          <w:rFonts w:ascii="Arial" w:hAnsi="Arial" w:cs="Arial"/>
          <w:b/>
          <w:bCs/>
          <w:sz w:val="20"/>
          <w:szCs w:val="20"/>
          <w:rPrChange w:id="919" w:author="Microsoft Office User" w:date="2024-11-05T10:34:00Z" w16du:dateUtc="2024-11-05T10:34:00Z">
            <w:rPr>
              <w:b/>
              <w:bCs/>
            </w:rPr>
          </w:rPrChange>
        </w:rPr>
        <w:t>8</w:t>
      </w:r>
      <w:r w:rsidRPr="00994374">
        <w:rPr>
          <w:rFonts w:ascii="Arial" w:hAnsi="Arial" w:cs="Arial"/>
          <w:sz w:val="20"/>
          <w:szCs w:val="20"/>
          <w:rPrChange w:id="920" w:author="Microsoft Office User" w:date="2024-11-05T10:34:00Z" w16du:dateUtc="2024-11-05T10:34:00Z">
            <w:rPr/>
          </w:rPrChange>
        </w:rPr>
        <w:t>, 100231 (2022).</w:t>
      </w:r>
    </w:p>
    <w:p w14:paraId="080FE3AC" w14:textId="77777777" w:rsidR="002B5FFA" w:rsidRPr="00994374" w:rsidRDefault="002B5FFA" w:rsidP="00994374">
      <w:pPr>
        <w:pStyle w:val="Bibliography"/>
        <w:spacing w:line="240" w:lineRule="auto"/>
        <w:rPr>
          <w:rFonts w:ascii="Arial" w:hAnsi="Arial" w:cs="Arial"/>
          <w:sz w:val="20"/>
          <w:szCs w:val="20"/>
          <w:rPrChange w:id="921" w:author="Microsoft Office User" w:date="2024-11-05T10:34:00Z" w16du:dateUtc="2024-11-05T10:34:00Z">
            <w:rPr/>
          </w:rPrChange>
        </w:rPr>
        <w:pPrChange w:id="922" w:author="Microsoft Office User" w:date="2024-11-05T10:34:00Z" w16du:dateUtc="2024-11-05T10:34:00Z">
          <w:pPr>
            <w:pStyle w:val="Bibliography"/>
          </w:pPr>
        </w:pPrChange>
      </w:pPr>
      <w:r w:rsidRPr="00994374">
        <w:rPr>
          <w:rFonts w:ascii="Arial" w:hAnsi="Arial" w:cs="Arial"/>
          <w:sz w:val="20"/>
          <w:szCs w:val="20"/>
          <w:rPrChange w:id="923" w:author="Microsoft Office User" w:date="2024-11-05T10:34:00Z" w16du:dateUtc="2024-11-05T10:34:00Z">
            <w:rPr/>
          </w:rPrChange>
        </w:rPr>
        <w:t>51.</w:t>
      </w:r>
      <w:r w:rsidRPr="00994374">
        <w:rPr>
          <w:rFonts w:ascii="Arial" w:hAnsi="Arial" w:cs="Arial"/>
          <w:sz w:val="20"/>
          <w:szCs w:val="20"/>
          <w:rPrChange w:id="924" w:author="Microsoft Office User" w:date="2024-11-05T10:34:00Z" w16du:dateUtc="2024-11-05T10:34:00Z">
            <w:rPr/>
          </w:rPrChange>
        </w:rPr>
        <w:tab/>
        <w:t xml:space="preserve">Vega Thurber, R. </w:t>
      </w:r>
      <w:r w:rsidRPr="00994374">
        <w:rPr>
          <w:rFonts w:ascii="Arial" w:hAnsi="Arial" w:cs="Arial"/>
          <w:i/>
          <w:iCs/>
          <w:sz w:val="20"/>
          <w:szCs w:val="20"/>
          <w:rPrChange w:id="925" w:author="Microsoft Office User" w:date="2024-11-05T10:34:00Z" w16du:dateUtc="2024-11-05T10:34:00Z">
            <w:rPr>
              <w:i/>
              <w:iCs/>
            </w:rPr>
          </w:rPrChange>
        </w:rPr>
        <w:t>et al.</w:t>
      </w:r>
      <w:r w:rsidRPr="00994374">
        <w:rPr>
          <w:rFonts w:ascii="Arial" w:hAnsi="Arial" w:cs="Arial"/>
          <w:sz w:val="20"/>
          <w:szCs w:val="20"/>
          <w:rPrChange w:id="926" w:author="Microsoft Office User" w:date="2024-11-05T10:34:00Z" w16du:dateUtc="2024-11-05T10:34:00Z">
            <w:rPr/>
          </w:rPrChange>
        </w:rPr>
        <w:t xml:space="preserve"> Deciphering Coral Disease Dynamics: Integrating Host, Microbiome, and the Changing Environment. </w:t>
      </w:r>
      <w:r w:rsidRPr="00994374">
        <w:rPr>
          <w:rFonts w:ascii="Arial" w:hAnsi="Arial" w:cs="Arial"/>
          <w:i/>
          <w:iCs/>
          <w:sz w:val="20"/>
          <w:szCs w:val="20"/>
          <w:rPrChange w:id="927" w:author="Microsoft Office User" w:date="2024-11-05T10:34:00Z" w16du:dateUtc="2024-11-05T10:34:00Z">
            <w:rPr>
              <w:i/>
              <w:iCs/>
            </w:rPr>
          </w:rPrChange>
        </w:rPr>
        <w:t>Frontiers in Ecology and Evolution</w:t>
      </w:r>
      <w:r w:rsidRPr="00994374">
        <w:rPr>
          <w:rFonts w:ascii="Arial" w:hAnsi="Arial" w:cs="Arial"/>
          <w:sz w:val="20"/>
          <w:szCs w:val="20"/>
          <w:rPrChange w:id="928" w:author="Microsoft Office User" w:date="2024-11-05T10:34:00Z" w16du:dateUtc="2024-11-05T10:34:00Z">
            <w:rPr/>
          </w:rPrChange>
        </w:rPr>
        <w:t xml:space="preserve"> </w:t>
      </w:r>
      <w:r w:rsidRPr="00994374">
        <w:rPr>
          <w:rFonts w:ascii="Arial" w:hAnsi="Arial" w:cs="Arial"/>
          <w:b/>
          <w:bCs/>
          <w:sz w:val="20"/>
          <w:szCs w:val="20"/>
          <w:rPrChange w:id="929" w:author="Microsoft Office User" w:date="2024-11-05T10:34:00Z" w16du:dateUtc="2024-11-05T10:34:00Z">
            <w:rPr>
              <w:b/>
              <w:bCs/>
            </w:rPr>
          </w:rPrChange>
        </w:rPr>
        <w:t>8</w:t>
      </w:r>
      <w:r w:rsidRPr="00994374">
        <w:rPr>
          <w:rFonts w:ascii="Arial" w:hAnsi="Arial" w:cs="Arial"/>
          <w:sz w:val="20"/>
          <w:szCs w:val="20"/>
          <w:rPrChange w:id="930" w:author="Microsoft Office User" w:date="2024-11-05T10:34:00Z" w16du:dateUtc="2024-11-05T10:34:00Z">
            <w:rPr/>
          </w:rPrChange>
        </w:rPr>
        <w:t>, (2020).</w:t>
      </w:r>
    </w:p>
    <w:p w14:paraId="649DEFFD" w14:textId="77777777" w:rsidR="002B5FFA" w:rsidRPr="00994374" w:rsidRDefault="002B5FFA" w:rsidP="00994374">
      <w:pPr>
        <w:pStyle w:val="Bibliography"/>
        <w:spacing w:line="240" w:lineRule="auto"/>
        <w:rPr>
          <w:rFonts w:ascii="Arial" w:hAnsi="Arial" w:cs="Arial"/>
          <w:sz w:val="20"/>
          <w:szCs w:val="20"/>
          <w:rPrChange w:id="931" w:author="Microsoft Office User" w:date="2024-11-05T10:34:00Z" w16du:dateUtc="2024-11-05T10:34:00Z">
            <w:rPr/>
          </w:rPrChange>
        </w:rPr>
        <w:pPrChange w:id="932" w:author="Microsoft Office User" w:date="2024-11-05T10:34:00Z" w16du:dateUtc="2024-11-05T10:34:00Z">
          <w:pPr>
            <w:pStyle w:val="Bibliography"/>
          </w:pPr>
        </w:pPrChange>
      </w:pPr>
      <w:r w:rsidRPr="00994374">
        <w:rPr>
          <w:rFonts w:ascii="Arial" w:hAnsi="Arial" w:cs="Arial"/>
          <w:sz w:val="20"/>
          <w:szCs w:val="20"/>
          <w:rPrChange w:id="933" w:author="Microsoft Office User" w:date="2024-11-05T10:34:00Z" w16du:dateUtc="2024-11-05T10:34:00Z">
            <w:rPr/>
          </w:rPrChange>
        </w:rPr>
        <w:t>52.</w:t>
      </w:r>
      <w:r w:rsidRPr="00994374">
        <w:rPr>
          <w:rFonts w:ascii="Arial" w:hAnsi="Arial" w:cs="Arial"/>
          <w:sz w:val="20"/>
          <w:szCs w:val="20"/>
          <w:rPrChange w:id="934" w:author="Microsoft Office User" w:date="2024-11-05T10:34:00Z" w16du:dateUtc="2024-11-05T10:34:00Z">
            <w:rPr/>
          </w:rPrChange>
        </w:rPr>
        <w:tab/>
        <w:t xml:space="preserve">Ziegler, M. </w:t>
      </w:r>
      <w:r w:rsidRPr="00994374">
        <w:rPr>
          <w:rFonts w:ascii="Arial" w:hAnsi="Arial" w:cs="Arial"/>
          <w:i/>
          <w:iCs/>
          <w:sz w:val="20"/>
          <w:szCs w:val="20"/>
          <w:rPrChange w:id="935" w:author="Microsoft Office User" w:date="2024-11-05T10:34:00Z" w16du:dateUtc="2024-11-05T10:34:00Z">
            <w:rPr>
              <w:i/>
              <w:iCs/>
            </w:rPr>
          </w:rPrChange>
        </w:rPr>
        <w:t>et al.</w:t>
      </w:r>
      <w:r w:rsidRPr="00994374">
        <w:rPr>
          <w:rFonts w:ascii="Arial" w:hAnsi="Arial" w:cs="Arial"/>
          <w:sz w:val="20"/>
          <w:szCs w:val="20"/>
          <w:rPrChange w:id="936" w:author="Microsoft Office User" w:date="2024-11-05T10:34:00Z" w16du:dateUtc="2024-11-05T10:34:00Z">
            <w:rPr/>
          </w:rPrChange>
        </w:rPr>
        <w:t xml:space="preserve"> Coral bacterial community structure responds to environmental change in a host-specific manner. </w:t>
      </w:r>
      <w:r w:rsidRPr="00994374">
        <w:rPr>
          <w:rFonts w:ascii="Arial" w:hAnsi="Arial" w:cs="Arial"/>
          <w:i/>
          <w:iCs/>
          <w:sz w:val="20"/>
          <w:szCs w:val="20"/>
          <w:rPrChange w:id="937" w:author="Microsoft Office User" w:date="2024-11-05T10:34:00Z" w16du:dateUtc="2024-11-05T10:34:00Z">
            <w:rPr>
              <w:i/>
              <w:iCs/>
            </w:rPr>
          </w:rPrChange>
        </w:rPr>
        <w:t>Nat Commun</w:t>
      </w:r>
      <w:r w:rsidRPr="00994374">
        <w:rPr>
          <w:rFonts w:ascii="Arial" w:hAnsi="Arial" w:cs="Arial"/>
          <w:sz w:val="20"/>
          <w:szCs w:val="20"/>
          <w:rPrChange w:id="938" w:author="Microsoft Office User" w:date="2024-11-05T10:34:00Z" w16du:dateUtc="2024-11-05T10:34:00Z">
            <w:rPr/>
          </w:rPrChange>
        </w:rPr>
        <w:t xml:space="preserve"> </w:t>
      </w:r>
      <w:r w:rsidRPr="00994374">
        <w:rPr>
          <w:rFonts w:ascii="Arial" w:hAnsi="Arial" w:cs="Arial"/>
          <w:b/>
          <w:bCs/>
          <w:sz w:val="20"/>
          <w:szCs w:val="20"/>
          <w:rPrChange w:id="939" w:author="Microsoft Office User" w:date="2024-11-05T10:34:00Z" w16du:dateUtc="2024-11-05T10:34:00Z">
            <w:rPr>
              <w:b/>
              <w:bCs/>
            </w:rPr>
          </w:rPrChange>
        </w:rPr>
        <w:t>10</w:t>
      </w:r>
      <w:r w:rsidRPr="00994374">
        <w:rPr>
          <w:rFonts w:ascii="Arial" w:hAnsi="Arial" w:cs="Arial"/>
          <w:sz w:val="20"/>
          <w:szCs w:val="20"/>
          <w:rPrChange w:id="940" w:author="Microsoft Office User" w:date="2024-11-05T10:34:00Z" w16du:dateUtc="2024-11-05T10:34:00Z">
            <w:rPr/>
          </w:rPrChange>
        </w:rPr>
        <w:t>, 3092 (2019).</w:t>
      </w:r>
    </w:p>
    <w:p w14:paraId="1A0C97B7" w14:textId="77777777" w:rsidR="002B5FFA" w:rsidRPr="00994374" w:rsidRDefault="002B5FFA" w:rsidP="00994374">
      <w:pPr>
        <w:pStyle w:val="Bibliography"/>
        <w:spacing w:line="240" w:lineRule="auto"/>
        <w:rPr>
          <w:rFonts w:ascii="Arial" w:hAnsi="Arial" w:cs="Arial"/>
          <w:sz w:val="20"/>
          <w:szCs w:val="20"/>
          <w:rPrChange w:id="941" w:author="Microsoft Office User" w:date="2024-11-05T10:34:00Z" w16du:dateUtc="2024-11-05T10:34:00Z">
            <w:rPr/>
          </w:rPrChange>
        </w:rPr>
        <w:pPrChange w:id="942" w:author="Microsoft Office User" w:date="2024-11-05T10:34:00Z" w16du:dateUtc="2024-11-05T10:34:00Z">
          <w:pPr>
            <w:pStyle w:val="Bibliography"/>
          </w:pPr>
        </w:pPrChange>
      </w:pPr>
      <w:r w:rsidRPr="00994374">
        <w:rPr>
          <w:rFonts w:ascii="Arial" w:hAnsi="Arial" w:cs="Arial"/>
          <w:sz w:val="20"/>
          <w:szCs w:val="20"/>
          <w:rPrChange w:id="943" w:author="Microsoft Office User" w:date="2024-11-05T10:34:00Z" w16du:dateUtc="2024-11-05T10:34:00Z">
            <w:rPr/>
          </w:rPrChange>
        </w:rPr>
        <w:t>53.</w:t>
      </w:r>
      <w:r w:rsidRPr="00994374">
        <w:rPr>
          <w:rFonts w:ascii="Arial" w:hAnsi="Arial" w:cs="Arial"/>
          <w:sz w:val="20"/>
          <w:szCs w:val="20"/>
          <w:rPrChange w:id="944" w:author="Microsoft Office User" w:date="2024-11-05T10:34:00Z" w16du:dateUtc="2024-11-05T10:34:00Z">
            <w:rPr/>
          </w:rPrChange>
        </w:rPr>
        <w:tab/>
        <w:t xml:space="preserve">Voolstra, C. R. &amp; Ziegler, M. Adapting with Microbial Help: Microbiome Flexibility Facilitates Rapid Responses to Environmental Change. </w:t>
      </w:r>
      <w:r w:rsidRPr="00994374">
        <w:rPr>
          <w:rFonts w:ascii="Arial" w:hAnsi="Arial" w:cs="Arial"/>
          <w:i/>
          <w:iCs/>
          <w:sz w:val="20"/>
          <w:szCs w:val="20"/>
          <w:rPrChange w:id="945" w:author="Microsoft Office User" w:date="2024-11-05T10:34:00Z" w16du:dateUtc="2024-11-05T10:34:00Z">
            <w:rPr>
              <w:i/>
              <w:iCs/>
            </w:rPr>
          </w:rPrChange>
        </w:rPr>
        <w:t>BioEssays</w:t>
      </w:r>
      <w:r w:rsidRPr="00994374">
        <w:rPr>
          <w:rFonts w:ascii="Arial" w:hAnsi="Arial" w:cs="Arial"/>
          <w:sz w:val="20"/>
          <w:szCs w:val="20"/>
          <w:rPrChange w:id="946" w:author="Microsoft Office User" w:date="2024-11-05T10:34:00Z" w16du:dateUtc="2024-11-05T10:34:00Z">
            <w:rPr/>
          </w:rPrChange>
        </w:rPr>
        <w:t xml:space="preserve"> </w:t>
      </w:r>
      <w:r w:rsidRPr="00994374">
        <w:rPr>
          <w:rFonts w:ascii="Arial" w:hAnsi="Arial" w:cs="Arial"/>
          <w:b/>
          <w:bCs/>
          <w:sz w:val="20"/>
          <w:szCs w:val="20"/>
          <w:rPrChange w:id="947" w:author="Microsoft Office User" w:date="2024-11-05T10:34:00Z" w16du:dateUtc="2024-11-05T10:34:00Z">
            <w:rPr>
              <w:b/>
              <w:bCs/>
            </w:rPr>
          </w:rPrChange>
        </w:rPr>
        <w:t>42</w:t>
      </w:r>
      <w:r w:rsidRPr="00994374">
        <w:rPr>
          <w:rFonts w:ascii="Arial" w:hAnsi="Arial" w:cs="Arial"/>
          <w:sz w:val="20"/>
          <w:szCs w:val="20"/>
          <w:rPrChange w:id="948" w:author="Microsoft Office User" w:date="2024-11-05T10:34:00Z" w16du:dateUtc="2024-11-05T10:34:00Z">
            <w:rPr/>
          </w:rPrChange>
        </w:rPr>
        <w:t>, 2000004 (2020).</w:t>
      </w:r>
    </w:p>
    <w:p w14:paraId="702517BA" w14:textId="77777777" w:rsidR="002B5FFA" w:rsidRPr="00994374" w:rsidRDefault="002B5FFA" w:rsidP="00994374">
      <w:pPr>
        <w:pStyle w:val="Bibliography"/>
        <w:spacing w:line="240" w:lineRule="auto"/>
        <w:rPr>
          <w:rFonts w:ascii="Arial" w:hAnsi="Arial" w:cs="Arial"/>
          <w:sz w:val="20"/>
          <w:szCs w:val="20"/>
          <w:rPrChange w:id="949" w:author="Microsoft Office User" w:date="2024-11-05T10:34:00Z" w16du:dateUtc="2024-11-05T10:34:00Z">
            <w:rPr/>
          </w:rPrChange>
        </w:rPr>
        <w:pPrChange w:id="950" w:author="Microsoft Office User" w:date="2024-11-05T10:34:00Z" w16du:dateUtc="2024-11-05T10:34:00Z">
          <w:pPr>
            <w:pStyle w:val="Bibliography"/>
          </w:pPr>
        </w:pPrChange>
      </w:pPr>
      <w:r w:rsidRPr="00994374">
        <w:rPr>
          <w:rFonts w:ascii="Arial" w:hAnsi="Arial" w:cs="Arial"/>
          <w:sz w:val="20"/>
          <w:szCs w:val="20"/>
          <w:rPrChange w:id="951" w:author="Microsoft Office User" w:date="2024-11-05T10:34:00Z" w16du:dateUtc="2024-11-05T10:34:00Z">
            <w:rPr/>
          </w:rPrChange>
        </w:rPr>
        <w:t>54.</w:t>
      </w:r>
      <w:r w:rsidRPr="00994374">
        <w:rPr>
          <w:rFonts w:ascii="Arial" w:hAnsi="Arial" w:cs="Arial"/>
          <w:sz w:val="20"/>
          <w:szCs w:val="20"/>
          <w:rPrChange w:id="952" w:author="Microsoft Office User" w:date="2024-11-05T10:34:00Z" w16du:dateUtc="2024-11-05T10:34:00Z">
            <w:rPr/>
          </w:rPrChange>
        </w:rPr>
        <w:tab/>
        <w:t xml:space="preserve">Glasl, B., Webster, N. S. &amp; Bourne, D. G. Microbial indicators as a diagnostic tool for assessing water quality and climate stress in coral reef ecosystems. </w:t>
      </w:r>
      <w:r w:rsidRPr="00994374">
        <w:rPr>
          <w:rFonts w:ascii="Arial" w:hAnsi="Arial" w:cs="Arial"/>
          <w:i/>
          <w:iCs/>
          <w:sz w:val="20"/>
          <w:szCs w:val="20"/>
          <w:rPrChange w:id="953" w:author="Microsoft Office User" w:date="2024-11-05T10:34:00Z" w16du:dateUtc="2024-11-05T10:34:00Z">
            <w:rPr>
              <w:i/>
              <w:iCs/>
            </w:rPr>
          </w:rPrChange>
        </w:rPr>
        <w:t>Marine Biology</w:t>
      </w:r>
      <w:r w:rsidRPr="00994374">
        <w:rPr>
          <w:rFonts w:ascii="Arial" w:hAnsi="Arial" w:cs="Arial"/>
          <w:sz w:val="20"/>
          <w:szCs w:val="20"/>
          <w:rPrChange w:id="954" w:author="Microsoft Office User" w:date="2024-11-05T10:34:00Z" w16du:dateUtc="2024-11-05T10:34:00Z">
            <w:rPr/>
          </w:rPrChange>
        </w:rPr>
        <w:t xml:space="preserve"> </w:t>
      </w:r>
      <w:r w:rsidRPr="00994374">
        <w:rPr>
          <w:rFonts w:ascii="Arial" w:hAnsi="Arial" w:cs="Arial"/>
          <w:b/>
          <w:bCs/>
          <w:sz w:val="20"/>
          <w:szCs w:val="20"/>
          <w:rPrChange w:id="955" w:author="Microsoft Office User" w:date="2024-11-05T10:34:00Z" w16du:dateUtc="2024-11-05T10:34:00Z">
            <w:rPr>
              <w:b/>
              <w:bCs/>
            </w:rPr>
          </w:rPrChange>
        </w:rPr>
        <w:t>164</w:t>
      </w:r>
      <w:r w:rsidRPr="00994374">
        <w:rPr>
          <w:rFonts w:ascii="Arial" w:hAnsi="Arial" w:cs="Arial"/>
          <w:sz w:val="20"/>
          <w:szCs w:val="20"/>
          <w:rPrChange w:id="956" w:author="Microsoft Office User" w:date="2024-11-05T10:34:00Z" w16du:dateUtc="2024-11-05T10:34:00Z">
            <w:rPr/>
          </w:rPrChange>
        </w:rPr>
        <w:t>, 1–18 (2017).</w:t>
      </w:r>
    </w:p>
    <w:p w14:paraId="5A0C2903" w14:textId="77777777" w:rsidR="002B5FFA" w:rsidRPr="00994374" w:rsidRDefault="002B5FFA" w:rsidP="00994374">
      <w:pPr>
        <w:pStyle w:val="Bibliography"/>
        <w:spacing w:line="240" w:lineRule="auto"/>
        <w:rPr>
          <w:rFonts w:ascii="Arial" w:hAnsi="Arial" w:cs="Arial"/>
          <w:sz w:val="20"/>
          <w:szCs w:val="20"/>
          <w:rPrChange w:id="957" w:author="Microsoft Office User" w:date="2024-11-05T10:34:00Z" w16du:dateUtc="2024-11-05T10:34:00Z">
            <w:rPr/>
          </w:rPrChange>
        </w:rPr>
        <w:pPrChange w:id="958" w:author="Microsoft Office User" w:date="2024-11-05T10:34:00Z" w16du:dateUtc="2024-11-05T10:34:00Z">
          <w:pPr>
            <w:pStyle w:val="Bibliography"/>
          </w:pPr>
        </w:pPrChange>
      </w:pPr>
      <w:r w:rsidRPr="00994374">
        <w:rPr>
          <w:rFonts w:ascii="Arial" w:hAnsi="Arial" w:cs="Arial"/>
          <w:sz w:val="20"/>
          <w:szCs w:val="20"/>
          <w:rPrChange w:id="959" w:author="Microsoft Office User" w:date="2024-11-05T10:34:00Z" w16du:dateUtc="2024-11-05T10:34:00Z">
            <w:rPr/>
          </w:rPrChange>
        </w:rPr>
        <w:t>55.</w:t>
      </w:r>
      <w:r w:rsidRPr="00994374">
        <w:rPr>
          <w:rFonts w:ascii="Arial" w:hAnsi="Arial" w:cs="Arial"/>
          <w:sz w:val="20"/>
          <w:szCs w:val="20"/>
          <w:rPrChange w:id="960" w:author="Microsoft Office User" w:date="2024-11-05T10:34:00Z" w16du:dateUtc="2024-11-05T10:34:00Z">
            <w:rPr/>
          </w:rPrChange>
        </w:rPr>
        <w:tab/>
        <w:t xml:space="preserve">Epstein, H. E., Smith, H. A., Torda, G. &amp; Oppen, M. J. Microbiome engineering: enhancing climate resilience in corals. </w:t>
      </w:r>
      <w:r w:rsidRPr="00994374">
        <w:rPr>
          <w:rFonts w:ascii="Arial" w:hAnsi="Arial" w:cs="Arial"/>
          <w:i/>
          <w:iCs/>
          <w:sz w:val="20"/>
          <w:szCs w:val="20"/>
          <w:rPrChange w:id="961" w:author="Microsoft Office User" w:date="2024-11-05T10:34:00Z" w16du:dateUtc="2024-11-05T10:34:00Z">
            <w:rPr>
              <w:i/>
              <w:iCs/>
            </w:rPr>
          </w:rPrChange>
        </w:rPr>
        <w:t>Front Ecol Environ</w:t>
      </w:r>
      <w:r w:rsidRPr="00994374">
        <w:rPr>
          <w:rFonts w:ascii="Arial" w:hAnsi="Arial" w:cs="Arial"/>
          <w:sz w:val="20"/>
          <w:szCs w:val="20"/>
          <w:rPrChange w:id="962" w:author="Microsoft Office User" w:date="2024-11-05T10:34:00Z" w16du:dateUtc="2024-11-05T10:34:00Z">
            <w:rPr/>
          </w:rPrChange>
        </w:rPr>
        <w:t xml:space="preserve"> </w:t>
      </w:r>
      <w:r w:rsidRPr="00994374">
        <w:rPr>
          <w:rFonts w:ascii="Arial" w:hAnsi="Arial" w:cs="Arial"/>
          <w:b/>
          <w:bCs/>
          <w:sz w:val="20"/>
          <w:szCs w:val="20"/>
          <w:rPrChange w:id="963" w:author="Microsoft Office User" w:date="2024-11-05T10:34:00Z" w16du:dateUtc="2024-11-05T10:34:00Z">
            <w:rPr>
              <w:b/>
              <w:bCs/>
            </w:rPr>
          </w:rPrChange>
        </w:rPr>
        <w:t>17</w:t>
      </w:r>
      <w:r w:rsidRPr="00994374">
        <w:rPr>
          <w:rFonts w:ascii="Arial" w:hAnsi="Arial" w:cs="Arial"/>
          <w:sz w:val="20"/>
          <w:szCs w:val="20"/>
          <w:rPrChange w:id="964" w:author="Microsoft Office User" w:date="2024-11-05T10:34:00Z" w16du:dateUtc="2024-11-05T10:34:00Z">
            <w:rPr/>
          </w:rPrChange>
        </w:rPr>
        <w:t>, 100–108 (2019).</w:t>
      </w:r>
    </w:p>
    <w:p w14:paraId="1F8E4E67" w14:textId="77777777" w:rsidR="002B5FFA" w:rsidRPr="00994374" w:rsidRDefault="002B5FFA" w:rsidP="00994374">
      <w:pPr>
        <w:pStyle w:val="Bibliography"/>
        <w:spacing w:line="240" w:lineRule="auto"/>
        <w:rPr>
          <w:rFonts w:ascii="Arial" w:hAnsi="Arial" w:cs="Arial"/>
          <w:sz w:val="20"/>
          <w:szCs w:val="20"/>
          <w:rPrChange w:id="965" w:author="Microsoft Office User" w:date="2024-11-05T10:34:00Z" w16du:dateUtc="2024-11-05T10:34:00Z">
            <w:rPr/>
          </w:rPrChange>
        </w:rPr>
        <w:pPrChange w:id="966" w:author="Microsoft Office User" w:date="2024-11-05T10:34:00Z" w16du:dateUtc="2024-11-05T10:34:00Z">
          <w:pPr>
            <w:pStyle w:val="Bibliography"/>
          </w:pPr>
        </w:pPrChange>
      </w:pPr>
      <w:r w:rsidRPr="00994374">
        <w:rPr>
          <w:rFonts w:ascii="Arial" w:hAnsi="Arial" w:cs="Arial"/>
          <w:sz w:val="20"/>
          <w:szCs w:val="20"/>
          <w:rPrChange w:id="967" w:author="Microsoft Office User" w:date="2024-11-05T10:34:00Z" w16du:dateUtc="2024-11-05T10:34:00Z">
            <w:rPr/>
          </w:rPrChange>
        </w:rPr>
        <w:t>56.</w:t>
      </w:r>
      <w:r w:rsidRPr="00994374">
        <w:rPr>
          <w:rFonts w:ascii="Arial" w:hAnsi="Arial" w:cs="Arial"/>
          <w:sz w:val="20"/>
          <w:szCs w:val="20"/>
          <w:rPrChange w:id="968" w:author="Microsoft Office User" w:date="2024-11-05T10:34:00Z" w16du:dateUtc="2024-11-05T10:34:00Z">
            <w:rPr/>
          </w:rPrChange>
        </w:rPr>
        <w:tab/>
        <w:t xml:space="preserve">Reshef, L., Koren, O., Loya, Y., Zilber-Rosenberg, I. &amp; Rosenberg, E. The Coral Probiotic Hypothesis. </w:t>
      </w:r>
      <w:r w:rsidRPr="00994374">
        <w:rPr>
          <w:rFonts w:ascii="Arial" w:hAnsi="Arial" w:cs="Arial"/>
          <w:i/>
          <w:iCs/>
          <w:sz w:val="20"/>
          <w:szCs w:val="20"/>
          <w:rPrChange w:id="969" w:author="Microsoft Office User" w:date="2024-11-05T10:34:00Z" w16du:dateUtc="2024-11-05T10:34:00Z">
            <w:rPr>
              <w:i/>
              <w:iCs/>
            </w:rPr>
          </w:rPrChange>
        </w:rPr>
        <w:t>Environ Microbiol</w:t>
      </w:r>
      <w:r w:rsidRPr="00994374">
        <w:rPr>
          <w:rFonts w:ascii="Arial" w:hAnsi="Arial" w:cs="Arial"/>
          <w:sz w:val="20"/>
          <w:szCs w:val="20"/>
          <w:rPrChange w:id="970" w:author="Microsoft Office User" w:date="2024-11-05T10:34:00Z" w16du:dateUtc="2024-11-05T10:34:00Z">
            <w:rPr/>
          </w:rPrChange>
        </w:rPr>
        <w:t xml:space="preserve"> </w:t>
      </w:r>
      <w:r w:rsidRPr="00994374">
        <w:rPr>
          <w:rFonts w:ascii="Arial" w:hAnsi="Arial" w:cs="Arial"/>
          <w:b/>
          <w:bCs/>
          <w:sz w:val="20"/>
          <w:szCs w:val="20"/>
          <w:rPrChange w:id="971" w:author="Microsoft Office User" w:date="2024-11-05T10:34:00Z" w16du:dateUtc="2024-11-05T10:34:00Z">
            <w:rPr>
              <w:b/>
              <w:bCs/>
            </w:rPr>
          </w:rPrChange>
        </w:rPr>
        <w:t>8</w:t>
      </w:r>
      <w:r w:rsidRPr="00994374">
        <w:rPr>
          <w:rFonts w:ascii="Arial" w:hAnsi="Arial" w:cs="Arial"/>
          <w:sz w:val="20"/>
          <w:szCs w:val="20"/>
          <w:rPrChange w:id="972" w:author="Microsoft Office User" w:date="2024-11-05T10:34:00Z" w16du:dateUtc="2024-11-05T10:34:00Z">
            <w:rPr/>
          </w:rPrChange>
        </w:rPr>
        <w:t>, 2068–2073 (2006).</w:t>
      </w:r>
    </w:p>
    <w:p w14:paraId="316297FD" w14:textId="77777777" w:rsidR="002B5FFA" w:rsidRPr="00994374" w:rsidRDefault="002B5FFA" w:rsidP="00994374">
      <w:pPr>
        <w:pStyle w:val="Bibliography"/>
        <w:spacing w:line="240" w:lineRule="auto"/>
        <w:rPr>
          <w:rFonts w:ascii="Arial" w:hAnsi="Arial" w:cs="Arial"/>
          <w:sz w:val="20"/>
          <w:szCs w:val="20"/>
          <w:rPrChange w:id="973" w:author="Microsoft Office User" w:date="2024-11-05T10:34:00Z" w16du:dateUtc="2024-11-05T10:34:00Z">
            <w:rPr/>
          </w:rPrChange>
        </w:rPr>
        <w:pPrChange w:id="974" w:author="Microsoft Office User" w:date="2024-11-05T10:34:00Z" w16du:dateUtc="2024-11-05T10:34:00Z">
          <w:pPr>
            <w:pStyle w:val="Bibliography"/>
          </w:pPr>
        </w:pPrChange>
      </w:pPr>
      <w:r w:rsidRPr="00994374">
        <w:rPr>
          <w:rFonts w:ascii="Arial" w:hAnsi="Arial" w:cs="Arial"/>
          <w:sz w:val="20"/>
          <w:szCs w:val="20"/>
          <w:rPrChange w:id="975" w:author="Microsoft Office User" w:date="2024-11-05T10:34:00Z" w16du:dateUtc="2024-11-05T10:34:00Z">
            <w:rPr/>
          </w:rPrChange>
        </w:rPr>
        <w:t>57.</w:t>
      </w:r>
      <w:r w:rsidRPr="00994374">
        <w:rPr>
          <w:rFonts w:ascii="Arial" w:hAnsi="Arial" w:cs="Arial"/>
          <w:sz w:val="20"/>
          <w:szCs w:val="20"/>
          <w:rPrChange w:id="976" w:author="Microsoft Office User" w:date="2024-11-05T10:34:00Z" w16du:dateUtc="2024-11-05T10:34:00Z">
            <w:rPr/>
          </w:rPrChange>
        </w:rPr>
        <w:tab/>
        <w:t xml:space="preserve">The Earth Microbiome Project Consortium </w:t>
      </w:r>
      <w:r w:rsidRPr="00994374">
        <w:rPr>
          <w:rFonts w:ascii="Arial" w:hAnsi="Arial" w:cs="Arial"/>
          <w:i/>
          <w:iCs/>
          <w:sz w:val="20"/>
          <w:szCs w:val="20"/>
          <w:rPrChange w:id="977" w:author="Microsoft Office User" w:date="2024-11-05T10:34:00Z" w16du:dateUtc="2024-11-05T10:34:00Z">
            <w:rPr>
              <w:i/>
              <w:iCs/>
            </w:rPr>
          </w:rPrChange>
        </w:rPr>
        <w:t>et al.</w:t>
      </w:r>
      <w:r w:rsidRPr="00994374">
        <w:rPr>
          <w:rFonts w:ascii="Arial" w:hAnsi="Arial" w:cs="Arial"/>
          <w:sz w:val="20"/>
          <w:szCs w:val="20"/>
          <w:rPrChange w:id="978" w:author="Microsoft Office User" w:date="2024-11-05T10:34:00Z" w16du:dateUtc="2024-11-05T10:34:00Z">
            <w:rPr/>
          </w:rPrChange>
        </w:rPr>
        <w:t xml:space="preserve"> A communal catalogue reveals Earth’s multiscale microbial diversity. </w:t>
      </w:r>
      <w:r w:rsidRPr="00994374">
        <w:rPr>
          <w:rFonts w:ascii="Arial" w:hAnsi="Arial" w:cs="Arial"/>
          <w:i/>
          <w:iCs/>
          <w:sz w:val="20"/>
          <w:szCs w:val="20"/>
          <w:rPrChange w:id="979" w:author="Microsoft Office User" w:date="2024-11-05T10:34:00Z" w16du:dateUtc="2024-11-05T10:34:00Z">
            <w:rPr>
              <w:i/>
              <w:iCs/>
            </w:rPr>
          </w:rPrChange>
        </w:rPr>
        <w:t>Nature</w:t>
      </w:r>
      <w:r w:rsidRPr="00994374">
        <w:rPr>
          <w:rFonts w:ascii="Arial" w:hAnsi="Arial" w:cs="Arial"/>
          <w:sz w:val="20"/>
          <w:szCs w:val="20"/>
          <w:rPrChange w:id="980" w:author="Microsoft Office User" w:date="2024-11-05T10:34:00Z" w16du:dateUtc="2024-11-05T10:34:00Z">
            <w:rPr/>
          </w:rPrChange>
        </w:rPr>
        <w:t xml:space="preserve"> </w:t>
      </w:r>
      <w:r w:rsidRPr="00994374">
        <w:rPr>
          <w:rFonts w:ascii="Arial" w:hAnsi="Arial" w:cs="Arial"/>
          <w:b/>
          <w:bCs/>
          <w:sz w:val="20"/>
          <w:szCs w:val="20"/>
          <w:rPrChange w:id="981" w:author="Microsoft Office User" w:date="2024-11-05T10:34:00Z" w16du:dateUtc="2024-11-05T10:34:00Z">
            <w:rPr>
              <w:b/>
              <w:bCs/>
            </w:rPr>
          </w:rPrChange>
        </w:rPr>
        <w:t>551</w:t>
      </w:r>
      <w:r w:rsidRPr="00994374">
        <w:rPr>
          <w:rFonts w:ascii="Arial" w:hAnsi="Arial" w:cs="Arial"/>
          <w:sz w:val="20"/>
          <w:szCs w:val="20"/>
          <w:rPrChange w:id="982" w:author="Microsoft Office User" w:date="2024-11-05T10:34:00Z" w16du:dateUtc="2024-11-05T10:34:00Z">
            <w:rPr/>
          </w:rPrChange>
        </w:rPr>
        <w:t>, 457–463 (2017).</w:t>
      </w:r>
    </w:p>
    <w:p w14:paraId="2E6DA532" w14:textId="77777777" w:rsidR="002B5FFA" w:rsidRPr="00994374" w:rsidRDefault="002B5FFA" w:rsidP="00994374">
      <w:pPr>
        <w:pStyle w:val="Bibliography"/>
        <w:spacing w:line="240" w:lineRule="auto"/>
        <w:rPr>
          <w:rFonts w:ascii="Arial" w:hAnsi="Arial" w:cs="Arial"/>
          <w:sz w:val="20"/>
          <w:szCs w:val="20"/>
          <w:rPrChange w:id="983" w:author="Microsoft Office User" w:date="2024-11-05T10:34:00Z" w16du:dateUtc="2024-11-05T10:34:00Z">
            <w:rPr/>
          </w:rPrChange>
        </w:rPr>
        <w:pPrChange w:id="984" w:author="Microsoft Office User" w:date="2024-11-05T10:34:00Z" w16du:dateUtc="2024-11-05T10:34:00Z">
          <w:pPr>
            <w:pStyle w:val="Bibliography"/>
          </w:pPr>
        </w:pPrChange>
      </w:pPr>
      <w:r w:rsidRPr="00994374">
        <w:rPr>
          <w:rFonts w:ascii="Arial" w:hAnsi="Arial" w:cs="Arial"/>
          <w:sz w:val="20"/>
          <w:szCs w:val="20"/>
          <w:rPrChange w:id="985" w:author="Microsoft Office User" w:date="2024-11-05T10:34:00Z" w16du:dateUtc="2024-11-05T10:34:00Z">
            <w:rPr/>
          </w:rPrChange>
        </w:rPr>
        <w:t>58.</w:t>
      </w:r>
      <w:r w:rsidRPr="00994374">
        <w:rPr>
          <w:rFonts w:ascii="Arial" w:hAnsi="Arial" w:cs="Arial"/>
          <w:sz w:val="20"/>
          <w:szCs w:val="20"/>
          <w:rPrChange w:id="986" w:author="Microsoft Office User" w:date="2024-11-05T10:34:00Z" w16du:dateUtc="2024-11-05T10:34:00Z">
            <w:rPr/>
          </w:rPrChange>
        </w:rPr>
        <w:tab/>
        <w:t xml:space="preserve">Parada, A. E., Needham, D. M. &amp; Fuhrman, J. A. Every base matters: assessing small subunit rRNA primers for marine microbiomes with mock communities, time series and global field samples. </w:t>
      </w:r>
      <w:r w:rsidRPr="00994374">
        <w:rPr>
          <w:rFonts w:ascii="Arial" w:hAnsi="Arial" w:cs="Arial"/>
          <w:i/>
          <w:iCs/>
          <w:sz w:val="20"/>
          <w:szCs w:val="20"/>
          <w:rPrChange w:id="987" w:author="Microsoft Office User" w:date="2024-11-05T10:34:00Z" w16du:dateUtc="2024-11-05T10:34:00Z">
            <w:rPr>
              <w:i/>
              <w:iCs/>
            </w:rPr>
          </w:rPrChange>
        </w:rPr>
        <w:t>Environmental Microbiology</w:t>
      </w:r>
      <w:r w:rsidRPr="00994374">
        <w:rPr>
          <w:rFonts w:ascii="Arial" w:hAnsi="Arial" w:cs="Arial"/>
          <w:sz w:val="20"/>
          <w:szCs w:val="20"/>
          <w:rPrChange w:id="988" w:author="Microsoft Office User" w:date="2024-11-05T10:34:00Z" w16du:dateUtc="2024-11-05T10:34:00Z">
            <w:rPr/>
          </w:rPrChange>
        </w:rPr>
        <w:t xml:space="preserve"> </w:t>
      </w:r>
      <w:r w:rsidRPr="00994374">
        <w:rPr>
          <w:rFonts w:ascii="Arial" w:hAnsi="Arial" w:cs="Arial"/>
          <w:b/>
          <w:bCs/>
          <w:sz w:val="20"/>
          <w:szCs w:val="20"/>
          <w:rPrChange w:id="989" w:author="Microsoft Office User" w:date="2024-11-05T10:34:00Z" w16du:dateUtc="2024-11-05T10:34:00Z">
            <w:rPr>
              <w:b/>
              <w:bCs/>
            </w:rPr>
          </w:rPrChange>
        </w:rPr>
        <w:t>18</w:t>
      </w:r>
      <w:r w:rsidRPr="00994374">
        <w:rPr>
          <w:rFonts w:ascii="Arial" w:hAnsi="Arial" w:cs="Arial"/>
          <w:sz w:val="20"/>
          <w:szCs w:val="20"/>
          <w:rPrChange w:id="990" w:author="Microsoft Office User" w:date="2024-11-05T10:34:00Z" w16du:dateUtc="2024-11-05T10:34:00Z">
            <w:rPr/>
          </w:rPrChange>
        </w:rPr>
        <w:t>, 1403–1414 (2016).</w:t>
      </w:r>
    </w:p>
    <w:p w14:paraId="3F67324D" w14:textId="77777777" w:rsidR="002B5FFA" w:rsidRPr="00994374" w:rsidRDefault="002B5FFA" w:rsidP="00994374">
      <w:pPr>
        <w:pStyle w:val="Bibliography"/>
        <w:spacing w:line="240" w:lineRule="auto"/>
        <w:rPr>
          <w:rFonts w:ascii="Arial" w:hAnsi="Arial" w:cs="Arial"/>
          <w:sz w:val="20"/>
          <w:szCs w:val="20"/>
          <w:rPrChange w:id="991" w:author="Microsoft Office User" w:date="2024-11-05T10:34:00Z" w16du:dateUtc="2024-11-05T10:34:00Z">
            <w:rPr/>
          </w:rPrChange>
        </w:rPr>
        <w:pPrChange w:id="992" w:author="Microsoft Office User" w:date="2024-11-05T10:34:00Z" w16du:dateUtc="2024-11-05T10:34:00Z">
          <w:pPr>
            <w:pStyle w:val="Bibliography"/>
          </w:pPr>
        </w:pPrChange>
      </w:pPr>
      <w:r w:rsidRPr="00994374">
        <w:rPr>
          <w:rFonts w:ascii="Arial" w:hAnsi="Arial" w:cs="Arial"/>
          <w:sz w:val="20"/>
          <w:szCs w:val="20"/>
          <w:rPrChange w:id="993" w:author="Microsoft Office User" w:date="2024-11-05T10:34:00Z" w16du:dateUtc="2024-11-05T10:34:00Z">
            <w:rPr/>
          </w:rPrChange>
        </w:rPr>
        <w:t>59.</w:t>
      </w:r>
      <w:r w:rsidRPr="00994374">
        <w:rPr>
          <w:rFonts w:ascii="Arial" w:hAnsi="Arial" w:cs="Arial"/>
          <w:sz w:val="20"/>
          <w:szCs w:val="20"/>
          <w:rPrChange w:id="994" w:author="Microsoft Office User" w:date="2024-11-05T10:34:00Z" w16du:dateUtc="2024-11-05T10:34:00Z">
            <w:rPr/>
          </w:rPrChange>
        </w:rPr>
        <w:tab/>
        <w:t xml:space="preserve">Apprill, A., McNally, S., Parsons, R. &amp; Weber, L. Minor revision to V4 region SSU rRNA 806R gene primer greatly increases detection of SAR11 bacterioplankton. </w:t>
      </w:r>
      <w:r w:rsidRPr="00994374">
        <w:rPr>
          <w:rFonts w:ascii="Arial" w:hAnsi="Arial" w:cs="Arial"/>
          <w:i/>
          <w:iCs/>
          <w:sz w:val="20"/>
          <w:szCs w:val="20"/>
          <w:rPrChange w:id="995" w:author="Microsoft Office User" w:date="2024-11-05T10:34:00Z" w16du:dateUtc="2024-11-05T10:34:00Z">
            <w:rPr>
              <w:i/>
              <w:iCs/>
            </w:rPr>
          </w:rPrChange>
        </w:rPr>
        <w:t>Aquatic Microbial Ecology</w:t>
      </w:r>
      <w:r w:rsidRPr="00994374">
        <w:rPr>
          <w:rFonts w:ascii="Arial" w:hAnsi="Arial" w:cs="Arial"/>
          <w:sz w:val="20"/>
          <w:szCs w:val="20"/>
          <w:rPrChange w:id="996" w:author="Microsoft Office User" w:date="2024-11-05T10:34:00Z" w16du:dateUtc="2024-11-05T10:34:00Z">
            <w:rPr/>
          </w:rPrChange>
        </w:rPr>
        <w:t xml:space="preserve"> </w:t>
      </w:r>
      <w:r w:rsidRPr="00994374">
        <w:rPr>
          <w:rFonts w:ascii="Arial" w:hAnsi="Arial" w:cs="Arial"/>
          <w:b/>
          <w:bCs/>
          <w:sz w:val="20"/>
          <w:szCs w:val="20"/>
          <w:rPrChange w:id="997" w:author="Microsoft Office User" w:date="2024-11-05T10:34:00Z" w16du:dateUtc="2024-11-05T10:34:00Z">
            <w:rPr>
              <w:b/>
              <w:bCs/>
            </w:rPr>
          </w:rPrChange>
        </w:rPr>
        <w:t>75</w:t>
      </w:r>
      <w:r w:rsidRPr="00994374">
        <w:rPr>
          <w:rFonts w:ascii="Arial" w:hAnsi="Arial" w:cs="Arial"/>
          <w:sz w:val="20"/>
          <w:szCs w:val="20"/>
          <w:rPrChange w:id="998" w:author="Microsoft Office User" w:date="2024-11-05T10:34:00Z" w16du:dateUtc="2024-11-05T10:34:00Z">
            <w:rPr/>
          </w:rPrChange>
        </w:rPr>
        <w:t>, 129–137 (2015).</w:t>
      </w:r>
    </w:p>
    <w:p w14:paraId="75018438" w14:textId="77777777" w:rsidR="002B5FFA" w:rsidRPr="00994374" w:rsidRDefault="002B5FFA" w:rsidP="00994374">
      <w:pPr>
        <w:pStyle w:val="Bibliography"/>
        <w:spacing w:line="240" w:lineRule="auto"/>
        <w:rPr>
          <w:rFonts w:ascii="Arial" w:hAnsi="Arial" w:cs="Arial"/>
          <w:sz w:val="20"/>
          <w:szCs w:val="20"/>
          <w:rPrChange w:id="999" w:author="Microsoft Office User" w:date="2024-11-05T10:34:00Z" w16du:dateUtc="2024-11-05T10:34:00Z">
            <w:rPr/>
          </w:rPrChange>
        </w:rPr>
        <w:pPrChange w:id="1000" w:author="Microsoft Office User" w:date="2024-11-05T10:34:00Z" w16du:dateUtc="2024-11-05T10:34:00Z">
          <w:pPr>
            <w:pStyle w:val="Bibliography"/>
          </w:pPr>
        </w:pPrChange>
      </w:pPr>
      <w:r w:rsidRPr="00994374">
        <w:rPr>
          <w:rFonts w:ascii="Arial" w:hAnsi="Arial" w:cs="Arial"/>
          <w:sz w:val="20"/>
          <w:szCs w:val="20"/>
          <w:rPrChange w:id="1001" w:author="Microsoft Office User" w:date="2024-11-05T10:34:00Z" w16du:dateUtc="2024-11-05T10:34:00Z">
            <w:rPr/>
          </w:rPrChange>
        </w:rPr>
        <w:t>60.</w:t>
      </w:r>
      <w:r w:rsidRPr="00994374">
        <w:rPr>
          <w:rFonts w:ascii="Arial" w:hAnsi="Arial" w:cs="Arial"/>
          <w:sz w:val="20"/>
          <w:szCs w:val="20"/>
          <w:rPrChange w:id="1002" w:author="Microsoft Office User" w:date="2024-11-05T10:34:00Z" w16du:dateUtc="2024-11-05T10:34:00Z">
            <w:rPr/>
          </w:rPrChange>
        </w:rPr>
        <w:tab/>
        <w:t xml:space="preserve">Gonzalez, A. </w:t>
      </w:r>
      <w:r w:rsidRPr="00994374">
        <w:rPr>
          <w:rFonts w:ascii="Arial" w:hAnsi="Arial" w:cs="Arial"/>
          <w:i/>
          <w:iCs/>
          <w:sz w:val="20"/>
          <w:szCs w:val="20"/>
          <w:rPrChange w:id="1003" w:author="Microsoft Office User" w:date="2024-11-05T10:34:00Z" w16du:dateUtc="2024-11-05T10:34:00Z">
            <w:rPr>
              <w:i/>
              <w:iCs/>
            </w:rPr>
          </w:rPrChange>
        </w:rPr>
        <w:t>et al.</w:t>
      </w:r>
      <w:r w:rsidRPr="00994374">
        <w:rPr>
          <w:rFonts w:ascii="Arial" w:hAnsi="Arial" w:cs="Arial"/>
          <w:sz w:val="20"/>
          <w:szCs w:val="20"/>
          <w:rPrChange w:id="1004" w:author="Microsoft Office User" w:date="2024-11-05T10:34:00Z" w16du:dateUtc="2024-11-05T10:34:00Z">
            <w:rPr/>
          </w:rPrChange>
        </w:rPr>
        <w:t xml:space="preserve"> Qiita: rapid, web-enabled microbiome meta-analysis. </w:t>
      </w:r>
      <w:r w:rsidRPr="00994374">
        <w:rPr>
          <w:rFonts w:ascii="Arial" w:hAnsi="Arial" w:cs="Arial"/>
          <w:i/>
          <w:iCs/>
          <w:sz w:val="20"/>
          <w:szCs w:val="20"/>
          <w:rPrChange w:id="1005" w:author="Microsoft Office User" w:date="2024-11-05T10:34:00Z" w16du:dateUtc="2024-11-05T10:34:00Z">
            <w:rPr>
              <w:i/>
              <w:iCs/>
            </w:rPr>
          </w:rPrChange>
        </w:rPr>
        <w:t>Nature Methods</w:t>
      </w:r>
      <w:r w:rsidRPr="00994374">
        <w:rPr>
          <w:rFonts w:ascii="Arial" w:hAnsi="Arial" w:cs="Arial"/>
          <w:sz w:val="20"/>
          <w:szCs w:val="20"/>
          <w:rPrChange w:id="1006" w:author="Microsoft Office User" w:date="2024-11-05T10:34:00Z" w16du:dateUtc="2024-11-05T10:34:00Z">
            <w:rPr/>
          </w:rPrChange>
        </w:rPr>
        <w:t xml:space="preserve"> </w:t>
      </w:r>
      <w:r w:rsidRPr="00994374">
        <w:rPr>
          <w:rFonts w:ascii="Arial" w:hAnsi="Arial" w:cs="Arial"/>
          <w:b/>
          <w:bCs/>
          <w:sz w:val="20"/>
          <w:szCs w:val="20"/>
          <w:rPrChange w:id="1007" w:author="Microsoft Office User" w:date="2024-11-05T10:34:00Z" w16du:dateUtc="2024-11-05T10:34:00Z">
            <w:rPr>
              <w:b/>
              <w:bCs/>
            </w:rPr>
          </w:rPrChange>
        </w:rPr>
        <w:t>15</w:t>
      </w:r>
      <w:r w:rsidRPr="00994374">
        <w:rPr>
          <w:rFonts w:ascii="Arial" w:hAnsi="Arial" w:cs="Arial"/>
          <w:sz w:val="20"/>
          <w:szCs w:val="20"/>
          <w:rPrChange w:id="1008" w:author="Microsoft Office User" w:date="2024-11-05T10:34:00Z" w16du:dateUtc="2024-11-05T10:34:00Z">
            <w:rPr/>
          </w:rPrChange>
        </w:rPr>
        <w:t>, 796–798 (2018).</w:t>
      </w:r>
    </w:p>
    <w:p w14:paraId="563A46C9" w14:textId="77777777" w:rsidR="002B5FFA" w:rsidRPr="00994374" w:rsidRDefault="002B5FFA" w:rsidP="00994374">
      <w:pPr>
        <w:pStyle w:val="Bibliography"/>
        <w:spacing w:line="240" w:lineRule="auto"/>
        <w:rPr>
          <w:rFonts w:ascii="Arial" w:hAnsi="Arial" w:cs="Arial"/>
          <w:sz w:val="20"/>
          <w:szCs w:val="20"/>
          <w:rPrChange w:id="1009" w:author="Microsoft Office User" w:date="2024-11-05T10:34:00Z" w16du:dateUtc="2024-11-05T10:34:00Z">
            <w:rPr/>
          </w:rPrChange>
        </w:rPr>
        <w:pPrChange w:id="1010" w:author="Microsoft Office User" w:date="2024-11-05T10:34:00Z" w16du:dateUtc="2024-11-05T10:34:00Z">
          <w:pPr>
            <w:pStyle w:val="Bibliography"/>
          </w:pPr>
        </w:pPrChange>
      </w:pPr>
      <w:r w:rsidRPr="00994374">
        <w:rPr>
          <w:rFonts w:ascii="Arial" w:hAnsi="Arial" w:cs="Arial"/>
          <w:sz w:val="20"/>
          <w:szCs w:val="20"/>
          <w:rPrChange w:id="1011" w:author="Microsoft Office User" w:date="2024-11-05T10:34:00Z" w16du:dateUtc="2024-11-05T10:34:00Z">
            <w:rPr/>
          </w:rPrChange>
        </w:rPr>
        <w:t>61.</w:t>
      </w:r>
      <w:r w:rsidRPr="00994374">
        <w:rPr>
          <w:rFonts w:ascii="Arial" w:hAnsi="Arial" w:cs="Arial"/>
          <w:sz w:val="20"/>
          <w:szCs w:val="20"/>
          <w:rPrChange w:id="1012" w:author="Microsoft Office User" w:date="2024-11-05T10:34:00Z" w16du:dateUtc="2024-11-05T10:34:00Z">
            <w:rPr/>
          </w:rPrChange>
        </w:rPr>
        <w:tab/>
        <w:t xml:space="preserve">Caporaso, J. G. </w:t>
      </w:r>
      <w:r w:rsidRPr="00994374">
        <w:rPr>
          <w:rFonts w:ascii="Arial" w:hAnsi="Arial" w:cs="Arial"/>
          <w:i/>
          <w:iCs/>
          <w:sz w:val="20"/>
          <w:szCs w:val="20"/>
          <w:rPrChange w:id="1013" w:author="Microsoft Office User" w:date="2024-11-05T10:34:00Z" w16du:dateUtc="2024-11-05T10:34:00Z">
            <w:rPr>
              <w:i/>
              <w:iCs/>
            </w:rPr>
          </w:rPrChange>
        </w:rPr>
        <w:t>et al.</w:t>
      </w:r>
      <w:r w:rsidRPr="00994374">
        <w:rPr>
          <w:rFonts w:ascii="Arial" w:hAnsi="Arial" w:cs="Arial"/>
          <w:sz w:val="20"/>
          <w:szCs w:val="20"/>
          <w:rPrChange w:id="1014" w:author="Microsoft Office User" w:date="2024-11-05T10:34:00Z" w16du:dateUtc="2024-11-05T10:34:00Z">
            <w:rPr/>
          </w:rPrChange>
        </w:rPr>
        <w:t xml:space="preserve"> QIIME allows analysis of high-throughput community sequencing data. </w:t>
      </w:r>
      <w:r w:rsidRPr="00994374">
        <w:rPr>
          <w:rFonts w:ascii="Arial" w:hAnsi="Arial" w:cs="Arial"/>
          <w:i/>
          <w:iCs/>
          <w:sz w:val="20"/>
          <w:szCs w:val="20"/>
          <w:rPrChange w:id="1015" w:author="Microsoft Office User" w:date="2024-11-05T10:34:00Z" w16du:dateUtc="2024-11-05T10:34:00Z">
            <w:rPr>
              <w:i/>
              <w:iCs/>
            </w:rPr>
          </w:rPrChange>
        </w:rPr>
        <w:t>Nat Methods</w:t>
      </w:r>
      <w:r w:rsidRPr="00994374">
        <w:rPr>
          <w:rFonts w:ascii="Arial" w:hAnsi="Arial" w:cs="Arial"/>
          <w:sz w:val="20"/>
          <w:szCs w:val="20"/>
          <w:rPrChange w:id="1016" w:author="Microsoft Office User" w:date="2024-11-05T10:34:00Z" w16du:dateUtc="2024-11-05T10:34:00Z">
            <w:rPr/>
          </w:rPrChange>
        </w:rPr>
        <w:t xml:space="preserve"> </w:t>
      </w:r>
      <w:r w:rsidRPr="00994374">
        <w:rPr>
          <w:rFonts w:ascii="Arial" w:hAnsi="Arial" w:cs="Arial"/>
          <w:b/>
          <w:bCs/>
          <w:sz w:val="20"/>
          <w:szCs w:val="20"/>
          <w:rPrChange w:id="1017" w:author="Microsoft Office User" w:date="2024-11-05T10:34:00Z" w16du:dateUtc="2024-11-05T10:34:00Z">
            <w:rPr>
              <w:b/>
              <w:bCs/>
            </w:rPr>
          </w:rPrChange>
        </w:rPr>
        <w:t>7</w:t>
      </w:r>
      <w:r w:rsidRPr="00994374">
        <w:rPr>
          <w:rFonts w:ascii="Arial" w:hAnsi="Arial" w:cs="Arial"/>
          <w:sz w:val="20"/>
          <w:szCs w:val="20"/>
          <w:rPrChange w:id="1018" w:author="Microsoft Office User" w:date="2024-11-05T10:34:00Z" w16du:dateUtc="2024-11-05T10:34:00Z">
            <w:rPr/>
          </w:rPrChange>
        </w:rPr>
        <w:t>, 335–336 (2010).</w:t>
      </w:r>
    </w:p>
    <w:p w14:paraId="14BA8356" w14:textId="77777777" w:rsidR="002B5FFA" w:rsidRPr="00994374" w:rsidRDefault="002B5FFA" w:rsidP="00994374">
      <w:pPr>
        <w:pStyle w:val="Bibliography"/>
        <w:spacing w:line="240" w:lineRule="auto"/>
        <w:rPr>
          <w:rFonts w:ascii="Arial" w:hAnsi="Arial" w:cs="Arial"/>
          <w:sz w:val="20"/>
          <w:szCs w:val="20"/>
          <w:rPrChange w:id="1019" w:author="Microsoft Office User" w:date="2024-11-05T10:34:00Z" w16du:dateUtc="2024-11-05T10:34:00Z">
            <w:rPr/>
          </w:rPrChange>
        </w:rPr>
        <w:pPrChange w:id="1020" w:author="Microsoft Office User" w:date="2024-11-05T10:34:00Z" w16du:dateUtc="2024-11-05T10:34:00Z">
          <w:pPr>
            <w:pStyle w:val="Bibliography"/>
          </w:pPr>
        </w:pPrChange>
      </w:pPr>
      <w:r w:rsidRPr="00994374">
        <w:rPr>
          <w:rFonts w:ascii="Arial" w:hAnsi="Arial" w:cs="Arial"/>
          <w:sz w:val="20"/>
          <w:szCs w:val="20"/>
          <w:rPrChange w:id="1021" w:author="Microsoft Office User" w:date="2024-11-05T10:34:00Z" w16du:dateUtc="2024-11-05T10:34:00Z">
            <w:rPr/>
          </w:rPrChange>
        </w:rPr>
        <w:t>62.</w:t>
      </w:r>
      <w:r w:rsidRPr="00994374">
        <w:rPr>
          <w:rFonts w:ascii="Arial" w:hAnsi="Arial" w:cs="Arial"/>
          <w:sz w:val="20"/>
          <w:szCs w:val="20"/>
          <w:rPrChange w:id="1022" w:author="Microsoft Office User" w:date="2024-11-05T10:34:00Z" w16du:dateUtc="2024-11-05T10:34:00Z">
            <w:rPr/>
          </w:rPrChange>
        </w:rPr>
        <w:tab/>
        <w:t xml:space="preserve">Amir, A. </w:t>
      </w:r>
      <w:r w:rsidRPr="00994374">
        <w:rPr>
          <w:rFonts w:ascii="Arial" w:hAnsi="Arial" w:cs="Arial"/>
          <w:i/>
          <w:iCs/>
          <w:sz w:val="20"/>
          <w:szCs w:val="20"/>
          <w:rPrChange w:id="1023" w:author="Microsoft Office User" w:date="2024-11-05T10:34:00Z" w16du:dateUtc="2024-11-05T10:34:00Z">
            <w:rPr>
              <w:i/>
              <w:iCs/>
            </w:rPr>
          </w:rPrChange>
        </w:rPr>
        <w:t>et al.</w:t>
      </w:r>
      <w:r w:rsidRPr="00994374">
        <w:rPr>
          <w:rFonts w:ascii="Arial" w:hAnsi="Arial" w:cs="Arial"/>
          <w:sz w:val="20"/>
          <w:szCs w:val="20"/>
          <w:rPrChange w:id="1024" w:author="Microsoft Office User" w:date="2024-11-05T10:34:00Z" w16du:dateUtc="2024-11-05T10:34:00Z">
            <w:rPr/>
          </w:rPrChange>
        </w:rPr>
        <w:t xml:space="preserve"> Deblur Rapidly Resolves Single-Nucleotide Community Sequence Patterns. </w:t>
      </w:r>
      <w:r w:rsidRPr="00994374">
        <w:rPr>
          <w:rFonts w:ascii="Arial" w:hAnsi="Arial" w:cs="Arial"/>
          <w:i/>
          <w:iCs/>
          <w:sz w:val="20"/>
          <w:szCs w:val="20"/>
          <w:rPrChange w:id="1025" w:author="Microsoft Office User" w:date="2024-11-05T10:34:00Z" w16du:dateUtc="2024-11-05T10:34:00Z">
            <w:rPr>
              <w:i/>
              <w:iCs/>
            </w:rPr>
          </w:rPrChange>
        </w:rPr>
        <w:t>mSystems</w:t>
      </w:r>
      <w:r w:rsidRPr="00994374">
        <w:rPr>
          <w:rFonts w:ascii="Arial" w:hAnsi="Arial" w:cs="Arial"/>
          <w:sz w:val="20"/>
          <w:szCs w:val="20"/>
          <w:rPrChange w:id="1026" w:author="Microsoft Office User" w:date="2024-11-05T10:34:00Z" w16du:dateUtc="2024-11-05T10:34:00Z">
            <w:rPr/>
          </w:rPrChange>
        </w:rPr>
        <w:t xml:space="preserve"> </w:t>
      </w:r>
      <w:r w:rsidRPr="00994374">
        <w:rPr>
          <w:rFonts w:ascii="Arial" w:hAnsi="Arial" w:cs="Arial"/>
          <w:b/>
          <w:bCs/>
          <w:sz w:val="20"/>
          <w:szCs w:val="20"/>
          <w:rPrChange w:id="1027" w:author="Microsoft Office User" w:date="2024-11-05T10:34:00Z" w16du:dateUtc="2024-11-05T10:34:00Z">
            <w:rPr>
              <w:b/>
              <w:bCs/>
            </w:rPr>
          </w:rPrChange>
        </w:rPr>
        <w:t>2</w:t>
      </w:r>
      <w:r w:rsidRPr="00994374">
        <w:rPr>
          <w:rFonts w:ascii="Arial" w:hAnsi="Arial" w:cs="Arial"/>
          <w:sz w:val="20"/>
          <w:szCs w:val="20"/>
          <w:rPrChange w:id="1028" w:author="Microsoft Office User" w:date="2024-11-05T10:34:00Z" w16du:dateUtc="2024-11-05T10:34:00Z">
            <w:rPr/>
          </w:rPrChange>
        </w:rPr>
        <w:t>, e00191-16 (2017).</w:t>
      </w:r>
    </w:p>
    <w:p w14:paraId="524D2673" w14:textId="77777777" w:rsidR="002B5FFA" w:rsidRPr="00994374" w:rsidRDefault="002B5FFA" w:rsidP="00994374">
      <w:pPr>
        <w:pStyle w:val="Bibliography"/>
        <w:spacing w:line="240" w:lineRule="auto"/>
        <w:rPr>
          <w:rFonts w:ascii="Arial" w:hAnsi="Arial" w:cs="Arial"/>
          <w:sz w:val="20"/>
          <w:szCs w:val="20"/>
          <w:rPrChange w:id="1029" w:author="Microsoft Office User" w:date="2024-11-05T10:34:00Z" w16du:dateUtc="2024-11-05T10:34:00Z">
            <w:rPr/>
          </w:rPrChange>
        </w:rPr>
        <w:pPrChange w:id="1030" w:author="Microsoft Office User" w:date="2024-11-05T10:34:00Z" w16du:dateUtc="2024-11-05T10:34:00Z">
          <w:pPr>
            <w:pStyle w:val="Bibliography"/>
          </w:pPr>
        </w:pPrChange>
      </w:pPr>
      <w:r w:rsidRPr="00994374">
        <w:rPr>
          <w:rFonts w:ascii="Arial" w:hAnsi="Arial" w:cs="Arial"/>
          <w:sz w:val="20"/>
          <w:szCs w:val="20"/>
          <w:rPrChange w:id="1031" w:author="Microsoft Office User" w:date="2024-11-05T10:34:00Z" w16du:dateUtc="2024-11-05T10:34:00Z">
            <w:rPr/>
          </w:rPrChange>
        </w:rPr>
        <w:t>63.</w:t>
      </w:r>
      <w:r w:rsidRPr="00994374">
        <w:rPr>
          <w:rFonts w:ascii="Arial" w:hAnsi="Arial" w:cs="Arial"/>
          <w:sz w:val="20"/>
          <w:szCs w:val="20"/>
          <w:rPrChange w:id="1032" w:author="Microsoft Office User" w:date="2024-11-05T10:34:00Z" w16du:dateUtc="2024-11-05T10:34:00Z">
            <w:rPr/>
          </w:rPrChange>
        </w:rPr>
        <w:tab/>
        <w:t xml:space="preserve">Bolyen, E. </w:t>
      </w:r>
      <w:r w:rsidRPr="00994374">
        <w:rPr>
          <w:rFonts w:ascii="Arial" w:hAnsi="Arial" w:cs="Arial"/>
          <w:i/>
          <w:iCs/>
          <w:sz w:val="20"/>
          <w:szCs w:val="20"/>
          <w:rPrChange w:id="1033" w:author="Microsoft Office User" w:date="2024-11-05T10:34:00Z" w16du:dateUtc="2024-11-05T10:34:00Z">
            <w:rPr>
              <w:i/>
              <w:iCs/>
            </w:rPr>
          </w:rPrChange>
        </w:rPr>
        <w:t>et al.</w:t>
      </w:r>
      <w:r w:rsidRPr="00994374">
        <w:rPr>
          <w:rFonts w:ascii="Arial" w:hAnsi="Arial" w:cs="Arial"/>
          <w:sz w:val="20"/>
          <w:szCs w:val="20"/>
          <w:rPrChange w:id="1034" w:author="Microsoft Office User" w:date="2024-11-05T10:34:00Z" w16du:dateUtc="2024-11-05T10:34:00Z">
            <w:rPr/>
          </w:rPrChange>
        </w:rPr>
        <w:t xml:space="preserve"> </w:t>
      </w:r>
      <w:r w:rsidRPr="00994374">
        <w:rPr>
          <w:rFonts w:ascii="Arial" w:hAnsi="Arial" w:cs="Arial"/>
          <w:i/>
          <w:iCs/>
          <w:sz w:val="20"/>
          <w:szCs w:val="20"/>
          <w:rPrChange w:id="1035" w:author="Microsoft Office User" w:date="2024-11-05T10:34:00Z" w16du:dateUtc="2024-11-05T10:34:00Z">
            <w:rPr>
              <w:i/>
              <w:iCs/>
            </w:rPr>
          </w:rPrChange>
        </w:rPr>
        <w:t>QIIME 2: Reproducible, Interactive, Scalable, and Extensible Microbiome Data Science</w:t>
      </w:r>
      <w:r w:rsidRPr="00994374">
        <w:rPr>
          <w:rFonts w:ascii="Arial" w:hAnsi="Arial" w:cs="Arial"/>
          <w:sz w:val="20"/>
          <w:szCs w:val="20"/>
          <w:rPrChange w:id="1036" w:author="Microsoft Office User" w:date="2024-11-05T10:34:00Z" w16du:dateUtc="2024-11-05T10:34:00Z">
            <w:rPr/>
          </w:rPrChange>
        </w:rPr>
        <w:t>. https://peerj.com/preprints/27295 (2018) doi:10.7287/peerj.preprints.27295v2.</w:t>
      </w:r>
    </w:p>
    <w:p w14:paraId="74C8EA0F" w14:textId="77777777" w:rsidR="002B5FFA" w:rsidRPr="00994374" w:rsidRDefault="002B5FFA" w:rsidP="00994374">
      <w:pPr>
        <w:pStyle w:val="Bibliography"/>
        <w:spacing w:line="240" w:lineRule="auto"/>
        <w:rPr>
          <w:rFonts w:ascii="Arial" w:hAnsi="Arial" w:cs="Arial"/>
          <w:sz w:val="20"/>
          <w:szCs w:val="20"/>
          <w:rPrChange w:id="1037" w:author="Microsoft Office User" w:date="2024-11-05T10:34:00Z" w16du:dateUtc="2024-11-05T10:34:00Z">
            <w:rPr/>
          </w:rPrChange>
        </w:rPr>
        <w:pPrChange w:id="1038" w:author="Microsoft Office User" w:date="2024-11-05T10:34:00Z" w16du:dateUtc="2024-11-05T10:34:00Z">
          <w:pPr>
            <w:pStyle w:val="Bibliography"/>
          </w:pPr>
        </w:pPrChange>
      </w:pPr>
      <w:r w:rsidRPr="00994374">
        <w:rPr>
          <w:rFonts w:ascii="Arial" w:hAnsi="Arial" w:cs="Arial"/>
          <w:sz w:val="20"/>
          <w:szCs w:val="20"/>
          <w:rPrChange w:id="1039" w:author="Microsoft Office User" w:date="2024-11-05T10:34:00Z" w16du:dateUtc="2024-11-05T10:34:00Z">
            <w:rPr/>
          </w:rPrChange>
        </w:rPr>
        <w:t>64.</w:t>
      </w:r>
      <w:r w:rsidRPr="00994374">
        <w:rPr>
          <w:rFonts w:ascii="Arial" w:hAnsi="Arial" w:cs="Arial"/>
          <w:sz w:val="20"/>
          <w:szCs w:val="20"/>
          <w:rPrChange w:id="1040" w:author="Microsoft Office User" w:date="2024-11-05T10:34:00Z" w16du:dateUtc="2024-11-05T10:34:00Z">
            <w:rPr/>
          </w:rPrChange>
        </w:rPr>
        <w:tab/>
        <w:t xml:space="preserve">Rognes, T., Flouri, T., Nichols, B., Quince, C. &amp; Mahé, F. VSEARCH: a versatile open source tool for metagenomics. </w:t>
      </w:r>
      <w:r w:rsidRPr="00994374">
        <w:rPr>
          <w:rFonts w:ascii="Arial" w:hAnsi="Arial" w:cs="Arial"/>
          <w:i/>
          <w:iCs/>
          <w:sz w:val="20"/>
          <w:szCs w:val="20"/>
          <w:rPrChange w:id="1041" w:author="Microsoft Office User" w:date="2024-11-05T10:34:00Z" w16du:dateUtc="2024-11-05T10:34:00Z">
            <w:rPr>
              <w:i/>
              <w:iCs/>
            </w:rPr>
          </w:rPrChange>
        </w:rPr>
        <w:t>PeerJ</w:t>
      </w:r>
      <w:r w:rsidRPr="00994374">
        <w:rPr>
          <w:rFonts w:ascii="Arial" w:hAnsi="Arial" w:cs="Arial"/>
          <w:sz w:val="20"/>
          <w:szCs w:val="20"/>
          <w:rPrChange w:id="1042" w:author="Microsoft Office User" w:date="2024-11-05T10:34:00Z" w16du:dateUtc="2024-11-05T10:34:00Z">
            <w:rPr/>
          </w:rPrChange>
        </w:rPr>
        <w:t xml:space="preserve"> </w:t>
      </w:r>
      <w:r w:rsidRPr="00994374">
        <w:rPr>
          <w:rFonts w:ascii="Arial" w:hAnsi="Arial" w:cs="Arial"/>
          <w:b/>
          <w:bCs/>
          <w:sz w:val="20"/>
          <w:szCs w:val="20"/>
          <w:rPrChange w:id="1043" w:author="Microsoft Office User" w:date="2024-11-05T10:34:00Z" w16du:dateUtc="2024-11-05T10:34:00Z">
            <w:rPr>
              <w:b/>
              <w:bCs/>
            </w:rPr>
          </w:rPrChange>
        </w:rPr>
        <w:t>4</w:t>
      </w:r>
      <w:r w:rsidRPr="00994374">
        <w:rPr>
          <w:rFonts w:ascii="Arial" w:hAnsi="Arial" w:cs="Arial"/>
          <w:sz w:val="20"/>
          <w:szCs w:val="20"/>
          <w:rPrChange w:id="1044" w:author="Microsoft Office User" w:date="2024-11-05T10:34:00Z" w16du:dateUtc="2024-11-05T10:34:00Z">
            <w:rPr/>
          </w:rPrChange>
        </w:rPr>
        <w:t>, e2584 (2016).</w:t>
      </w:r>
    </w:p>
    <w:p w14:paraId="5AC82AF2" w14:textId="77777777" w:rsidR="002B5FFA" w:rsidRPr="00994374" w:rsidRDefault="002B5FFA" w:rsidP="00994374">
      <w:pPr>
        <w:pStyle w:val="Bibliography"/>
        <w:spacing w:line="240" w:lineRule="auto"/>
        <w:rPr>
          <w:rFonts w:ascii="Arial" w:hAnsi="Arial" w:cs="Arial"/>
          <w:sz w:val="20"/>
          <w:szCs w:val="20"/>
          <w:rPrChange w:id="1045" w:author="Microsoft Office User" w:date="2024-11-05T10:34:00Z" w16du:dateUtc="2024-11-05T10:34:00Z">
            <w:rPr/>
          </w:rPrChange>
        </w:rPr>
        <w:pPrChange w:id="1046" w:author="Microsoft Office User" w:date="2024-11-05T10:34:00Z" w16du:dateUtc="2024-11-05T10:34:00Z">
          <w:pPr>
            <w:pStyle w:val="Bibliography"/>
          </w:pPr>
        </w:pPrChange>
      </w:pPr>
      <w:r w:rsidRPr="00994374">
        <w:rPr>
          <w:rFonts w:ascii="Arial" w:hAnsi="Arial" w:cs="Arial"/>
          <w:sz w:val="20"/>
          <w:szCs w:val="20"/>
          <w:rPrChange w:id="1047" w:author="Microsoft Office User" w:date="2024-11-05T10:34:00Z" w16du:dateUtc="2024-11-05T10:34:00Z">
            <w:rPr/>
          </w:rPrChange>
        </w:rPr>
        <w:t>65.</w:t>
      </w:r>
      <w:r w:rsidRPr="00994374">
        <w:rPr>
          <w:rFonts w:ascii="Arial" w:hAnsi="Arial" w:cs="Arial"/>
          <w:sz w:val="20"/>
          <w:szCs w:val="20"/>
          <w:rPrChange w:id="1048" w:author="Microsoft Office User" w:date="2024-11-05T10:34:00Z" w16du:dateUtc="2024-11-05T10:34:00Z">
            <w:rPr/>
          </w:rPrChange>
        </w:rPr>
        <w:tab/>
        <w:t xml:space="preserve">Quast, C. </w:t>
      </w:r>
      <w:r w:rsidRPr="00994374">
        <w:rPr>
          <w:rFonts w:ascii="Arial" w:hAnsi="Arial" w:cs="Arial"/>
          <w:i/>
          <w:iCs/>
          <w:sz w:val="20"/>
          <w:szCs w:val="20"/>
          <w:rPrChange w:id="1049" w:author="Microsoft Office User" w:date="2024-11-05T10:34:00Z" w16du:dateUtc="2024-11-05T10:34:00Z">
            <w:rPr>
              <w:i/>
              <w:iCs/>
            </w:rPr>
          </w:rPrChange>
        </w:rPr>
        <w:t>et al.</w:t>
      </w:r>
      <w:r w:rsidRPr="00994374">
        <w:rPr>
          <w:rFonts w:ascii="Arial" w:hAnsi="Arial" w:cs="Arial"/>
          <w:sz w:val="20"/>
          <w:szCs w:val="20"/>
          <w:rPrChange w:id="1050" w:author="Microsoft Office User" w:date="2024-11-05T10:34:00Z" w16du:dateUtc="2024-11-05T10:34:00Z">
            <w:rPr/>
          </w:rPrChange>
        </w:rPr>
        <w:t xml:space="preserve"> The SILVA ribosomal RNA gene database project: improved data processing and web-based tools. </w:t>
      </w:r>
      <w:r w:rsidRPr="00994374">
        <w:rPr>
          <w:rFonts w:ascii="Arial" w:hAnsi="Arial" w:cs="Arial"/>
          <w:i/>
          <w:iCs/>
          <w:sz w:val="20"/>
          <w:szCs w:val="20"/>
          <w:rPrChange w:id="1051" w:author="Microsoft Office User" w:date="2024-11-05T10:34:00Z" w16du:dateUtc="2024-11-05T10:34:00Z">
            <w:rPr>
              <w:i/>
              <w:iCs/>
            </w:rPr>
          </w:rPrChange>
        </w:rPr>
        <w:t>Nucleic Acids Res</w:t>
      </w:r>
      <w:r w:rsidRPr="00994374">
        <w:rPr>
          <w:rFonts w:ascii="Arial" w:hAnsi="Arial" w:cs="Arial"/>
          <w:sz w:val="20"/>
          <w:szCs w:val="20"/>
          <w:rPrChange w:id="1052" w:author="Microsoft Office User" w:date="2024-11-05T10:34:00Z" w16du:dateUtc="2024-11-05T10:34:00Z">
            <w:rPr/>
          </w:rPrChange>
        </w:rPr>
        <w:t xml:space="preserve"> </w:t>
      </w:r>
      <w:r w:rsidRPr="00994374">
        <w:rPr>
          <w:rFonts w:ascii="Arial" w:hAnsi="Arial" w:cs="Arial"/>
          <w:b/>
          <w:bCs/>
          <w:sz w:val="20"/>
          <w:szCs w:val="20"/>
          <w:rPrChange w:id="1053" w:author="Microsoft Office User" w:date="2024-11-05T10:34:00Z" w16du:dateUtc="2024-11-05T10:34:00Z">
            <w:rPr>
              <w:b/>
              <w:bCs/>
            </w:rPr>
          </w:rPrChange>
        </w:rPr>
        <w:t>41</w:t>
      </w:r>
      <w:r w:rsidRPr="00994374">
        <w:rPr>
          <w:rFonts w:ascii="Arial" w:hAnsi="Arial" w:cs="Arial"/>
          <w:sz w:val="20"/>
          <w:szCs w:val="20"/>
          <w:rPrChange w:id="1054" w:author="Microsoft Office User" w:date="2024-11-05T10:34:00Z" w16du:dateUtc="2024-11-05T10:34:00Z">
            <w:rPr/>
          </w:rPrChange>
        </w:rPr>
        <w:t>, D590–D596 (2013).</w:t>
      </w:r>
    </w:p>
    <w:p w14:paraId="4C247C86" w14:textId="77777777" w:rsidR="002B5FFA" w:rsidRPr="00994374" w:rsidRDefault="002B5FFA" w:rsidP="00994374">
      <w:pPr>
        <w:pStyle w:val="Bibliography"/>
        <w:spacing w:line="240" w:lineRule="auto"/>
        <w:rPr>
          <w:rFonts w:ascii="Arial" w:hAnsi="Arial" w:cs="Arial"/>
          <w:sz w:val="20"/>
          <w:szCs w:val="20"/>
          <w:rPrChange w:id="1055" w:author="Microsoft Office User" w:date="2024-11-05T10:34:00Z" w16du:dateUtc="2024-11-05T10:34:00Z">
            <w:rPr/>
          </w:rPrChange>
        </w:rPr>
        <w:pPrChange w:id="1056" w:author="Microsoft Office User" w:date="2024-11-05T10:34:00Z" w16du:dateUtc="2024-11-05T10:34:00Z">
          <w:pPr>
            <w:pStyle w:val="Bibliography"/>
          </w:pPr>
        </w:pPrChange>
      </w:pPr>
      <w:r w:rsidRPr="00994374">
        <w:rPr>
          <w:rFonts w:ascii="Arial" w:hAnsi="Arial" w:cs="Arial"/>
          <w:sz w:val="20"/>
          <w:szCs w:val="20"/>
          <w:rPrChange w:id="1057" w:author="Microsoft Office User" w:date="2024-11-05T10:34:00Z" w16du:dateUtc="2024-11-05T10:34:00Z">
            <w:rPr/>
          </w:rPrChange>
        </w:rPr>
        <w:t>66.</w:t>
      </w:r>
      <w:r w:rsidRPr="00994374">
        <w:rPr>
          <w:rFonts w:ascii="Arial" w:hAnsi="Arial" w:cs="Arial"/>
          <w:sz w:val="20"/>
          <w:szCs w:val="20"/>
          <w:rPrChange w:id="1058" w:author="Microsoft Office User" w:date="2024-11-05T10:34:00Z" w16du:dateUtc="2024-11-05T10:34:00Z">
            <w:rPr/>
          </w:rPrChange>
        </w:rPr>
        <w:tab/>
        <w:t xml:space="preserve">Bengtsson-Palme, J. </w:t>
      </w:r>
      <w:r w:rsidRPr="00994374">
        <w:rPr>
          <w:rFonts w:ascii="Arial" w:hAnsi="Arial" w:cs="Arial"/>
          <w:i/>
          <w:iCs/>
          <w:sz w:val="20"/>
          <w:szCs w:val="20"/>
          <w:rPrChange w:id="1059" w:author="Microsoft Office User" w:date="2024-11-05T10:34:00Z" w16du:dateUtc="2024-11-05T10:34:00Z">
            <w:rPr>
              <w:i/>
              <w:iCs/>
            </w:rPr>
          </w:rPrChange>
        </w:rPr>
        <w:t>et al.</w:t>
      </w:r>
      <w:r w:rsidRPr="00994374">
        <w:rPr>
          <w:rFonts w:ascii="Arial" w:hAnsi="Arial" w:cs="Arial"/>
          <w:sz w:val="20"/>
          <w:szCs w:val="20"/>
          <w:rPrChange w:id="1060" w:author="Microsoft Office User" w:date="2024-11-05T10:34:00Z" w16du:dateUtc="2024-11-05T10:34:00Z">
            <w:rPr/>
          </w:rPrChange>
        </w:rPr>
        <w:t xml:space="preserve"> METAXA2: improved identification and taxonomic classification of small and large subunit rRNA in metagenomic data. </w:t>
      </w:r>
      <w:r w:rsidRPr="00994374">
        <w:rPr>
          <w:rFonts w:ascii="Arial" w:hAnsi="Arial" w:cs="Arial"/>
          <w:i/>
          <w:iCs/>
          <w:sz w:val="20"/>
          <w:szCs w:val="20"/>
          <w:rPrChange w:id="1061" w:author="Microsoft Office User" w:date="2024-11-05T10:34:00Z" w16du:dateUtc="2024-11-05T10:34:00Z">
            <w:rPr>
              <w:i/>
              <w:iCs/>
            </w:rPr>
          </w:rPrChange>
        </w:rPr>
        <w:t>Mol Ecol Resour</w:t>
      </w:r>
      <w:r w:rsidRPr="00994374">
        <w:rPr>
          <w:rFonts w:ascii="Arial" w:hAnsi="Arial" w:cs="Arial"/>
          <w:sz w:val="20"/>
          <w:szCs w:val="20"/>
          <w:rPrChange w:id="1062" w:author="Microsoft Office User" w:date="2024-11-05T10:34:00Z" w16du:dateUtc="2024-11-05T10:34:00Z">
            <w:rPr/>
          </w:rPrChange>
        </w:rPr>
        <w:t xml:space="preserve"> </w:t>
      </w:r>
      <w:r w:rsidRPr="00994374">
        <w:rPr>
          <w:rFonts w:ascii="Arial" w:hAnsi="Arial" w:cs="Arial"/>
          <w:b/>
          <w:bCs/>
          <w:sz w:val="20"/>
          <w:szCs w:val="20"/>
          <w:rPrChange w:id="1063" w:author="Microsoft Office User" w:date="2024-11-05T10:34:00Z" w16du:dateUtc="2024-11-05T10:34:00Z">
            <w:rPr>
              <w:b/>
              <w:bCs/>
            </w:rPr>
          </w:rPrChange>
        </w:rPr>
        <w:t>15</w:t>
      </w:r>
      <w:r w:rsidRPr="00994374">
        <w:rPr>
          <w:rFonts w:ascii="Arial" w:hAnsi="Arial" w:cs="Arial"/>
          <w:sz w:val="20"/>
          <w:szCs w:val="20"/>
          <w:rPrChange w:id="1064" w:author="Microsoft Office User" w:date="2024-11-05T10:34:00Z" w16du:dateUtc="2024-11-05T10:34:00Z">
            <w:rPr/>
          </w:rPrChange>
        </w:rPr>
        <w:t>, 1403–1414 (2015).</w:t>
      </w:r>
    </w:p>
    <w:p w14:paraId="2ECA0F20" w14:textId="77777777" w:rsidR="002B5FFA" w:rsidRPr="00994374" w:rsidRDefault="002B5FFA" w:rsidP="00994374">
      <w:pPr>
        <w:pStyle w:val="Bibliography"/>
        <w:spacing w:line="240" w:lineRule="auto"/>
        <w:rPr>
          <w:rFonts w:ascii="Arial" w:hAnsi="Arial" w:cs="Arial"/>
          <w:sz w:val="20"/>
          <w:szCs w:val="20"/>
          <w:rPrChange w:id="1065" w:author="Microsoft Office User" w:date="2024-11-05T10:34:00Z" w16du:dateUtc="2024-11-05T10:34:00Z">
            <w:rPr/>
          </w:rPrChange>
        </w:rPr>
        <w:pPrChange w:id="1066" w:author="Microsoft Office User" w:date="2024-11-05T10:34:00Z" w16du:dateUtc="2024-11-05T10:34:00Z">
          <w:pPr>
            <w:pStyle w:val="Bibliography"/>
          </w:pPr>
        </w:pPrChange>
      </w:pPr>
      <w:r w:rsidRPr="00994374">
        <w:rPr>
          <w:rFonts w:ascii="Arial" w:hAnsi="Arial" w:cs="Arial"/>
          <w:sz w:val="20"/>
          <w:szCs w:val="20"/>
          <w:rPrChange w:id="1067" w:author="Microsoft Office User" w:date="2024-11-05T10:34:00Z" w16du:dateUtc="2024-11-05T10:34:00Z">
            <w:rPr/>
          </w:rPrChange>
        </w:rPr>
        <w:t>67.</w:t>
      </w:r>
      <w:r w:rsidRPr="00994374">
        <w:rPr>
          <w:rFonts w:ascii="Arial" w:hAnsi="Arial" w:cs="Arial"/>
          <w:sz w:val="20"/>
          <w:szCs w:val="20"/>
          <w:rPrChange w:id="1068" w:author="Microsoft Office User" w:date="2024-11-05T10:34:00Z" w16du:dateUtc="2024-11-05T10:34:00Z">
            <w:rPr/>
          </w:rPrChange>
        </w:rPr>
        <w:tab/>
        <w:t xml:space="preserve">Sonett, D., Brown, T., Bengtsson-Palme, J., Padilla-Gamiño, J. L. &amp; Zaneveld, J. R. </w:t>
      </w:r>
      <w:r w:rsidRPr="00994374">
        <w:rPr>
          <w:rFonts w:ascii="Arial" w:hAnsi="Arial" w:cs="Arial"/>
          <w:i/>
          <w:iCs/>
          <w:sz w:val="20"/>
          <w:szCs w:val="20"/>
          <w:rPrChange w:id="1069" w:author="Microsoft Office User" w:date="2024-11-05T10:34:00Z" w16du:dateUtc="2024-11-05T10:34:00Z">
            <w:rPr>
              <w:i/>
              <w:iCs/>
            </w:rPr>
          </w:rPrChange>
        </w:rPr>
        <w:t xml:space="preserve">The Organelle in the Room: Under-Annotated Mitochondrial Reads Bias Coral Microbiome </w:t>
      </w:r>
      <w:r w:rsidRPr="00994374">
        <w:rPr>
          <w:rFonts w:ascii="Arial" w:hAnsi="Arial" w:cs="Arial"/>
          <w:i/>
          <w:iCs/>
          <w:sz w:val="20"/>
          <w:szCs w:val="20"/>
          <w:rPrChange w:id="1070" w:author="Microsoft Office User" w:date="2024-11-05T10:34:00Z" w16du:dateUtc="2024-11-05T10:34:00Z">
            <w:rPr>
              <w:i/>
              <w:iCs/>
            </w:rPr>
          </w:rPrChange>
        </w:rPr>
        <w:lastRenderedPageBreak/>
        <w:t>Analysis</w:t>
      </w:r>
      <w:r w:rsidRPr="00994374">
        <w:rPr>
          <w:rFonts w:ascii="Arial" w:hAnsi="Arial" w:cs="Arial"/>
          <w:sz w:val="20"/>
          <w:szCs w:val="20"/>
          <w:rPrChange w:id="1071" w:author="Microsoft Office User" w:date="2024-11-05T10:34:00Z" w16du:dateUtc="2024-11-05T10:34:00Z">
            <w:rPr/>
          </w:rPrChange>
        </w:rPr>
        <w:t>. http://biorxiv.org/lookup/doi/10.1101/2021.02.23.431501 (2021) doi:10.1101/2021.02.23.431501.</w:t>
      </w:r>
    </w:p>
    <w:p w14:paraId="18B30E6D" w14:textId="77777777" w:rsidR="002B5FFA" w:rsidRPr="00994374" w:rsidRDefault="002B5FFA" w:rsidP="00994374">
      <w:pPr>
        <w:pStyle w:val="Bibliography"/>
        <w:spacing w:line="240" w:lineRule="auto"/>
        <w:rPr>
          <w:rFonts w:ascii="Arial" w:hAnsi="Arial" w:cs="Arial"/>
          <w:sz w:val="20"/>
          <w:szCs w:val="20"/>
          <w:rPrChange w:id="1072" w:author="Microsoft Office User" w:date="2024-11-05T10:34:00Z" w16du:dateUtc="2024-11-05T10:34:00Z">
            <w:rPr/>
          </w:rPrChange>
        </w:rPr>
        <w:pPrChange w:id="1073" w:author="Microsoft Office User" w:date="2024-11-05T10:34:00Z" w16du:dateUtc="2024-11-05T10:34:00Z">
          <w:pPr>
            <w:pStyle w:val="Bibliography"/>
          </w:pPr>
        </w:pPrChange>
      </w:pPr>
      <w:r w:rsidRPr="00994374">
        <w:rPr>
          <w:rFonts w:ascii="Arial" w:hAnsi="Arial" w:cs="Arial"/>
          <w:sz w:val="20"/>
          <w:szCs w:val="20"/>
          <w:rPrChange w:id="1074" w:author="Microsoft Office User" w:date="2024-11-05T10:34:00Z" w16du:dateUtc="2024-11-05T10:34:00Z">
            <w:rPr/>
          </w:rPrChange>
        </w:rPr>
        <w:t>68.</w:t>
      </w:r>
      <w:r w:rsidRPr="00994374">
        <w:rPr>
          <w:rFonts w:ascii="Arial" w:hAnsi="Arial" w:cs="Arial"/>
          <w:sz w:val="20"/>
          <w:szCs w:val="20"/>
          <w:rPrChange w:id="1075" w:author="Microsoft Office User" w:date="2024-11-05T10:34:00Z" w16du:dateUtc="2024-11-05T10:34:00Z">
            <w:rPr/>
          </w:rPrChange>
        </w:rPr>
        <w:tab/>
        <w:t xml:space="preserve">Janssen, S. </w:t>
      </w:r>
      <w:r w:rsidRPr="00994374">
        <w:rPr>
          <w:rFonts w:ascii="Arial" w:hAnsi="Arial" w:cs="Arial"/>
          <w:i/>
          <w:iCs/>
          <w:sz w:val="20"/>
          <w:szCs w:val="20"/>
          <w:rPrChange w:id="1076" w:author="Microsoft Office User" w:date="2024-11-05T10:34:00Z" w16du:dateUtc="2024-11-05T10:34:00Z">
            <w:rPr>
              <w:i/>
              <w:iCs/>
            </w:rPr>
          </w:rPrChange>
        </w:rPr>
        <w:t>et al.</w:t>
      </w:r>
      <w:r w:rsidRPr="00994374">
        <w:rPr>
          <w:rFonts w:ascii="Arial" w:hAnsi="Arial" w:cs="Arial"/>
          <w:sz w:val="20"/>
          <w:szCs w:val="20"/>
          <w:rPrChange w:id="1077" w:author="Microsoft Office User" w:date="2024-11-05T10:34:00Z" w16du:dateUtc="2024-11-05T10:34:00Z">
            <w:rPr/>
          </w:rPrChange>
        </w:rPr>
        <w:t xml:space="preserve"> Phylogenetic Placement of Exact Amplicon Sequences Improves Associations with Clinical Information. </w:t>
      </w:r>
      <w:r w:rsidRPr="00994374">
        <w:rPr>
          <w:rFonts w:ascii="Arial" w:hAnsi="Arial" w:cs="Arial"/>
          <w:i/>
          <w:iCs/>
          <w:sz w:val="20"/>
          <w:szCs w:val="20"/>
          <w:rPrChange w:id="1078" w:author="Microsoft Office User" w:date="2024-11-05T10:34:00Z" w16du:dateUtc="2024-11-05T10:34:00Z">
            <w:rPr>
              <w:i/>
              <w:iCs/>
            </w:rPr>
          </w:rPrChange>
        </w:rPr>
        <w:t>mSystems</w:t>
      </w:r>
      <w:r w:rsidRPr="00994374">
        <w:rPr>
          <w:rFonts w:ascii="Arial" w:hAnsi="Arial" w:cs="Arial"/>
          <w:sz w:val="20"/>
          <w:szCs w:val="20"/>
          <w:rPrChange w:id="1079" w:author="Microsoft Office User" w:date="2024-11-05T10:34:00Z" w16du:dateUtc="2024-11-05T10:34:00Z">
            <w:rPr/>
          </w:rPrChange>
        </w:rPr>
        <w:t xml:space="preserve"> </w:t>
      </w:r>
      <w:r w:rsidRPr="00994374">
        <w:rPr>
          <w:rFonts w:ascii="Arial" w:hAnsi="Arial" w:cs="Arial"/>
          <w:b/>
          <w:bCs/>
          <w:sz w:val="20"/>
          <w:szCs w:val="20"/>
          <w:rPrChange w:id="1080" w:author="Microsoft Office User" w:date="2024-11-05T10:34:00Z" w16du:dateUtc="2024-11-05T10:34:00Z">
            <w:rPr>
              <w:b/>
              <w:bCs/>
            </w:rPr>
          </w:rPrChange>
        </w:rPr>
        <w:t>3</w:t>
      </w:r>
      <w:r w:rsidRPr="00994374">
        <w:rPr>
          <w:rFonts w:ascii="Arial" w:hAnsi="Arial" w:cs="Arial"/>
          <w:sz w:val="20"/>
          <w:szCs w:val="20"/>
          <w:rPrChange w:id="1081" w:author="Microsoft Office User" w:date="2024-11-05T10:34:00Z" w16du:dateUtc="2024-11-05T10:34:00Z">
            <w:rPr/>
          </w:rPrChange>
        </w:rPr>
        <w:t>, (2018).</w:t>
      </w:r>
    </w:p>
    <w:p w14:paraId="283D303C" w14:textId="77777777" w:rsidR="002B5FFA" w:rsidRPr="00994374" w:rsidRDefault="002B5FFA" w:rsidP="00994374">
      <w:pPr>
        <w:pStyle w:val="Bibliography"/>
        <w:spacing w:line="240" w:lineRule="auto"/>
        <w:rPr>
          <w:rFonts w:ascii="Arial" w:hAnsi="Arial" w:cs="Arial"/>
          <w:sz w:val="20"/>
          <w:szCs w:val="20"/>
          <w:rPrChange w:id="1082" w:author="Microsoft Office User" w:date="2024-11-05T10:34:00Z" w16du:dateUtc="2024-11-05T10:34:00Z">
            <w:rPr/>
          </w:rPrChange>
        </w:rPr>
        <w:pPrChange w:id="1083" w:author="Microsoft Office User" w:date="2024-11-05T10:34:00Z" w16du:dateUtc="2024-11-05T10:34:00Z">
          <w:pPr>
            <w:pStyle w:val="Bibliography"/>
          </w:pPr>
        </w:pPrChange>
      </w:pPr>
      <w:r w:rsidRPr="00994374">
        <w:rPr>
          <w:rFonts w:ascii="Arial" w:hAnsi="Arial" w:cs="Arial"/>
          <w:sz w:val="20"/>
          <w:szCs w:val="20"/>
          <w:rPrChange w:id="1084" w:author="Microsoft Office User" w:date="2024-11-05T10:34:00Z" w16du:dateUtc="2024-11-05T10:34:00Z">
            <w:rPr/>
          </w:rPrChange>
        </w:rPr>
        <w:t>69.</w:t>
      </w:r>
      <w:r w:rsidRPr="00994374">
        <w:rPr>
          <w:rFonts w:ascii="Arial" w:hAnsi="Arial" w:cs="Arial"/>
          <w:sz w:val="20"/>
          <w:szCs w:val="20"/>
          <w:rPrChange w:id="1085" w:author="Microsoft Office User" w:date="2024-11-05T10:34:00Z" w16du:dateUtc="2024-11-05T10:34:00Z">
            <w:rPr/>
          </w:rPrChange>
        </w:rPr>
        <w:tab/>
        <w:t xml:space="preserve">Davis, N. M., Proctor, D. M., Holmes, S. P., Relman, D. A. &amp; Callahan, B. J. Simple statistical identification and removal of contaminant sequences in marker-gene and metagenomics data. </w:t>
      </w:r>
      <w:r w:rsidRPr="00994374">
        <w:rPr>
          <w:rFonts w:ascii="Arial" w:hAnsi="Arial" w:cs="Arial"/>
          <w:i/>
          <w:iCs/>
          <w:sz w:val="20"/>
          <w:szCs w:val="20"/>
          <w:rPrChange w:id="1086" w:author="Microsoft Office User" w:date="2024-11-05T10:34:00Z" w16du:dateUtc="2024-11-05T10:34:00Z">
            <w:rPr>
              <w:i/>
              <w:iCs/>
            </w:rPr>
          </w:rPrChange>
        </w:rPr>
        <w:t>Microbiome</w:t>
      </w:r>
      <w:r w:rsidRPr="00994374">
        <w:rPr>
          <w:rFonts w:ascii="Arial" w:hAnsi="Arial" w:cs="Arial"/>
          <w:sz w:val="20"/>
          <w:szCs w:val="20"/>
          <w:rPrChange w:id="1087" w:author="Microsoft Office User" w:date="2024-11-05T10:34:00Z" w16du:dateUtc="2024-11-05T10:34:00Z">
            <w:rPr/>
          </w:rPrChange>
        </w:rPr>
        <w:t xml:space="preserve"> </w:t>
      </w:r>
      <w:r w:rsidRPr="00994374">
        <w:rPr>
          <w:rFonts w:ascii="Arial" w:hAnsi="Arial" w:cs="Arial"/>
          <w:b/>
          <w:bCs/>
          <w:sz w:val="20"/>
          <w:szCs w:val="20"/>
          <w:rPrChange w:id="1088" w:author="Microsoft Office User" w:date="2024-11-05T10:34:00Z" w16du:dateUtc="2024-11-05T10:34:00Z">
            <w:rPr>
              <w:b/>
              <w:bCs/>
            </w:rPr>
          </w:rPrChange>
        </w:rPr>
        <w:t>6</w:t>
      </w:r>
      <w:r w:rsidRPr="00994374">
        <w:rPr>
          <w:rFonts w:ascii="Arial" w:hAnsi="Arial" w:cs="Arial"/>
          <w:sz w:val="20"/>
          <w:szCs w:val="20"/>
          <w:rPrChange w:id="1089" w:author="Microsoft Office User" w:date="2024-11-05T10:34:00Z" w16du:dateUtc="2024-11-05T10:34:00Z">
            <w:rPr/>
          </w:rPrChange>
        </w:rPr>
        <w:t>, 226 (2018).</w:t>
      </w:r>
    </w:p>
    <w:p w14:paraId="4E702FF5" w14:textId="77777777" w:rsidR="002B5FFA" w:rsidRPr="00994374" w:rsidRDefault="002B5FFA" w:rsidP="00994374">
      <w:pPr>
        <w:pStyle w:val="Bibliography"/>
        <w:spacing w:line="240" w:lineRule="auto"/>
        <w:rPr>
          <w:rFonts w:ascii="Arial" w:hAnsi="Arial" w:cs="Arial"/>
          <w:sz w:val="20"/>
          <w:szCs w:val="20"/>
          <w:rPrChange w:id="1090" w:author="Microsoft Office User" w:date="2024-11-05T10:34:00Z" w16du:dateUtc="2024-11-05T10:34:00Z">
            <w:rPr/>
          </w:rPrChange>
        </w:rPr>
        <w:pPrChange w:id="1091" w:author="Microsoft Office User" w:date="2024-11-05T10:34:00Z" w16du:dateUtc="2024-11-05T10:34:00Z">
          <w:pPr>
            <w:pStyle w:val="Bibliography"/>
          </w:pPr>
        </w:pPrChange>
      </w:pPr>
      <w:r w:rsidRPr="00994374">
        <w:rPr>
          <w:rFonts w:ascii="Arial" w:hAnsi="Arial" w:cs="Arial"/>
          <w:sz w:val="20"/>
          <w:szCs w:val="20"/>
          <w:rPrChange w:id="1092" w:author="Microsoft Office User" w:date="2024-11-05T10:34:00Z" w16du:dateUtc="2024-11-05T10:34:00Z">
            <w:rPr/>
          </w:rPrChange>
        </w:rPr>
        <w:t>70.</w:t>
      </w:r>
      <w:r w:rsidRPr="00994374">
        <w:rPr>
          <w:rFonts w:ascii="Arial" w:hAnsi="Arial" w:cs="Arial"/>
          <w:sz w:val="20"/>
          <w:szCs w:val="20"/>
          <w:rPrChange w:id="1093" w:author="Microsoft Office User" w:date="2024-11-05T10:34:00Z" w16du:dateUtc="2024-11-05T10:34:00Z">
            <w:rPr/>
          </w:rPrChange>
        </w:rPr>
        <w:tab/>
        <w:t>R Core Team. R:A language and environment for statistical computing. R Foundation for Statistical Computing (2020).</w:t>
      </w:r>
    </w:p>
    <w:p w14:paraId="40ECB2C1" w14:textId="77777777" w:rsidR="002B5FFA" w:rsidRPr="00994374" w:rsidRDefault="002B5FFA" w:rsidP="00994374">
      <w:pPr>
        <w:pStyle w:val="Bibliography"/>
        <w:spacing w:line="240" w:lineRule="auto"/>
        <w:rPr>
          <w:rFonts w:ascii="Arial" w:hAnsi="Arial" w:cs="Arial"/>
          <w:sz w:val="20"/>
          <w:szCs w:val="20"/>
          <w:rPrChange w:id="1094" w:author="Microsoft Office User" w:date="2024-11-05T10:34:00Z" w16du:dateUtc="2024-11-05T10:34:00Z">
            <w:rPr/>
          </w:rPrChange>
        </w:rPr>
        <w:pPrChange w:id="1095" w:author="Microsoft Office User" w:date="2024-11-05T10:34:00Z" w16du:dateUtc="2024-11-05T10:34:00Z">
          <w:pPr>
            <w:pStyle w:val="Bibliography"/>
          </w:pPr>
        </w:pPrChange>
      </w:pPr>
      <w:r w:rsidRPr="00994374">
        <w:rPr>
          <w:rFonts w:ascii="Arial" w:hAnsi="Arial" w:cs="Arial"/>
          <w:sz w:val="20"/>
          <w:szCs w:val="20"/>
          <w:rPrChange w:id="1096" w:author="Microsoft Office User" w:date="2024-11-05T10:34:00Z" w16du:dateUtc="2024-11-05T10:34:00Z">
            <w:rPr/>
          </w:rPrChange>
        </w:rPr>
        <w:t>71.</w:t>
      </w:r>
      <w:r w:rsidRPr="00994374">
        <w:rPr>
          <w:rFonts w:ascii="Arial" w:hAnsi="Arial" w:cs="Arial"/>
          <w:sz w:val="20"/>
          <w:szCs w:val="20"/>
          <w:rPrChange w:id="1097" w:author="Microsoft Office User" w:date="2024-11-05T10:34:00Z" w16du:dateUtc="2024-11-05T10:34:00Z">
            <w:rPr/>
          </w:rPrChange>
        </w:rPr>
        <w:tab/>
        <w:t>Raymundo, L., Work, T. M., Bruckner, A. W. &amp; Willis, B. A coral disease handbook: Guidelines for assessment, monitoring, and management. 17–32 (2008).</w:t>
      </w:r>
    </w:p>
    <w:p w14:paraId="53926D67" w14:textId="77777777" w:rsidR="002B5FFA" w:rsidRPr="00994374" w:rsidRDefault="002B5FFA" w:rsidP="00994374">
      <w:pPr>
        <w:pStyle w:val="Bibliography"/>
        <w:spacing w:line="240" w:lineRule="auto"/>
        <w:rPr>
          <w:rFonts w:ascii="Arial" w:hAnsi="Arial" w:cs="Arial"/>
          <w:sz w:val="20"/>
          <w:szCs w:val="20"/>
          <w:rPrChange w:id="1098" w:author="Microsoft Office User" w:date="2024-11-05T10:34:00Z" w16du:dateUtc="2024-11-05T10:34:00Z">
            <w:rPr/>
          </w:rPrChange>
        </w:rPr>
        <w:pPrChange w:id="1099" w:author="Microsoft Office User" w:date="2024-11-05T10:34:00Z" w16du:dateUtc="2024-11-05T10:34:00Z">
          <w:pPr>
            <w:pStyle w:val="Bibliography"/>
          </w:pPr>
        </w:pPrChange>
      </w:pPr>
      <w:r w:rsidRPr="00994374">
        <w:rPr>
          <w:rFonts w:ascii="Arial" w:hAnsi="Arial" w:cs="Arial"/>
          <w:sz w:val="20"/>
          <w:szCs w:val="20"/>
          <w:rPrChange w:id="1100" w:author="Microsoft Office User" w:date="2024-11-05T10:34:00Z" w16du:dateUtc="2024-11-05T10:34:00Z">
            <w:rPr/>
          </w:rPrChange>
        </w:rPr>
        <w:t>72.</w:t>
      </w:r>
      <w:r w:rsidRPr="00994374">
        <w:rPr>
          <w:rFonts w:ascii="Arial" w:hAnsi="Arial" w:cs="Arial"/>
          <w:sz w:val="20"/>
          <w:szCs w:val="20"/>
          <w:rPrChange w:id="1101" w:author="Microsoft Office User" w:date="2024-11-05T10:34:00Z" w16du:dateUtc="2024-11-05T10:34:00Z">
            <w:rPr/>
          </w:rPrChange>
        </w:rPr>
        <w:tab/>
        <w:t xml:space="preserve">Lamb, J. B. </w:t>
      </w:r>
      <w:r w:rsidRPr="00994374">
        <w:rPr>
          <w:rFonts w:ascii="Arial" w:hAnsi="Arial" w:cs="Arial"/>
          <w:i/>
          <w:iCs/>
          <w:sz w:val="20"/>
          <w:szCs w:val="20"/>
          <w:rPrChange w:id="1102" w:author="Microsoft Office User" w:date="2024-11-05T10:34:00Z" w16du:dateUtc="2024-11-05T10:34:00Z">
            <w:rPr>
              <w:i/>
              <w:iCs/>
            </w:rPr>
          </w:rPrChange>
        </w:rPr>
        <w:t>et al.</w:t>
      </w:r>
      <w:r w:rsidRPr="00994374">
        <w:rPr>
          <w:rFonts w:ascii="Arial" w:hAnsi="Arial" w:cs="Arial"/>
          <w:sz w:val="20"/>
          <w:szCs w:val="20"/>
          <w:rPrChange w:id="1103" w:author="Microsoft Office User" w:date="2024-11-05T10:34:00Z" w16du:dateUtc="2024-11-05T10:34:00Z">
            <w:rPr/>
          </w:rPrChange>
        </w:rPr>
        <w:t xml:space="preserve"> Plastic waste associated with disease on coral reefs. </w:t>
      </w:r>
      <w:r w:rsidRPr="00994374">
        <w:rPr>
          <w:rFonts w:ascii="Arial" w:hAnsi="Arial" w:cs="Arial"/>
          <w:i/>
          <w:iCs/>
          <w:sz w:val="20"/>
          <w:szCs w:val="20"/>
          <w:rPrChange w:id="1104" w:author="Microsoft Office User" w:date="2024-11-05T10:34:00Z" w16du:dateUtc="2024-11-05T10:34:00Z">
            <w:rPr>
              <w:i/>
              <w:iCs/>
            </w:rPr>
          </w:rPrChange>
        </w:rPr>
        <w:t>Science</w:t>
      </w:r>
      <w:r w:rsidRPr="00994374">
        <w:rPr>
          <w:rFonts w:ascii="Arial" w:hAnsi="Arial" w:cs="Arial"/>
          <w:sz w:val="20"/>
          <w:szCs w:val="20"/>
          <w:rPrChange w:id="1105" w:author="Microsoft Office User" w:date="2024-11-05T10:34:00Z" w16du:dateUtc="2024-11-05T10:34:00Z">
            <w:rPr/>
          </w:rPrChange>
        </w:rPr>
        <w:t xml:space="preserve"> </w:t>
      </w:r>
      <w:r w:rsidRPr="00994374">
        <w:rPr>
          <w:rFonts w:ascii="Arial" w:hAnsi="Arial" w:cs="Arial"/>
          <w:b/>
          <w:bCs/>
          <w:sz w:val="20"/>
          <w:szCs w:val="20"/>
          <w:rPrChange w:id="1106" w:author="Microsoft Office User" w:date="2024-11-05T10:34:00Z" w16du:dateUtc="2024-11-05T10:34:00Z">
            <w:rPr>
              <w:b/>
              <w:bCs/>
            </w:rPr>
          </w:rPrChange>
        </w:rPr>
        <w:t>359</w:t>
      </w:r>
      <w:r w:rsidRPr="00994374">
        <w:rPr>
          <w:rFonts w:ascii="Arial" w:hAnsi="Arial" w:cs="Arial"/>
          <w:sz w:val="20"/>
          <w:szCs w:val="20"/>
          <w:rPrChange w:id="1107" w:author="Microsoft Office User" w:date="2024-11-05T10:34:00Z" w16du:dateUtc="2024-11-05T10:34:00Z">
            <w:rPr/>
          </w:rPrChange>
        </w:rPr>
        <w:t>, 460–462 (2018).</w:t>
      </w:r>
    </w:p>
    <w:p w14:paraId="337BF9B6" w14:textId="77777777" w:rsidR="002B5FFA" w:rsidRPr="00994374" w:rsidRDefault="002B5FFA" w:rsidP="00994374">
      <w:pPr>
        <w:pStyle w:val="Bibliography"/>
        <w:spacing w:line="240" w:lineRule="auto"/>
        <w:rPr>
          <w:rFonts w:ascii="Arial" w:hAnsi="Arial" w:cs="Arial"/>
          <w:sz w:val="20"/>
          <w:szCs w:val="20"/>
          <w:rPrChange w:id="1108" w:author="Microsoft Office User" w:date="2024-11-05T10:34:00Z" w16du:dateUtc="2024-11-05T10:34:00Z">
            <w:rPr/>
          </w:rPrChange>
        </w:rPr>
        <w:pPrChange w:id="1109" w:author="Microsoft Office User" w:date="2024-11-05T10:34:00Z" w16du:dateUtc="2024-11-05T10:34:00Z">
          <w:pPr>
            <w:pStyle w:val="Bibliography"/>
          </w:pPr>
        </w:pPrChange>
      </w:pPr>
      <w:r w:rsidRPr="00994374">
        <w:rPr>
          <w:rFonts w:ascii="Arial" w:hAnsi="Arial" w:cs="Arial"/>
          <w:sz w:val="20"/>
          <w:szCs w:val="20"/>
          <w:rPrChange w:id="1110" w:author="Microsoft Office User" w:date="2024-11-05T10:34:00Z" w16du:dateUtc="2024-11-05T10:34:00Z">
            <w:rPr/>
          </w:rPrChange>
        </w:rPr>
        <w:t>73.</w:t>
      </w:r>
      <w:r w:rsidRPr="00994374">
        <w:rPr>
          <w:rFonts w:ascii="Arial" w:hAnsi="Arial" w:cs="Arial"/>
          <w:sz w:val="20"/>
          <w:szCs w:val="20"/>
          <w:rPrChange w:id="1111" w:author="Microsoft Office User" w:date="2024-11-05T10:34:00Z" w16du:dateUtc="2024-11-05T10:34:00Z">
            <w:rPr/>
          </w:rPrChange>
        </w:rPr>
        <w:tab/>
        <w:t xml:space="preserve">Revell, Liam J. phytools: An R package for phylogenetic comparative biology (and other things). </w:t>
      </w:r>
      <w:r w:rsidRPr="00994374">
        <w:rPr>
          <w:rFonts w:ascii="Arial" w:hAnsi="Arial" w:cs="Arial"/>
          <w:i/>
          <w:iCs/>
          <w:sz w:val="20"/>
          <w:szCs w:val="20"/>
          <w:rPrChange w:id="1112" w:author="Microsoft Office User" w:date="2024-11-05T10:34:00Z" w16du:dateUtc="2024-11-05T10:34:00Z">
            <w:rPr>
              <w:i/>
              <w:iCs/>
            </w:rPr>
          </w:rPrChange>
        </w:rPr>
        <w:t>Methods in Ecology and Evolution</w:t>
      </w:r>
      <w:r w:rsidRPr="00994374">
        <w:rPr>
          <w:rFonts w:ascii="Arial" w:hAnsi="Arial" w:cs="Arial"/>
          <w:sz w:val="20"/>
          <w:szCs w:val="20"/>
          <w:rPrChange w:id="1113" w:author="Microsoft Office User" w:date="2024-11-05T10:34:00Z" w16du:dateUtc="2024-11-05T10:34:00Z">
            <w:rPr/>
          </w:rPrChange>
        </w:rPr>
        <w:t xml:space="preserve"> </w:t>
      </w:r>
      <w:r w:rsidRPr="00994374">
        <w:rPr>
          <w:rFonts w:ascii="Arial" w:hAnsi="Arial" w:cs="Arial"/>
          <w:b/>
          <w:bCs/>
          <w:sz w:val="20"/>
          <w:szCs w:val="20"/>
          <w:rPrChange w:id="1114" w:author="Microsoft Office User" w:date="2024-11-05T10:34:00Z" w16du:dateUtc="2024-11-05T10:34:00Z">
            <w:rPr>
              <w:b/>
              <w:bCs/>
            </w:rPr>
          </w:rPrChange>
        </w:rPr>
        <w:t>3</w:t>
      </w:r>
      <w:r w:rsidRPr="00994374">
        <w:rPr>
          <w:rFonts w:ascii="Arial" w:hAnsi="Arial" w:cs="Arial"/>
          <w:sz w:val="20"/>
          <w:szCs w:val="20"/>
          <w:rPrChange w:id="1115" w:author="Microsoft Office User" w:date="2024-11-05T10:34:00Z" w16du:dateUtc="2024-11-05T10:34:00Z">
            <w:rPr/>
          </w:rPrChange>
        </w:rPr>
        <w:t>, 217–223 (2012).</w:t>
      </w:r>
    </w:p>
    <w:p w14:paraId="3627872C" w14:textId="77777777" w:rsidR="002B5FFA" w:rsidRPr="00994374" w:rsidRDefault="002B5FFA" w:rsidP="00994374">
      <w:pPr>
        <w:pStyle w:val="Bibliography"/>
        <w:spacing w:line="240" w:lineRule="auto"/>
        <w:rPr>
          <w:rFonts w:ascii="Arial" w:hAnsi="Arial" w:cs="Arial"/>
          <w:sz w:val="20"/>
          <w:szCs w:val="20"/>
          <w:rPrChange w:id="1116" w:author="Microsoft Office User" w:date="2024-11-05T10:34:00Z" w16du:dateUtc="2024-11-05T10:34:00Z">
            <w:rPr/>
          </w:rPrChange>
        </w:rPr>
        <w:pPrChange w:id="1117" w:author="Microsoft Office User" w:date="2024-11-05T10:34:00Z" w16du:dateUtc="2024-11-05T10:34:00Z">
          <w:pPr>
            <w:pStyle w:val="Bibliography"/>
          </w:pPr>
        </w:pPrChange>
      </w:pPr>
      <w:r w:rsidRPr="00994374">
        <w:rPr>
          <w:rFonts w:ascii="Arial" w:hAnsi="Arial" w:cs="Arial"/>
          <w:sz w:val="20"/>
          <w:szCs w:val="20"/>
          <w:rPrChange w:id="1118" w:author="Microsoft Office User" w:date="2024-11-05T10:34:00Z" w16du:dateUtc="2024-11-05T10:34:00Z">
            <w:rPr/>
          </w:rPrChange>
        </w:rPr>
        <w:t>74.</w:t>
      </w:r>
      <w:r w:rsidRPr="00994374">
        <w:rPr>
          <w:rFonts w:ascii="Arial" w:hAnsi="Arial" w:cs="Arial"/>
          <w:sz w:val="20"/>
          <w:szCs w:val="20"/>
          <w:rPrChange w:id="1119" w:author="Microsoft Office User" w:date="2024-11-05T10:34:00Z" w16du:dateUtc="2024-11-05T10:34:00Z">
            <w:rPr/>
          </w:rPrChange>
        </w:rPr>
        <w:tab/>
        <w:t xml:space="preserve">David Orme </w:t>
      </w:r>
      <w:r w:rsidRPr="00994374">
        <w:rPr>
          <w:rFonts w:ascii="Arial" w:hAnsi="Arial" w:cs="Arial"/>
          <w:i/>
          <w:iCs/>
          <w:sz w:val="20"/>
          <w:szCs w:val="20"/>
          <w:rPrChange w:id="1120" w:author="Microsoft Office User" w:date="2024-11-05T10:34:00Z" w16du:dateUtc="2024-11-05T10:34:00Z">
            <w:rPr>
              <w:i/>
              <w:iCs/>
            </w:rPr>
          </w:rPrChange>
        </w:rPr>
        <w:t>et al.</w:t>
      </w:r>
      <w:r w:rsidRPr="00994374">
        <w:rPr>
          <w:rFonts w:ascii="Arial" w:hAnsi="Arial" w:cs="Arial"/>
          <w:sz w:val="20"/>
          <w:szCs w:val="20"/>
          <w:rPrChange w:id="1121" w:author="Microsoft Office User" w:date="2024-11-05T10:34:00Z" w16du:dateUtc="2024-11-05T10:34:00Z">
            <w:rPr/>
          </w:rPrChange>
        </w:rPr>
        <w:t xml:space="preserve"> caper: Comparative Analyses of Phylogenetics and Evolution in R. (2018).</w:t>
      </w:r>
    </w:p>
    <w:p w14:paraId="25796479" w14:textId="77777777" w:rsidR="002B5FFA" w:rsidRPr="00994374" w:rsidRDefault="002B5FFA" w:rsidP="00994374">
      <w:pPr>
        <w:pStyle w:val="Bibliography"/>
        <w:spacing w:line="240" w:lineRule="auto"/>
        <w:rPr>
          <w:rFonts w:ascii="Arial" w:hAnsi="Arial" w:cs="Arial"/>
          <w:sz w:val="20"/>
          <w:szCs w:val="20"/>
          <w:rPrChange w:id="1122" w:author="Microsoft Office User" w:date="2024-11-05T10:34:00Z" w16du:dateUtc="2024-11-05T10:34:00Z">
            <w:rPr/>
          </w:rPrChange>
        </w:rPr>
        <w:pPrChange w:id="1123" w:author="Microsoft Office User" w:date="2024-11-05T10:34:00Z" w16du:dateUtc="2024-11-05T10:34:00Z">
          <w:pPr>
            <w:pStyle w:val="Bibliography"/>
          </w:pPr>
        </w:pPrChange>
      </w:pPr>
      <w:r w:rsidRPr="00994374">
        <w:rPr>
          <w:rFonts w:ascii="Arial" w:hAnsi="Arial" w:cs="Arial"/>
          <w:sz w:val="20"/>
          <w:szCs w:val="20"/>
          <w:rPrChange w:id="1124" w:author="Microsoft Office User" w:date="2024-11-05T10:34:00Z" w16du:dateUtc="2024-11-05T10:34:00Z">
            <w:rPr/>
          </w:rPrChange>
        </w:rPr>
        <w:t>75.</w:t>
      </w:r>
      <w:r w:rsidRPr="00994374">
        <w:rPr>
          <w:rFonts w:ascii="Arial" w:hAnsi="Arial" w:cs="Arial"/>
          <w:sz w:val="20"/>
          <w:szCs w:val="20"/>
          <w:rPrChange w:id="1125" w:author="Microsoft Office User" w:date="2024-11-05T10:34:00Z" w16du:dateUtc="2024-11-05T10:34:00Z">
            <w:rPr/>
          </w:rPrChange>
        </w:rPr>
        <w:tab/>
        <w:t xml:space="preserve">van der Bijl, W. phylopath: Easy phylogenetic path analysis in R. </w:t>
      </w:r>
      <w:r w:rsidRPr="00994374">
        <w:rPr>
          <w:rFonts w:ascii="Arial" w:hAnsi="Arial" w:cs="Arial"/>
          <w:i/>
          <w:iCs/>
          <w:sz w:val="20"/>
          <w:szCs w:val="20"/>
          <w:rPrChange w:id="1126" w:author="Microsoft Office User" w:date="2024-11-05T10:34:00Z" w16du:dateUtc="2024-11-05T10:34:00Z">
            <w:rPr>
              <w:i/>
              <w:iCs/>
            </w:rPr>
          </w:rPrChange>
        </w:rPr>
        <w:t>PeerJ</w:t>
      </w:r>
      <w:r w:rsidRPr="00994374">
        <w:rPr>
          <w:rFonts w:ascii="Arial" w:hAnsi="Arial" w:cs="Arial"/>
          <w:sz w:val="20"/>
          <w:szCs w:val="20"/>
          <w:rPrChange w:id="1127" w:author="Microsoft Office User" w:date="2024-11-05T10:34:00Z" w16du:dateUtc="2024-11-05T10:34:00Z">
            <w:rPr/>
          </w:rPrChange>
        </w:rPr>
        <w:t xml:space="preserve"> </w:t>
      </w:r>
      <w:r w:rsidRPr="00994374">
        <w:rPr>
          <w:rFonts w:ascii="Arial" w:hAnsi="Arial" w:cs="Arial"/>
          <w:b/>
          <w:bCs/>
          <w:sz w:val="20"/>
          <w:szCs w:val="20"/>
          <w:rPrChange w:id="1128" w:author="Microsoft Office User" w:date="2024-11-05T10:34:00Z" w16du:dateUtc="2024-11-05T10:34:00Z">
            <w:rPr>
              <w:b/>
              <w:bCs/>
            </w:rPr>
          </w:rPrChange>
        </w:rPr>
        <w:t>6</w:t>
      </w:r>
      <w:r w:rsidRPr="00994374">
        <w:rPr>
          <w:rFonts w:ascii="Arial" w:hAnsi="Arial" w:cs="Arial"/>
          <w:sz w:val="20"/>
          <w:szCs w:val="20"/>
          <w:rPrChange w:id="1129" w:author="Microsoft Office User" w:date="2024-11-05T10:34:00Z" w16du:dateUtc="2024-11-05T10:34:00Z">
            <w:rPr/>
          </w:rPrChange>
        </w:rPr>
        <w:t>, e4718 (2018).</w:t>
      </w:r>
    </w:p>
    <w:p w14:paraId="043C8449" w14:textId="2FEB04C0" w:rsidR="00961490" w:rsidRPr="002F1CD2" w:rsidRDefault="00961490" w:rsidP="00251476">
      <w:pPr>
        <w:pBdr>
          <w:top w:val="nil"/>
          <w:left w:val="nil"/>
          <w:bottom w:val="nil"/>
          <w:right w:val="nil"/>
          <w:between w:val="nil"/>
        </w:pBdr>
        <w:contextualSpacing/>
        <w:rPr>
          <w:rFonts w:ascii="Arial" w:hAnsi="Arial" w:cs="Arial"/>
          <w:color w:val="000000"/>
          <w:sz w:val="20"/>
          <w:szCs w:val="20"/>
        </w:rPr>
      </w:pP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65C4CEF7">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w:t>
      </w:r>
      <w:r w:rsidR="00961490" w:rsidRPr="00961490">
        <w:rPr>
          <w:rFonts w:ascii="Arial" w:eastAsia="Times New Roman" w:hAnsi="Arial" w:cs="Arial"/>
          <w:sz w:val="20"/>
          <w:szCs w:val="20"/>
        </w:rPr>
        <w:lastRenderedPageBreak/>
        <w:t xml:space="preserve">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end product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553823DE">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1C31AB8B"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1130" w:author="Microsoft Office User" w:date="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6517983C">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127422AF"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onstrast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1131" w:author="Microsoft Office User" w:date="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Pagel’s Lambda (green, dotted) evolutionary models. The thickness of the lines represents the averaged standardized path coefficients of the top competing models based on CICc values (Supplementary Data Table 1</w:t>
      </w:r>
      <w:del w:id="1132" w:author="Microsoft Office User" w:date="2024-11-05T09:35:00Z" w16du:dateUtc="2024-11-05T09:35:00Z">
        <w:r w:rsidDel="00340E78">
          <w:rPr>
            <w:rFonts w:ascii="Arial" w:eastAsia="Times New Roman" w:hAnsi="Arial" w:cs="Arial"/>
            <w:sz w:val="20"/>
            <w:szCs w:val="20"/>
          </w:rPr>
          <w:delText>2</w:delText>
        </w:r>
        <w:r w:rsidRPr="00961490" w:rsidDel="00340E78">
          <w:rPr>
            <w:rFonts w:ascii="Arial" w:eastAsia="Times New Roman" w:hAnsi="Arial" w:cs="Arial"/>
            <w:sz w:val="20"/>
            <w:szCs w:val="20"/>
          </w:rPr>
          <w:delText>)</w:delText>
        </w:r>
      </w:del>
      <w:ins w:id="1133" w:author="Microsoft Office User" w:date="2024-11-05T09:35:00Z" w16du:dateUtc="2024-11-05T09:35:00Z">
        <w:r w:rsidR="00340E78">
          <w:rPr>
            <w:rFonts w:ascii="Arial" w:eastAsia="Times New Roman" w:hAnsi="Arial" w:cs="Arial"/>
            <w:sz w:val="20"/>
            <w:szCs w:val="20"/>
          </w:rPr>
          <w:t>1</w:t>
        </w:r>
      </w:ins>
      <w:r w:rsidRPr="00961490">
        <w:rPr>
          <w:rFonts w:ascii="Arial" w:eastAsia="Times New Roman" w:hAnsi="Arial" w:cs="Arial"/>
          <w:sz w:val="20"/>
          <w:szCs w:val="20"/>
        </w:rPr>
        <w:t>.</w:t>
      </w:r>
      <w:ins w:id="1134" w:author="Microsoft Office User" w:date="2024-11-02T11:37:00Z">
        <w:r w:rsidR="004E3121">
          <w:rPr>
            <w:rFonts w:ascii="Arial" w:eastAsia="Times New Roman" w:hAnsi="Arial" w:cs="Arial"/>
            <w:sz w:val="20"/>
            <w:szCs w:val="20"/>
          </w:rPr>
          <w:t xml:space="preserve"> </w:t>
        </w:r>
      </w:ins>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47821976">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slower, but may have lower disease susceptibility in stressful environmental conditions (bottom right).</w:t>
      </w:r>
    </w:p>
    <w:sectPr w:rsidR="00270945" w:rsidRPr="0093644C" w:rsidSect="00AF40C3">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7" w:author="Microsoft Office User" w:date="2024-11-04T10:26:00Z" w:initials="MOU">
    <w:p w14:paraId="0C344CE8" w14:textId="6CFAC907" w:rsidR="00C16D03" w:rsidRPr="0045598B" w:rsidRDefault="00C16D03">
      <w:pPr>
        <w:pStyle w:val="CommentText"/>
        <w:rPr>
          <w:strike/>
        </w:rPr>
      </w:pPr>
      <w:r>
        <w:rPr>
          <w:rStyle w:val="CommentReference"/>
        </w:rPr>
        <w:annotationRef/>
      </w:r>
      <w:r>
        <w:rPr>
          <w:noProof/>
        </w:rPr>
        <w:t>Move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344C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31FCD" w16cex:dateUtc="2024-11-04T1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344CE8" w16cid:durableId="2AD31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72A7C" w14:textId="77777777" w:rsidR="000B653C" w:rsidRDefault="000B653C">
      <w:pPr>
        <w:spacing w:after="0"/>
      </w:pPr>
      <w:r>
        <w:separator/>
      </w:r>
    </w:p>
  </w:endnote>
  <w:endnote w:type="continuationSeparator" w:id="0">
    <w:p w14:paraId="1419077D" w14:textId="77777777" w:rsidR="000B653C" w:rsidRDefault="000B65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79E33" w14:textId="77777777" w:rsidR="000B653C" w:rsidRDefault="000B653C">
      <w:pPr>
        <w:spacing w:after="0"/>
      </w:pPr>
      <w:r>
        <w:separator/>
      </w:r>
    </w:p>
  </w:footnote>
  <w:footnote w:type="continuationSeparator" w:id="0">
    <w:p w14:paraId="7825FC05" w14:textId="77777777" w:rsidR="000B653C" w:rsidRDefault="000B65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36E74"/>
    <w:rsid w:val="0004278F"/>
    <w:rsid w:val="000647A2"/>
    <w:rsid w:val="000705E7"/>
    <w:rsid w:val="000B653C"/>
    <w:rsid w:val="000C3044"/>
    <w:rsid w:val="000E3957"/>
    <w:rsid w:val="000F0E29"/>
    <w:rsid w:val="00133DAB"/>
    <w:rsid w:val="00152711"/>
    <w:rsid w:val="00156C2B"/>
    <w:rsid w:val="001761F6"/>
    <w:rsid w:val="001918C4"/>
    <w:rsid w:val="001926CA"/>
    <w:rsid w:val="001E011D"/>
    <w:rsid w:val="001E7B35"/>
    <w:rsid w:val="00201946"/>
    <w:rsid w:val="002049D3"/>
    <w:rsid w:val="002221C7"/>
    <w:rsid w:val="00231978"/>
    <w:rsid w:val="0023358D"/>
    <w:rsid w:val="0023715A"/>
    <w:rsid w:val="00246861"/>
    <w:rsid w:val="00251476"/>
    <w:rsid w:val="0025566D"/>
    <w:rsid w:val="00270945"/>
    <w:rsid w:val="0029319F"/>
    <w:rsid w:val="002A7053"/>
    <w:rsid w:val="002B2848"/>
    <w:rsid w:val="002B5FFA"/>
    <w:rsid w:val="002F1CD2"/>
    <w:rsid w:val="002F3DA0"/>
    <w:rsid w:val="003038DA"/>
    <w:rsid w:val="00311725"/>
    <w:rsid w:val="00312DC2"/>
    <w:rsid w:val="003179B0"/>
    <w:rsid w:val="00332B8B"/>
    <w:rsid w:val="00333F4D"/>
    <w:rsid w:val="003343E2"/>
    <w:rsid w:val="00340E78"/>
    <w:rsid w:val="00346790"/>
    <w:rsid w:val="00351696"/>
    <w:rsid w:val="003523AB"/>
    <w:rsid w:val="00362205"/>
    <w:rsid w:val="003830A5"/>
    <w:rsid w:val="00384E59"/>
    <w:rsid w:val="003A4223"/>
    <w:rsid w:val="003A6A7D"/>
    <w:rsid w:val="003A7855"/>
    <w:rsid w:val="003B061C"/>
    <w:rsid w:val="003B1D05"/>
    <w:rsid w:val="003B76EA"/>
    <w:rsid w:val="003D7494"/>
    <w:rsid w:val="003F179A"/>
    <w:rsid w:val="00407BD0"/>
    <w:rsid w:val="00414B79"/>
    <w:rsid w:val="004245E9"/>
    <w:rsid w:val="0042741C"/>
    <w:rsid w:val="004408E5"/>
    <w:rsid w:val="0045598B"/>
    <w:rsid w:val="00463A4D"/>
    <w:rsid w:val="004730E9"/>
    <w:rsid w:val="00474D11"/>
    <w:rsid w:val="0047579C"/>
    <w:rsid w:val="004768C8"/>
    <w:rsid w:val="004817D1"/>
    <w:rsid w:val="00483D1D"/>
    <w:rsid w:val="004B135C"/>
    <w:rsid w:val="004B1818"/>
    <w:rsid w:val="004B3D04"/>
    <w:rsid w:val="004E3121"/>
    <w:rsid w:val="004F06EA"/>
    <w:rsid w:val="00505DE3"/>
    <w:rsid w:val="00507FF6"/>
    <w:rsid w:val="00523B38"/>
    <w:rsid w:val="005859EF"/>
    <w:rsid w:val="005908B3"/>
    <w:rsid w:val="005A4D34"/>
    <w:rsid w:val="005A78D5"/>
    <w:rsid w:val="005B141A"/>
    <w:rsid w:val="005B5B31"/>
    <w:rsid w:val="005C3A0C"/>
    <w:rsid w:val="005C7DD7"/>
    <w:rsid w:val="005F1366"/>
    <w:rsid w:val="00612F57"/>
    <w:rsid w:val="00623869"/>
    <w:rsid w:val="006374EA"/>
    <w:rsid w:val="00652E0A"/>
    <w:rsid w:val="006663CE"/>
    <w:rsid w:val="006B5D26"/>
    <w:rsid w:val="006D5FE3"/>
    <w:rsid w:val="00707DE2"/>
    <w:rsid w:val="007141C2"/>
    <w:rsid w:val="007338E0"/>
    <w:rsid w:val="007372D3"/>
    <w:rsid w:val="00745B3D"/>
    <w:rsid w:val="007527BE"/>
    <w:rsid w:val="00786E7F"/>
    <w:rsid w:val="007879EF"/>
    <w:rsid w:val="007A7BE8"/>
    <w:rsid w:val="007B209E"/>
    <w:rsid w:val="007B22A3"/>
    <w:rsid w:val="007D3CF8"/>
    <w:rsid w:val="00807677"/>
    <w:rsid w:val="008242C9"/>
    <w:rsid w:val="00831F35"/>
    <w:rsid w:val="00845EF6"/>
    <w:rsid w:val="00847C6F"/>
    <w:rsid w:val="00852AF7"/>
    <w:rsid w:val="00877DFA"/>
    <w:rsid w:val="0088066B"/>
    <w:rsid w:val="008A1949"/>
    <w:rsid w:val="008E6DB8"/>
    <w:rsid w:val="00904FBD"/>
    <w:rsid w:val="00906414"/>
    <w:rsid w:val="00931AB6"/>
    <w:rsid w:val="0093644C"/>
    <w:rsid w:val="00961490"/>
    <w:rsid w:val="00961D00"/>
    <w:rsid w:val="00980C22"/>
    <w:rsid w:val="00982817"/>
    <w:rsid w:val="00993F13"/>
    <w:rsid w:val="00994374"/>
    <w:rsid w:val="009A6B1B"/>
    <w:rsid w:val="009D3A12"/>
    <w:rsid w:val="009E04D5"/>
    <w:rsid w:val="009E267C"/>
    <w:rsid w:val="009E4D76"/>
    <w:rsid w:val="009E7CFE"/>
    <w:rsid w:val="009F66BE"/>
    <w:rsid w:val="00A1401C"/>
    <w:rsid w:val="00A143DC"/>
    <w:rsid w:val="00A32B03"/>
    <w:rsid w:val="00A53343"/>
    <w:rsid w:val="00A635A9"/>
    <w:rsid w:val="00A67AC9"/>
    <w:rsid w:val="00A706E6"/>
    <w:rsid w:val="00A71BED"/>
    <w:rsid w:val="00A84FF9"/>
    <w:rsid w:val="00A85CC3"/>
    <w:rsid w:val="00AB043D"/>
    <w:rsid w:val="00AE1A50"/>
    <w:rsid w:val="00AE60EF"/>
    <w:rsid w:val="00AE7C6A"/>
    <w:rsid w:val="00AF3C99"/>
    <w:rsid w:val="00AF40C3"/>
    <w:rsid w:val="00B17150"/>
    <w:rsid w:val="00B30924"/>
    <w:rsid w:val="00B3677A"/>
    <w:rsid w:val="00B36883"/>
    <w:rsid w:val="00B40DE1"/>
    <w:rsid w:val="00B4169B"/>
    <w:rsid w:val="00B9147E"/>
    <w:rsid w:val="00BA052C"/>
    <w:rsid w:val="00BB6DA8"/>
    <w:rsid w:val="00BF4E69"/>
    <w:rsid w:val="00BF5475"/>
    <w:rsid w:val="00C04DDF"/>
    <w:rsid w:val="00C059B3"/>
    <w:rsid w:val="00C16D03"/>
    <w:rsid w:val="00C23DDD"/>
    <w:rsid w:val="00C80A23"/>
    <w:rsid w:val="00C81643"/>
    <w:rsid w:val="00C96F29"/>
    <w:rsid w:val="00C97AF8"/>
    <w:rsid w:val="00CB41DE"/>
    <w:rsid w:val="00CB5B28"/>
    <w:rsid w:val="00CC5619"/>
    <w:rsid w:val="00CF248A"/>
    <w:rsid w:val="00CF6CD3"/>
    <w:rsid w:val="00D021BE"/>
    <w:rsid w:val="00D44B56"/>
    <w:rsid w:val="00D91DAF"/>
    <w:rsid w:val="00DA6924"/>
    <w:rsid w:val="00DB72A3"/>
    <w:rsid w:val="00DC6835"/>
    <w:rsid w:val="00DE432C"/>
    <w:rsid w:val="00DF0604"/>
    <w:rsid w:val="00DF48AE"/>
    <w:rsid w:val="00DF71E5"/>
    <w:rsid w:val="00E01958"/>
    <w:rsid w:val="00E227EE"/>
    <w:rsid w:val="00E34A3A"/>
    <w:rsid w:val="00E4210C"/>
    <w:rsid w:val="00E54128"/>
    <w:rsid w:val="00E6133D"/>
    <w:rsid w:val="00EB02BE"/>
    <w:rsid w:val="00EF39F7"/>
    <w:rsid w:val="00EF57E3"/>
    <w:rsid w:val="00F126F5"/>
    <w:rsid w:val="00F126FF"/>
    <w:rsid w:val="00F305AE"/>
    <w:rsid w:val="00F34013"/>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D6585A6-0B21-F44B-99D7-F4E9557A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13704</Words>
  <Characters>78116</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91637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1</cp:revision>
  <dcterms:created xsi:type="dcterms:W3CDTF">2024-11-05T10:30:00Z</dcterms:created>
  <dcterms:modified xsi:type="dcterms:W3CDTF">2024-11-05T10:35:00Z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id="bZBQfblE"/&gt;&lt;style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